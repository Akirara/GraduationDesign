
<file path=[Content_Types].xml><?xml version="1.0" encoding="utf-8"?>
<Types xmlns="http://schemas.openxmlformats.org/package/2006/content-types">
  <Default Extension="png" ContentType="image/png"/>
  <Default Extension="vsd" ContentType="application/vnd.visio"/>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charts/chart1.xml" ContentType="application/vnd.openxmlformats-officedocument.drawingml.chart+xml"/>
  <Override PartName="/word/theme/themeOverride1.xml" ContentType="application/vnd.openxmlformats-officedocument.themeOverride+xml"/>
  <Override PartName="/word/charts/chart2.xml" ContentType="application/vnd.openxmlformats-officedocument.drawingml.chart+xml"/>
  <Override PartName="/word/theme/themeOverride2.xml" ContentType="application/vnd.openxmlformats-officedocument.themeOverride+xml"/>
  <Override PartName="/word/charts/chart3.xml" ContentType="application/vnd.openxmlformats-officedocument.drawingml.chart+xml"/>
  <Override PartName="/word/theme/themeOverride3.xml" ContentType="application/vnd.openxmlformats-officedocument.themeOverride+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45800C1" w14:textId="77777777" w:rsidR="00173303" w:rsidRDefault="00173303">
      <w:pPr>
        <w:wordWrap w:val="0"/>
        <w:jc w:val="right"/>
        <w:rPr>
          <w:b/>
          <w:sz w:val="28"/>
          <w:szCs w:val="28"/>
        </w:rPr>
      </w:pPr>
      <w:r>
        <w:rPr>
          <w:rFonts w:hint="eastAsia"/>
          <w:b/>
          <w:sz w:val="28"/>
          <w:szCs w:val="28"/>
        </w:rPr>
        <w:t>密级：</w:t>
      </w:r>
      <w:r>
        <w:rPr>
          <w:rFonts w:hint="eastAsia"/>
          <w:b/>
          <w:sz w:val="28"/>
          <w:szCs w:val="28"/>
        </w:rPr>
        <w:t xml:space="preserve">    </w:t>
      </w:r>
      <w:r>
        <w:rPr>
          <w:rFonts w:hint="eastAsia"/>
          <w:b/>
          <w:sz w:val="28"/>
          <w:szCs w:val="28"/>
        </w:rPr>
        <w:t>保密期限：</w:t>
      </w:r>
      <w:r>
        <w:rPr>
          <w:rFonts w:hint="eastAsia"/>
          <w:b/>
          <w:sz w:val="28"/>
          <w:szCs w:val="28"/>
        </w:rPr>
        <w:t xml:space="preserve">      </w:t>
      </w:r>
    </w:p>
    <w:p w14:paraId="1F21DC0F" w14:textId="77777777" w:rsidR="00173303" w:rsidRDefault="00173303">
      <w:pPr>
        <w:rPr>
          <w:b/>
          <w:sz w:val="28"/>
          <w:szCs w:val="28"/>
        </w:rPr>
      </w:pPr>
    </w:p>
    <w:p w14:paraId="7103ED29" w14:textId="77777777" w:rsidR="00173303" w:rsidRDefault="00173303">
      <w:pPr>
        <w:jc w:val="center"/>
      </w:pPr>
      <w:r>
        <w:rPr>
          <w:rFonts w:hint="eastAsia"/>
        </w:rPr>
        <w:t xml:space="preserve"> </w:t>
      </w:r>
      <w:r w:rsidR="00E71162">
        <w:rPr>
          <w:rFonts w:hint="eastAsia"/>
          <w:noProof/>
        </w:rPr>
        <w:drawing>
          <wp:inline distT="0" distB="0" distL="0" distR="0" wp14:anchorId="08A54DEB" wp14:editId="48AAEEA3">
            <wp:extent cx="4707255" cy="1144905"/>
            <wp:effectExtent l="0" t="0" r="0" b="0"/>
            <wp:docPr id="6" name="图片 1" descr="江泽民题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江泽民题词"/>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07255" cy="1144905"/>
                    </a:xfrm>
                    <a:prstGeom prst="rect">
                      <a:avLst/>
                    </a:prstGeom>
                    <a:noFill/>
                    <a:ln>
                      <a:noFill/>
                    </a:ln>
                  </pic:spPr>
                </pic:pic>
              </a:graphicData>
            </a:graphic>
          </wp:inline>
        </w:drawing>
      </w:r>
    </w:p>
    <w:p w14:paraId="3EAE2333" w14:textId="77777777" w:rsidR="00173303" w:rsidRDefault="00173303">
      <w:pPr>
        <w:jc w:val="center"/>
        <w:rPr>
          <w:rFonts w:ascii="黑体" w:eastAsia="黑体"/>
          <w:b/>
          <w:sz w:val="64"/>
          <w:szCs w:val="52"/>
        </w:rPr>
      </w:pPr>
      <w:r>
        <w:rPr>
          <w:rFonts w:ascii="黑体" w:eastAsia="黑体" w:hint="eastAsia"/>
          <w:b/>
          <w:sz w:val="64"/>
          <w:szCs w:val="52"/>
        </w:rPr>
        <w:t>硕士学位论文</w:t>
      </w:r>
    </w:p>
    <w:p w14:paraId="3989252F" w14:textId="77777777" w:rsidR="00173303" w:rsidRDefault="00173303">
      <w:pPr>
        <w:jc w:val="center"/>
      </w:pPr>
    </w:p>
    <w:p w14:paraId="5D6444C1" w14:textId="77777777" w:rsidR="00173303" w:rsidRDefault="00E71162">
      <w:pPr>
        <w:jc w:val="center"/>
      </w:pPr>
      <w:r>
        <w:rPr>
          <w:rFonts w:hint="eastAsia"/>
          <w:noProof/>
        </w:rPr>
        <w:drawing>
          <wp:inline distT="0" distB="0" distL="0" distR="0" wp14:anchorId="6091BAE1" wp14:editId="51BB3782">
            <wp:extent cx="1113155" cy="1097280"/>
            <wp:effectExtent l="0" t="0" r="0" b="7620"/>
            <wp:docPr id="5" name="图片 2" descr="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xh"/>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13155" cy="1097280"/>
                    </a:xfrm>
                    <a:prstGeom prst="rect">
                      <a:avLst/>
                    </a:prstGeom>
                    <a:noFill/>
                    <a:ln>
                      <a:noFill/>
                    </a:ln>
                  </pic:spPr>
                </pic:pic>
              </a:graphicData>
            </a:graphic>
          </wp:inline>
        </w:drawing>
      </w:r>
    </w:p>
    <w:p w14:paraId="6AAE814B" w14:textId="77777777" w:rsidR="00173303" w:rsidRDefault="00173303">
      <w:pPr>
        <w:jc w:val="center"/>
        <w:rPr>
          <w:rFonts w:ascii="黑体" w:eastAsia="黑体"/>
          <w:b/>
          <w:sz w:val="52"/>
          <w:szCs w:val="52"/>
        </w:rPr>
      </w:pPr>
      <w:r>
        <w:rPr>
          <w:rFonts w:ascii="黑体" w:eastAsia="黑体" w:hint="eastAsia"/>
          <w:b/>
          <w:sz w:val="52"/>
          <w:szCs w:val="52"/>
        </w:rPr>
        <w:t xml:space="preserve">  </w:t>
      </w:r>
    </w:p>
    <w:p w14:paraId="43A30AA3" w14:textId="77777777" w:rsidR="00173303" w:rsidRDefault="00173303"/>
    <w:p w14:paraId="60DBFABC" w14:textId="3D182D03" w:rsidR="00232801" w:rsidDel="003C525D" w:rsidRDefault="00173303" w:rsidP="00232801">
      <w:pPr>
        <w:ind w:firstLineChars="300" w:firstLine="1084"/>
        <w:rPr>
          <w:del w:id="0" w:author="xuan Zhao" w:date="2017-11-06T14:19:00Z"/>
          <w:rFonts w:hint="eastAsia"/>
          <w:b/>
          <w:sz w:val="36"/>
          <w:szCs w:val="32"/>
          <w:u w:val="single"/>
        </w:rPr>
      </w:pPr>
      <w:r>
        <w:rPr>
          <w:rFonts w:hint="eastAsia"/>
          <w:b/>
          <w:sz w:val="36"/>
          <w:szCs w:val="32"/>
        </w:rPr>
        <w:t>题目：</w:t>
      </w:r>
      <w:r>
        <w:rPr>
          <w:rFonts w:hint="eastAsia"/>
          <w:b/>
          <w:sz w:val="36"/>
          <w:szCs w:val="32"/>
        </w:rPr>
        <w:t xml:space="preserve"> </w:t>
      </w:r>
      <w:r>
        <w:rPr>
          <w:rFonts w:hint="eastAsia"/>
          <w:b/>
          <w:sz w:val="36"/>
          <w:szCs w:val="32"/>
          <w:u w:val="single"/>
        </w:rPr>
        <w:t xml:space="preserve">  </w:t>
      </w:r>
      <w:ins w:id="1" w:author="xuan Zhao" w:date="2017-11-06T14:20:00Z">
        <w:r w:rsidR="003C525D">
          <w:rPr>
            <w:rFonts w:hint="eastAsia"/>
            <w:b/>
            <w:sz w:val="36"/>
            <w:szCs w:val="32"/>
            <w:u w:val="single"/>
          </w:rPr>
          <w:t>基于深度学习的排序模型的研究与</w:t>
        </w:r>
      </w:ins>
      <w:ins w:id="2" w:author="xuan Zhao" w:date="2017-11-06T14:21:00Z">
        <w:r w:rsidR="007400F7">
          <w:rPr>
            <w:rFonts w:hint="eastAsia"/>
            <w:b/>
            <w:sz w:val="36"/>
            <w:szCs w:val="32"/>
            <w:u w:val="single"/>
          </w:rPr>
          <w:t>实现</w:t>
        </w:r>
      </w:ins>
      <w:ins w:id="3" w:author="xuan Zhao" w:date="2017-11-06T14:20:00Z">
        <w:r w:rsidR="003C525D">
          <w:rPr>
            <w:rFonts w:hint="eastAsia"/>
            <w:b/>
            <w:sz w:val="36"/>
            <w:szCs w:val="32"/>
            <w:u w:val="single"/>
          </w:rPr>
          <w:t xml:space="preserve"> </w:t>
        </w:r>
      </w:ins>
      <w:del w:id="4" w:author="xuan Zhao" w:date="2017-11-06T14:19:00Z">
        <w:r w:rsidR="00232801" w:rsidDel="003C525D">
          <w:rPr>
            <w:rFonts w:hint="eastAsia"/>
            <w:b/>
            <w:sz w:val="36"/>
            <w:szCs w:val="32"/>
            <w:u w:val="single"/>
          </w:rPr>
          <w:delText>一种</w:delText>
        </w:r>
        <w:r w:rsidR="00C2096D" w:rsidDel="003C525D">
          <w:rPr>
            <w:rFonts w:hint="eastAsia"/>
            <w:b/>
            <w:sz w:val="36"/>
            <w:szCs w:val="32"/>
            <w:u w:val="single"/>
          </w:rPr>
          <w:delText>面向</w:delText>
        </w:r>
        <w:r w:rsidR="00232801" w:rsidDel="003C525D">
          <w:rPr>
            <w:rFonts w:hint="eastAsia"/>
            <w:b/>
            <w:sz w:val="36"/>
            <w:szCs w:val="32"/>
            <w:u w:val="single"/>
          </w:rPr>
          <w:delText>PDF</w:delText>
        </w:r>
        <w:r w:rsidR="00C2096D" w:rsidDel="003C525D">
          <w:rPr>
            <w:rFonts w:hint="eastAsia"/>
            <w:b/>
            <w:sz w:val="36"/>
            <w:szCs w:val="32"/>
            <w:u w:val="single"/>
          </w:rPr>
          <w:delText>文件</w:delText>
        </w:r>
        <w:r w:rsidR="00232801" w:rsidDel="003C525D">
          <w:rPr>
            <w:rFonts w:hint="eastAsia"/>
            <w:b/>
            <w:sz w:val="36"/>
            <w:szCs w:val="32"/>
            <w:u w:val="single"/>
          </w:rPr>
          <w:delText>的表格数据抽取</w:delText>
        </w:r>
      </w:del>
    </w:p>
    <w:p w14:paraId="722EF13C" w14:textId="77777777" w:rsidR="00173303" w:rsidRDefault="00CC1CFE" w:rsidP="003C525D">
      <w:pPr>
        <w:ind w:firstLineChars="300" w:firstLine="1084"/>
        <w:rPr>
          <w:b/>
          <w:sz w:val="36"/>
          <w:szCs w:val="32"/>
          <w:u w:val="single"/>
        </w:rPr>
        <w:pPrChange w:id="5" w:author="xuan Zhao" w:date="2017-11-06T14:19:00Z">
          <w:pPr>
            <w:ind w:firstLineChars="850" w:firstLine="3072"/>
          </w:pPr>
        </w:pPrChange>
      </w:pPr>
      <w:del w:id="6" w:author="xuan Zhao" w:date="2017-11-06T14:19:00Z">
        <w:r w:rsidDel="003C525D">
          <w:rPr>
            <w:rFonts w:hint="eastAsia"/>
            <w:b/>
            <w:sz w:val="36"/>
            <w:szCs w:val="32"/>
            <w:u w:val="single"/>
          </w:rPr>
          <w:delText>方法</w:delText>
        </w:r>
        <w:r w:rsidR="00232801" w:rsidDel="003C525D">
          <w:rPr>
            <w:rFonts w:hint="eastAsia"/>
            <w:b/>
            <w:sz w:val="36"/>
            <w:szCs w:val="32"/>
            <w:u w:val="single"/>
          </w:rPr>
          <w:delText>的研究与实现</w:delText>
        </w:r>
      </w:del>
      <w:r w:rsidR="00173303">
        <w:rPr>
          <w:rFonts w:hint="eastAsia"/>
          <w:b/>
          <w:sz w:val="36"/>
          <w:szCs w:val="32"/>
          <w:u w:val="single"/>
        </w:rPr>
        <w:t xml:space="preserve">        </w:t>
      </w:r>
    </w:p>
    <w:p w14:paraId="0DE97D11" w14:textId="77777777" w:rsidR="00173303" w:rsidRPr="00DE22EE" w:rsidRDefault="00173303">
      <w:pPr>
        <w:ind w:leftChars="450" w:left="1911" w:hangingChars="345" w:hanging="831"/>
        <w:rPr>
          <w:b/>
          <w:rPrChange w:id="7" w:author="xuan Zhao" w:date="2017-11-06T14:20:00Z">
            <w:rPr>
              <w:b/>
            </w:rPr>
          </w:rPrChange>
        </w:rPr>
      </w:pPr>
    </w:p>
    <w:p w14:paraId="516FA8CD" w14:textId="205B1A02" w:rsidR="00173303" w:rsidRDefault="00173303">
      <w:pPr>
        <w:ind w:firstLineChars="890" w:firstLine="2502"/>
        <w:rPr>
          <w:b/>
          <w:sz w:val="28"/>
          <w:szCs w:val="28"/>
          <w:u w:val="single"/>
        </w:rPr>
      </w:pPr>
      <w:r>
        <w:rPr>
          <w:rFonts w:hint="eastAsia"/>
          <w:b/>
          <w:sz w:val="28"/>
          <w:szCs w:val="28"/>
        </w:rPr>
        <w:t>学</w:t>
      </w:r>
      <w:r>
        <w:rPr>
          <w:rFonts w:hint="eastAsia"/>
          <w:b/>
          <w:sz w:val="28"/>
          <w:szCs w:val="28"/>
        </w:rPr>
        <w:t xml:space="preserve">    </w:t>
      </w:r>
      <w:r>
        <w:rPr>
          <w:rFonts w:hint="eastAsia"/>
          <w:b/>
          <w:sz w:val="28"/>
          <w:szCs w:val="28"/>
        </w:rPr>
        <w:t>号：</w:t>
      </w:r>
      <w:r>
        <w:rPr>
          <w:rFonts w:hint="eastAsia"/>
          <w:b/>
          <w:sz w:val="28"/>
          <w:szCs w:val="28"/>
          <w:u w:val="single"/>
        </w:rPr>
        <w:t xml:space="preserve">  </w:t>
      </w:r>
      <w:r>
        <w:rPr>
          <w:rFonts w:ascii="宋体" w:hAnsi="宋体" w:hint="eastAsia"/>
          <w:b/>
          <w:sz w:val="28"/>
          <w:szCs w:val="28"/>
          <w:u w:val="single"/>
        </w:rPr>
        <w:t xml:space="preserve">  201</w:t>
      </w:r>
      <w:ins w:id="8" w:author="xuan Zhao" w:date="2017-11-06T14:20:00Z">
        <w:r w:rsidR="00DE22EE">
          <w:rPr>
            <w:rFonts w:ascii="宋体" w:hAnsi="宋体"/>
            <w:b/>
            <w:sz w:val="28"/>
            <w:szCs w:val="28"/>
            <w:u w:val="single"/>
          </w:rPr>
          <w:t>5111589</w:t>
        </w:r>
      </w:ins>
      <w:del w:id="9" w:author="xuan Zhao" w:date="2017-11-06T14:20:00Z">
        <w:r w:rsidR="00232801" w:rsidDel="00DE22EE">
          <w:rPr>
            <w:rFonts w:ascii="宋体" w:hAnsi="宋体" w:hint="eastAsia"/>
            <w:b/>
            <w:sz w:val="28"/>
            <w:szCs w:val="28"/>
            <w:u w:val="single"/>
          </w:rPr>
          <w:delText>2111527</w:delText>
        </w:r>
      </w:del>
      <w:r w:rsidR="00232801">
        <w:rPr>
          <w:rFonts w:ascii="宋体" w:hAnsi="宋体" w:hint="eastAsia"/>
          <w:b/>
          <w:sz w:val="28"/>
          <w:szCs w:val="28"/>
          <w:u w:val="single"/>
        </w:rPr>
        <w:t xml:space="preserve">  </w:t>
      </w:r>
      <w:r>
        <w:rPr>
          <w:rFonts w:hint="eastAsia"/>
          <w:b/>
          <w:sz w:val="28"/>
          <w:szCs w:val="28"/>
          <w:u w:val="single"/>
        </w:rPr>
        <w:t xml:space="preserve">  </w:t>
      </w:r>
      <w:r w:rsidR="00232801">
        <w:rPr>
          <w:rFonts w:hint="eastAsia"/>
          <w:b/>
          <w:sz w:val="28"/>
          <w:szCs w:val="28"/>
          <w:u w:val="single"/>
        </w:rPr>
        <w:t xml:space="preserve">   </w:t>
      </w:r>
    </w:p>
    <w:p w14:paraId="43ABA015" w14:textId="2FA320ED" w:rsidR="00173303" w:rsidRDefault="00173303">
      <w:pPr>
        <w:ind w:firstLineChars="890" w:firstLine="2502"/>
        <w:rPr>
          <w:b/>
          <w:sz w:val="28"/>
          <w:szCs w:val="28"/>
          <w:u w:val="single"/>
        </w:rPr>
      </w:pPr>
      <w:r>
        <w:rPr>
          <w:rFonts w:hint="eastAsia"/>
          <w:b/>
          <w:sz w:val="28"/>
          <w:szCs w:val="28"/>
        </w:rPr>
        <w:t>姓</w:t>
      </w:r>
      <w:r>
        <w:rPr>
          <w:rFonts w:hint="eastAsia"/>
          <w:b/>
          <w:sz w:val="28"/>
          <w:szCs w:val="28"/>
        </w:rPr>
        <w:t xml:space="preserve">    </w:t>
      </w:r>
      <w:r>
        <w:rPr>
          <w:rFonts w:hint="eastAsia"/>
          <w:b/>
          <w:sz w:val="28"/>
          <w:szCs w:val="28"/>
        </w:rPr>
        <w:t>名：</w:t>
      </w:r>
      <w:r>
        <w:rPr>
          <w:rFonts w:hint="eastAsia"/>
          <w:b/>
          <w:sz w:val="28"/>
          <w:szCs w:val="28"/>
          <w:u w:val="single"/>
        </w:rPr>
        <w:t xml:space="preserve">      </w:t>
      </w:r>
      <w:ins w:id="10" w:author="xuan Zhao" w:date="2017-11-06T14:21:00Z">
        <w:r w:rsidR="00DE22EE">
          <w:rPr>
            <w:rFonts w:hint="eastAsia"/>
            <w:b/>
            <w:sz w:val="28"/>
            <w:szCs w:val="28"/>
            <w:u w:val="single"/>
          </w:rPr>
          <w:t>赵</w:t>
        </w:r>
      </w:ins>
      <w:ins w:id="11" w:author="xuan Zhao" w:date="2017-11-06T14:30:00Z">
        <w:r w:rsidR="00630090">
          <w:rPr>
            <w:rFonts w:hint="eastAsia"/>
            <w:b/>
            <w:sz w:val="28"/>
            <w:szCs w:val="28"/>
            <w:u w:val="single"/>
          </w:rPr>
          <w:t xml:space="preserve"> </w:t>
        </w:r>
      </w:ins>
      <w:ins w:id="12" w:author="xuan Zhao" w:date="2017-11-06T14:21:00Z">
        <w:r w:rsidR="00DE22EE">
          <w:rPr>
            <w:rFonts w:hint="eastAsia"/>
            <w:b/>
            <w:sz w:val="28"/>
            <w:szCs w:val="28"/>
            <w:u w:val="single"/>
          </w:rPr>
          <w:t>轩</w:t>
        </w:r>
      </w:ins>
      <w:del w:id="13" w:author="xuan Zhao" w:date="2017-11-06T14:21:00Z">
        <w:r w:rsidR="00232801" w:rsidDel="00DE22EE">
          <w:rPr>
            <w:rFonts w:hint="eastAsia"/>
            <w:b/>
            <w:sz w:val="28"/>
            <w:szCs w:val="28"/>
            <w:u w:val="single"/>
          </w:rPr>
          <w:delText>唐皓瑾</w:delText>
        </w:r>
      </w:del>
      <w:r>
        <w:rPr>
          <w:rFonts w:hint="eastAsia"/>
          <w:b/>
          <w:sz w:val="28"/>
          <w:szCs w:val="28"/>
          <w:u w:val="single"/>
        </w:rPr>
        <w:t xml:space="preserve">      </w:t>
      </w:r>
      <w:r w:rsidR="00232801">
        <w:rPr>
          <w:rFonts w:hint="eastAsia"/>
          <w:b/>
          <w:sz w:val="28"/>
          <w:szCs w:val="28"/>
          <w:u w:val="single"/>
        </w:rPr>
        <w:t xml:space="preserve">   </w:t>
      </w:r>
    </w:p>
    <w:p w14:paraId="2A2916C7" w14:textId="77777777" w:rsidR="00173303" w:rsidRDefault="00173303">
      <w:pPr>
        <w:ind w:firstLineChars="890" w:firstLine="2502"/>
        <w:rPr>
          <w:b/>
          <w:sz w:val="28"/>
          <w:szCs w:val="28"/>
          <w:u w:val="single"/>
        </w:rPr>
      </w:pPr>
      <w:r>
        <w:rPr>
          <w:rFonts w:hint="eastAsia"/>
          <w:b/>
          <w:sz w:val="28"/>
          <w:szCs w:val="28"/>
        </w:rPr>
        <w:t>专</w:t>
      </w:r>
      <w:r>
        <w:rPr>
          <w:rFonts w:hint="eastAsia"/>
          <w:b/>
          <w:sz w:val="28"/>
          <w:szCs w:val="28"/>
        </w:rPr>
        <w:t xml:space="preserve">    </w:t>
      </w:r>
      <w:r>
        <w:rPr>
          <w:rFonts w:hint="eastAsia"/>
          <w:b/>
          <w:sz w:val="28"/>
          <w:szCs w:val="28"/>
        </w:rPr>
        <w:t>业：</w:t>
      </w:r>
      <w:r>
        <w:rPr>
          <w:rFonts w:hint="eastAsia"/>
          <w:b/>
          <w:sz w:val="28"/>
          <w:szCs w:val="28"/>
          <w:u w:val="single"/>
        </w:rPr>
        <w:t xml:space="preserve"> </w:t>
      </w:r>
      <w:r>
        <w:rPr>
          <w:rFonts w:hint="eastAsia"/>
          <w:b/>
          <w:sz w:val="28"/>
          <w:szCs w:val="28"/>
          <w:u w:val="single"/>
        </w:rPr>
        <w:t>计算机科学与技术</w:t>
      </w:r>
      <w:r>
        <w:rPr>
          <w:rFonts w:hint="eastAsia"/>
          <w:b/>
          <w:sz w:val="28"/>
          <w:szCs w:val="28"/>
          <w:u w:val="single"/>
        </w:rPr>
        <w:t xml:space="preserve"> </w:t>
      </w:r>
      <w:r w:rsidR="00232801">
        <w:rPr>
          <w:rFonts w:hint="eastAsia"/>
          <w:b/>
          <w:sz w:val="28"/>
          <w:szCs w:val="28"/>
          <w:u w:val="single"/>
        </w:rPr>
        <w:t xml:space="preserve">   </w:t>
      </w:r>
    </w:p>
    <w:p w14:paraId="055B9F45" w14:textId="77777777" w:rsidR="00173303" w:rsidRDefault="00173303">
      <w:pPr>
        <w:ind w:firstLineChars="890" w:firstLine="2502"/>
        <w:rPr>
          <w:b/>
          <w:sz w:val="28"/>
          <w:szCs w:val="28"/>
          <w:u w:val="single"/>
        </w:rPr>
      </w:pPr>
      <w:r>
        <w:rPr>
          <w:rFonts w:hint="eastAsia"/>
          <w:b/>
          <w:sz w:val="28"/>
          <w:szCs w:val="28"/>
        </w:rPr>
        <w:t>导</w:t>
      </w:r>
      <w:r>
        <w:rPr>
          <w:rFonts w:hint="eastAsia"/>
          <w:b/>
          <w:sz w:val="28"/>
          <w:szCs w:val="28"/>
        </w:rPr>
        <w:t xml:space="preserve">    </w:t>
      </w:r>
      <w:r>
        <w:rPr>
          <w:rFonts w:hint="eastAsia"/>
          <w:b/>
          <w:sz w:val="28"/>
          <w:szCs w:val="28"/>
        </w:rPr>
        <w:t>师：</w:t>
      </w:r>
      <w:r>
        <w:rPr>
          <w:rFonts w:hint="eastAsia"/>
          <w:b/>
          <w:sz w:val="28"/>
          <w:szCs w:val="28"/>
          <w:u w:val="single"/>
        </w:rPr>
        <w:t xml:space="preserve">      </w:t>
      </w:r>
      <w:r>
        <w:rPr>
          <w:rFonts w:hint="eastAsia"/>
          <w:b/>
          <w:sz w:val="28"/>
          <w:szCs w:val="28"/>
          <w:u w:val="single"/>
        </w:rPr>
        <w:t>闫丹凤</w:t>
      </w:r>
      <w:r>
        <w:rPr>
          <w:rFonts w:hint="eastAsia"/>
          <w:b/>
          <w:sz w:val="28"/>
          <w:szCs w:val="28"/>
          <w:u w:val="single"/>
        </w:rPr>
        <w:t xml:space="preserve">      </w:t>
      </w:r>
      <w:r w:rsidR="00232801">
        <w:rPr>
          <w:rFonts w:hint="eastAsia"/>
          <w:b/>
          <w:sz w:val="28"/>
          <w:szCs w:val="28"/>
          <w:u w:val="single"/>
        </w:rPr>
        <w:t xml:space="preserve">   </w:t>
      </w:r>
    </w:p>
    <w:p w14:paraId="26F9DEC7" w14:textId="77777777" w:rsidR="00173303" w:rsidRDefault="00173303">
      <w:pPr>
        <w:ind w:firstLineChars="890" w:firstLine="2502"/>
        <w:rPr>
          <w:b/>
          <w:sz w:val="28"/>
          <w:szCs w:val="28"/>
          <w:u w:val="single"/>
        </w:rPr>
      </w:pPr>
      <w:r>
        <w:rPr>
          <w:rFonts w:hint="eastAsia"/>
          <w:b/>
          <w:sz w:val="28"/>
          <w:szCs w:val="28"/>
        </w:rPr>
        <w:t>学</w:t>
      </w:r>
      <w:r>
        <w:rPr>
          <w:rFonts w:hint="eastAsia"/>
          <w:b/>
          <w:sz w:val="28"/>
          <w:szCs w:val="28"/>
        </w:rPr>
        <w:t xml:space="preserve">    </w:t>
      </w:r>
      <w:r>
        <w:rPr>
          <w:rFonts w:hint="eastAsia"/>
          <w:b/>
          <w:sz w:val="28"/>
          <w:szCs w:val="28"/>
        </w:rPr>
        <w:t>院：</w:t>
      </w:r>
      <w:r>
        <w:rPr>
          <w:rFonts w:hint="eastAsia"/>
          <w:b/>
          <w:sz w:val="28"/>
          <w:szCs w:val="28"/>
          <w:u w:val="single"/>
        </w:rPr>
        <w:t xml:space="preserve">  </w:t>
      </w:r>
      <w:r>
        <w:rPr>
          <w:rFonts w:hint="eastAsia"/>
          <w:b/>
          <w:sz w:val="28"/>
          <w:szCs w:val="28"/>
          <w:u w:val="single"/>
        </w:rPr>
        <w:t>网络技术研究院</w:t>
      </w:r>
      <w:r>
        <w:rPr>
          <w:rFonts w:hint="eastAsia"/>
          <w:b/>
          <w:sz w:val="28"/>
          <w:szCs w:val="28"/>
          <w:u w:val="single"/>
        </w:rPr>
        <w:t xml:space="preserve">  </w:t>
      </w:r>
      <w:r w:rsidR="00232801">
        <w:rPr>
          <w:rFonts w:hint="eastAsia"/>
          <w:b/>
          <w:sz w:val="28"/>
          <w:szCs w:val="28"/>
          <w:u w:val="single"/>
        </w:rPr>
        <w:t xml:space="preserve">   </w:t>
      </w:r>
    </w:p>
    <w:p w14:paraId="5AE4416C" w14:textId="77777777" w:rsidR="00173303" w:rsidRDefault="00173303">
      <w:pPr>
        <w:ind w:firstLineChars="890" w:firstLine="2502"/>
        <w:rPr>
          <w:b/>
          <w:sz w:val="28"/>
          <w:szCs w:val="28"/>
          <w:u w:val="single"/>
        </w:rPr>
      </w:pPr>
    </w:p>
    <w:p w14:paraId="01AEB0DE" w14:textId="153057BB" w:rsidR="00173303" w:rsidRDefault="00173303" w:rsidP="00180EE5">
      <w:pPr>
        <w:jc w:val="center"/>
        <w:rPr>
          <w:b/>
          <w:sz w:val="28"/>
          <w:szCs w:val="28"/>
        </w:rPr>
      </w:pPr>
      <w:r>
        <w:rPr>
          <w:rFonts w:ascii="宋体" w:hAnsi="宋体" w:hint="eastAsia"/>
          <w:b/>
          <w:sz w:val="28"/>
          <w:szCs w:val="28"/>
        </w:rPr>
        <w:t>201</w:t>
      </w:r>
      <w:ins w:id="14" w:author="xuan Zhao" w:date="2017-11-06T14:21:00Z">
        <w:r w:rsidR="00E80008">
          <w:rPr>
            <w:rFonts w:ascii="宋体" w:hAnsi="宋体"/>
            <w:b/>
            <w:sz w:val="28"/>
            <w:szCs w:val="28"/>
          </w:rPr>
          <w:t>7</w:t>
        </w:r>
      </w:ins>
      <w:del w:id="15" w:author="xuan Zhao" w:date="2017-11-06T14:21:00Z">
        <w:r w:rsidR="00232801" w:rsidDel="00E80008">
          <w:rPr>
            <w:rFonts w:ascii="宋体" w:hAnsi="宋体" w:hint="eastAsia"/>
            <w:b/>
            <w:sz w:val="28"/>
            <w:szCs w:val="28"/>
          </w:rPr>
          <w:delText>4</w:delText>
        </w:r>
      </w:del>
      <w:r>
        <w:rPr>
          <w:rFonts w:hint="eastAsia"/>
          <w:b/>
          <w:sz w:val="28"/>
          <w:szCs w:val="28"/>
        </w:rPr>
        <w:t>年</w:t>
      </w:r>
      <w:r>
        <w:rPr>
          <w:rFonts w:hint="eastAsia"/>
          <w:b/>
          <w:sz w:val="28"/>
          <w:szCs w:val="28"/>
        </w:rPr>
        <w:t xml:space="preserve"> </w:t>
      </w:r>
      <w:ins w:id="16" w:author="xuan Zhao" w:date="2017-11-06T14:21:00Z">
        <w:r w:rsidR="00E80008">
          <w:rPr>
            <w:b/>
            <w:sz w:val="28"/>
            <w:szCs w:val="28"/>
          </w:rPr>
          <w:t>11</w:t>
        </w:r>
      </w:ins>
      <w:del w:id="17" w:author="xuan Zhao" w:date="2017-11-06T14:21:00Z">
        <w:r w:rsidDel="00E80008">
          <w:rPr>
            <w:rFonts w:ascii="宋体" w:hAnsi="宋体" w:hint="eastAsia"/>
            <w:b/>
            <w:sz w:val="28"/>
            <w:szCs w:val="28"/>
          </w:rPr>
          <w:delText>12</w:delText>
        </w:r>
      </w:del>
      <w:r>
        <w:rPr>
          <w:rFonts w:ascii="宋体" w:hAnsi="宋体" w:hint="eastAsia"/>
          <w:b/>
          <w:sz w:val="28"/>
          <w:szCs w:val="28"/>
        </w:rPr>
        <w:t xml:space="preserve"> </w:t>
      </w:r>
      <w:r>
        <w:rPr>
          <w:rFonts w:hint="eastAsia"/>
          <w:b/>
          <w:sz w:val="28"/>
          <w:szCs w:val="28"/>
        </w:rPr>
        <w:t>月</w:t>
      </w:r>
      <w:r>
        <w:rPr>
          <w:rFonts w:hint="eastAsia"/>
          <w:b/>
          <w:sz w:val="28"/>
          <w:szCs w:val="28"/>
        </w:rPr>
        <w:t xml:space="preserve"> </w:t>
      </w:r>
      <w:r>
        <w:rPr>
          <w:rFonts w:ascii="宋体" w:hAnsi="宋体" w:hint="eastAsia"/>
          <w:b/>
          <w:sz w:val="28"/>
          <w:szCs w:val="28"/>
        </w:rPr>
        <w:t xml:space="preserve">30 </w:t>
      </w:r>
      <w:r>
        <w:rPr>
          <w:rFonts w:hint="eastAsia"/>
          <w:b/>
          <w:sz w:val="28"/>
          <w:szCs w:val="28"/>
        </w:rPr>
        <w:t>日</w:t>
      </w:r>
    </w:p>
    <w:p w14:paraId="25C3E5F4" w14:textId="77777777" w:rsidR="00173303" w:rsidRDefault="00173303">
      <w:pPr>
        <w:pageBreakBefore/>
        <w:spacing w:line="400" w:lineRule="exact"/>
        <w:ind w:firstLine="480"/>
        <w:jc w:val="center"/>
        <w:rPr>
          <w:rFonts w:ascii="Times New Roman" w:hAnsi="Times New Roman"/>
          <w:szCs w:val="24"/>
        </w:rPr>
        <w:sectPr w:rsidR="00173303">
          <w:headerReference w:type="even" r:id="rId10"/>
          <w:footerReference w:type="even" r:id="rId11"/>
          <w:endnotePr>
            <w:numFmt w:val="decimal"/>
          </w:endnotePr>
          <w:pgSz w:w="11906" w:h="16838"/>
          <w:pgMar w:top="1440" w:right="1559" w:bottom="1440" w:left="1559" w:header="851" w:footer="992" w:gutter="0"/>
          <w:pgNumType w:fmt="upperRoman" w:start="1"/>
          <w:cols w:space="720"/>
          <w:docGrid w:type="lines" w:linePitch="326"/>
        </w:sectPr>
      </w:pPr>
    </w:p>
    <w:p w14:paraId="6759890C" w14:textId="77777777" w:rsidR="00173303" w:rsidRDefault="00173303">
      <w:pPr>
        <w:pageBreakBefore/>
        <w:spacing w:line="400" w:lineRule="exact"/>
        <w:ind w:firstLine="480"/>
        <w:jc w:val="center"/>
        <w:rPr>
          <w:rFonts w:ascii="Times New Roman" w:hAnsi="Times New Roman"/>
          <w:szCs w:val="24"/>
        </w:rPr>
      </w:pPr>
      <w:r>
        <w:rPr>
          <w:rFonts w:ascii="Times New Roman" w:hAnsi="Times New Roman"/>
          <w:szCs w:val="24"/>
        </w:rPr>
        <w:lastRenderedPageBreak/>
        <w:t>独创性（或创新性）声明</w:t>
      </w:r>
    </w:p>
    <w:p w14:paraId="70EB862B" w14:textId="77777777" w:rsidR="00173303" w:rsidRDefault="00173303">
      <w:pPr>
        <w:spacing w:line="400" w:lineRule="exact"/>
        <w:ind w:firstLineChars="200" w:firstLine="480"/>
        <w:rPr>
          <w:rFonts w:ascii="Times New Roman" w:hAnsi="Times New Roman"/>
          <w:szCs w:val="24"/>
        </w:rPr>
      </w:pPr>
      <w:r>
        <w:rPr>
          <w:rFonts w:ascii="Times New Roman" w:hAnsi="Times New Roman"/>
          <w:szCs w:val="24"/>
        </w:rPr>
        <w:t>本人声明所呈交的论文是本人在导师指导下进行的研究工作及取得的研究成果。尽我所知，除了文中特别加以标注和致谢中所罗列的内容以外，论文中不包含其他人已经发表或撰写过的研究成果，也不包含为获得北京邮电大学或其他教育机构的学位或证书而使用过的材料。与我一同工作的同志对本研究所做的任何贡献均已在论文中作了明确的说明并表示了谢意。</w:t>
      </w:r>
    </w:p>
    <w:p w14:paraId="168726A5" w14:textId="77777777" w:rsidR="00173303" w:rsidRDefault="00173303">
      <w:pPr>
        <w:spacing w:line="400" w:lineRule="exact"/>
        <w:ind w:firstLine="480"/>
        <w:rPr>
          <w:rFonts w:ascii="Times New Roman" w:hAnsi="Times New Roman"/>
          <w:szCs w:val="24"/>
        </w:rPr>
      </w:pPr>
      <w:r>
        <w:rPr>
          <w:rFonts w:ascii="Times New Roman" w:hAnsi="Times New Roman"/>
          <w:szCs w:val="24"/>
        </w:rPr>
        <w:t>申请学位论文与资料若有不实之处，本人承担一切相关责任。</w:t>
      </w:r>
    </w:p>
    <w:p w14:paraId="59E247B4" w14:textId="77777777" w:rsidR="00173303" w:rsidRDefault="00173303">
      <w:pPr>
        <w:spacing w:line="400" w:lineRule="exact"/>
        <w:ind w:firstLine="480"/>
        <w:rPr>
          <w:rFonts w:ascii="Times New Roman" w:hAnsi="Times New Roman"/>
          <w:szCs w:val="24"/>
        </w:rPr>
      </w:pPr>
      <w:r>
        <w:rPr>
          <w:rFonts w:ascii="Times New Roman" w:hAnsi="Times New Roman"/>
          <w:szCs w:val="24"/>
        </w:rPr>
        <w:t>本人签名：</w:t>
      </w:r>
      <w:r>
        <w:rPr>
          <w:rFonts w:ascii="Times New Roman" w:hAnsi="Times New Roman"/>
          <w:szCs w:val="24"/>
          <w:u w:val="single"/>
        </w:rPr>
        <w:t xml:space="preserve">                  </w:t>
      </w:r>
      <w:r>
        <w:rPr>
          <w:rFonts w:ascii="Times New Roman" w:hAnsi="Times New Roman"/>
          <w:szCs w:val="24"/>
        </w:rPr>
        <w:t xml:space="preserve">    </w:t>
      </w:r>
      <w:r>
        <w:rPr>
          <w:rFonts w:ascii="Times New Roman" w:hAnsi="Times New Roman"/>
          <w:szCs w:val="24"/>
        </w:rPr>
        <w:t>日期：</w:t>
      </w:r>
      <w:r>
        <w:rPr>
          <w:rFonts w:ascii="Times New Roman" w:hAnsi="Times New Roman"/>
          <w:szCs w:val="24"/>
          <w:u w:val="single"/>
        </w:rPr>
        <w:t xml:space="preserve">                    </w:t>
      </w:r>
    </w:p>
    <w:p w14:paraId="58E5B455" w14:textId="77777777" w:rsidR="00173303" w:rsidRDefault="00173303">
      <w:pPr>
        <w:spacing w:line="400" w:lineRule="exact"/>
        <w:ind w:firstLine="480"/>
        <w:rPr>
          <w:rFonts w:ascii="Times New Roman" w:hAnsi="Times New Roman"/>
          <w:szCs w:val="24"/>
        </w:rPr>
      </w:pPr>
    </w:p>
    <w:p w14:paraId="7F4408F3" w14:textId="77777777" w:rsidR="00173303" w:rsidRDefault="00173303">
      <w:pPr>
        <w:spacing w:line="400" w:lineRule="exact"/>
        <w:ind w:firstLine="480"/>
        <w:jc w:val="center"/>
        <w:rPr>
          <w:rFonts w:ascii="Times New Roman" w:hAnsi="Times New Roman"/>
          <w:szCs w:val="24"/>
        </w:rPr>
      </w:pPr>
      <w:r>
        <w:rPr>
          <w:rFonts w:ascii="Times New Roman" w:hAnsi="Times New Roman"/>
          <w:szCs w:val="24"/>
        </w:rPr>
        <w:t>关于论文使用授权的说明</w:t>
      </w:r>
    </w:p>
    <w:p w14:paraId="70185DF1" w14:textId="77777777" w:rsidR="00173303" w:rsidRDefault="00173303">
      <w:pPr>
        <w:spacing w:line="400" w:lineRule="exact"/>
        <w:ind w:firstLineChars="200" w:firstLine="480"/>
        <w:rPr>
          <w:rFonts w:ascii="Times New Roman" w:hAnsi="Times New Roman"/>
          <w:szCs w:val="24"/>
        </w:rPr>
      </w:pPr>
      <w:r>
        <w:rPr>
          <w:rFonts w:ascii="Times New Roman" w:hAnsi="Times New Roman"/>
          <w:szCs w:val="24"/>
        </w:rPr>
        <w:t>学位论文作者完全了解北京邮电大学有关保留和使用学位论文的规定，即：研究生在校攻读学位期间论文工作的知识产权单位属北京邮电大学。学校有权保留并向国家有关部门或机构送交论文的复印件和磁盘，允许学位论文被查阅和借阅；学校可以公布学位论文的全部或部分内容，可以允许采用影印、缩印或其它复制手段保存、汇编学位论文。（保密的学位论文在解密后遵守此规定）</w:t>
      </w:r>
    </w:p>
    <w:p w14:paraId="71D8D691" w14:textId="77777777" w:rsidR="00173303" w:rsidRDefault="00173303">
      <w:pPr>
        <w:spacing w:line="400" w:lineRule="exact"/>
        <w:ind w:firstLine="480"/>
        <w:rPr>
          <w:rFonts w:ascii="Times New Roman" w:hAnsi="Times New Roman"/>
          <w:szCs w:val="24"/>
        </w:rPr>
      </w:pPr>
      <w:r>
        <w:rPr>
          <w:rFonts w:ascii="Times New Roman" w:hAnsi="Times New Roman"/>
          <w:szCs w:val="24"/>
        </w:rPr>
        <w:t>保密论文注释：本学位论文属于保密在</w:t>
      </w:r>
      <w:r>
        <w:rPr>
          <w:rFonts w:ascii="Times New Roman" w:hAnsi="Times New Roman"/>
          <w:szCs w:val="24"/>
          <w:u w:val="single"/>
        </w:rPr>
        <w:t xml:space="preserve">  </w:t>
      </w:r>
      <w:r>
        <w:rPr>
          <w:rFonts w:ascii="Times New Roman" w:hAnsi="Times New Roman"/>
          <w:szCs w:val="24"/>
        </w:rPr>
        <w:t>年解密后适用本授权书。非保密论文注释：本学位论文不属于保密范围，适用本授权书。</w:t>
      </w:r>
    </w:p>
    <w:p w14:paraId="26AC67CC" w14:textId="77777777" w:rsidR="00173303" w:rsidRDefault="00173303">
      <w:pPr>
        <w:spacing w:line="400" w:lineRule="exact"/>
        <w:ind w:firstLine="480"/>
        <w:rPr>
          <w:rFonts w:ascii="Times New Roman" w:hAnsi="Times New Roman"/>
          <w:szCs w:val="24"/>
        </w:rPr>
      </w:pPr>
      <w:r>
        <w:rPr>
          <w:rFonts w:ascii="Times New Roman" w:hAnsi="Times New Roman"/>
          <w:szCs w:val="24"/>
        </w:rPr>
        <w:t>本人签名：</w:t>
      </w:r>
      <w:r>
        <w:rPr>
          <w:rFonts w:ascii="Times New Roman" w:hAnsi="Times New Roman"/>
          <w:szCs w:val="24"/>
          <w:u w:val="single"/>
        </w:rPr>
        <w:t xml:space="preserve">                   </w:t>
      </w:r>
      <w:r>
        <w:rPr>
          <w:rFonts w:ascii="Times New Roman" w:hAnsi="Times New Roman"/>
          <w:szCs w:val="24"/>
        </w:rPr>
        <w:t xml:space="preserve">    </w:t>
      </w:r>
      <w:r>
        <w:rPr>
          <w:rFonts w:ascii="Times New Roman" w:hAnsi="Times New Roman"/>
          <w:szCs w:val="24"/>
        </w:rPr>
        <w:t>日期：</w:t>
      </w:r>
      <w:r>
        <w:rPr>
          <w:rFonts w:ascii="Times New Roman" w:hAnsi="Times New Roman"/>
          <w:szCs w:val="24"/>
          <w:u w:val="single"/>
        </w:rPr>
        <w:t xml:space="preserve">                   </w:t>
      </w:r>
    </w:p>
    <w:p w14:paraId="3F16BEF9" w14:textId="77777777" w:rsidR="00173303" w:rsidRDefault="00173303">
      <w:pPr>
        <w:spacing w:line="400" w:lineRule="exact"/>
        <w:ind w:firstLine="480"/>
        <w:rPr>
          <w:rFonts w:ascii="Times New Roman" w:hAnsi="Times New Roman"/>
          <w:szCs w:val="24"/>
          <w:u w:val="single"/>
        </w:rPr>
        <w:sectPr w:rsidR="00173303">
          <w:endnotePr>
            <w:numFmt w:val="decimal"/>
          </w:endnotePr>
          <w:pgSz w:w="11906" w:h="16838"/>
          <w:pgMar w:top="1440" w:right="1559" w:bottom="1440" w:left="1559" w:header="851" w:footer="992" w:gutter="0"/>
          <w:pgNumType w:fmt="upperRoman" w:start="1"/>
          <w:cols w:space="720"/>
          <w:docGrid w:type="lines" w:linePitch="326"/>
        </w:sectPr>
      </w:pPr>
      <w:r>
        <w:rPr>
          <w:rFonts w:ascii="Times New Roman" w:hAnsi="Times New Roman"/>
          <w:szCs w:val="24"/>
        </w:rPr>
        <w:t>导师签名：</w:t>
      </w:r>
      <w:r>
        <w:rPr>
          <w:rFonts w:ascii="Times New Roman" w:hAnsi="Times New Roman"/>
          <w:szCs w:val="24"/>
          <w:u w:val="single"/>
        </w:rPr>
        <w:t xml:space="preserve">                   </w:t>
      </w:r>
      <w:r>
        <w:rPr>
          <w:rFonts w:ascii="Times New Roman" w:hAnsi="Times New Roman"/>
          <w:szCs w:val="24"/>
        </w:rPr>
        <w:t xml:space="preserve">    </w:t>
      </w:r>
      <w:r>
        <w:rPr>
          <w:rFonts w:ascii="Times New Roman" w:hAnsi="Times New Roman"/>
          <w:szCs w:val="24"/>
        </w:rPr>
        <w:t>日期：</w:t>
      </w:r>
      <w:r>
        <w:rPr>
          <w:rFonts w:ascii="Times New Roman" w:hAnsi="Times New Roman"/>
          <w:szCs w:val="24"/>
          <w:u w:val="single"/>
        </w:rPr>
        <w:t xml:space="preserve">                   </w:t>
      </w:r>
    </w:p>
    <w:p w14:paraId="66A92355" w14:textId="01E36FFE" w:rsidR="00232801" w:rsidRDefault="00F64630" w:rsidP="006E7A03">
      <w:pPr>
        <w:spacing w:afterLines="100" w:after="326"/>
        <w:jc w:val="center"/>
        <w:rPr>
          <w:rFonts w:ascii="Times New Roman" w:eastAsia="黑体" w:hAnsi="Times New Roman"/>
          <w:sz w:val="32"/>
          <w:szCs w:val="32"/>
        </w:rPr>
      </w:pPr>
      <w:ins w:id="18" w:author="xuan Zhao" w:date="2017-11-06T14:44:00Z">
        <w:r>
          <w:rPr>
            <w:rFonts w:ascii="Times New Roman" w:eastAsia="黑体" w:hAnsi="Times New Roman" w:hint="eastAsia"/>
            <w:sz w:val="32"/>
            <w:szCs w:val="32"/>
          </w:rPr>
          <w:lastRenderedPageBreak/>
          <w:t>基于深度学习的排序模型的研究与实现</w:t>
        </w:r>
      </w:ins>
      <w:del w:id="19" w:author="xuan Zhao" w:date="2017-11-06T14:44:00Z">
        <w:r w:rsidR="00232801" w:rsidRPr="00232801" w:rsidDel="00F64630">
          <w:rPr>
            <w:rFonts w:ascii="Times New Roman" w:eastAsia="黑体" w:hAnsi="Times New Roman" w:hint="eastAsia"/>
            <w:sz w:val="32"/>
            <w:szCs w:val="32"/>
          </w:rPr>
          <w:delText>一</w:delText>
        </w:r>
      </w:del>
      <w:del w:id="20" w:author="xuan Zhao" w:date="2017-11-06T14:43:00Z">
        <w:r w:rsidR="00232801" w:rsidRPr="00232801" w:rsidDel="00F64630">
          <w:rPr>
            <w:rFonts w:ascii="Times New Roman" w:eastAsia="黑体" w:hAnsi="Times New Roman" w:hint="eastAsia"/>
            <w:sz w:val="32"/>
            <w:szCs w:val="32"/>
          </w:rPr>
          <w:delText>种</w:delText>
        </w:r>
        <w:r w:rsidR="00563E0E" w:rsidDel="00F64630">
          <w:rPr>
            <w:rFonts w:ascii="Times New Roman" w:eastAsia="黑体" w:hAnsi="Times New Roman" w:hint="eastAsia"/>
            <w:sz w:val="32"/>
            <w:szCs w:val="32"/>
          </w:rPr>
          <w:delText>面向</w:delText>
        </w:r>
        <w:r w:rsidR="00232801" w:rsidRPr="00232801" w:rsidDel="00F64630">
          <w:rPr>
            <w:rFonts w:ascii="Times New Roman" w:eastAsia="黑体" w:hAnsi="Times New Roman" w:hint="eastAsia"/>
            <w:sz w:val="32"/>
            <w:szCs w:val="32"/>
          </w:rPr>
          <w:delText>PDF</w:delText>
        </w:r>
        <w:r w:rsidR="00563E0E" w:rsidDel="00F64630">
          <w:rPr>
            <w:rFonts w:ascii="Times New Roman" w:eastAsia="黑体" w:hAnsi="Times New Roman" w:hint="eastAsia"/>
            <w:sz w:val="32"/>
            <w:szCs w:val="32"/>
          </w:rPr>
          <w:delText>文件</w:delText>
        </w:r>
        <w:r w:rsidR="00232801" w:rsidRPr="00232801" w:rsidDel="00F64630">
          <w:rPr>
            <w:rFonts w:ascii="Times New Roman" w:eastAsia="黑体" w:hAnsi="Times New Roman" w:hint="eastAsia"/>
            <w:sz w:val="32"/>
            <w:szCs w:val="32"/>
          </w:rPr>
          <w:delText>的表格数据抽取</w:delText>
        </w:r>
        <w:r w:rsidR="00563E0E" w:rsidDel="00F64630">
          <w:rPr>
            <w:rFonts w:ascii="Times New Roman" w:eastAsia="黑体" w:hAnsi="Times New Roman" w:hint="eastAsia"/>
            <w:sz w:val="32"/>
            <w:szCs w:val="32"/>
          </w:rPr>
          <w:delText>方法</w:delText>
        </w:r>
        <w:r w:rsidR="00232801" w:rsidRPr="00232801" w:rsidDel="00F64630">
          <w:rPr>
            <w:rFonts w:ascii="Times New Roman" w:eastAsia="黑体" w:hAnsi="Times New Roman" w:hint="eastAsia"/>
            <w:sz w:val="32"/>
            <w:szCs w:val="32"/>
          </w:rPr>
          <w:delText>的研究与实现</w:delText>
        </w:r>
      </w:del>
    </w:p>
    <w:p w14:paraId="01BD5BA9" w14:textId="77777777" w:rsidR="00173303" w:rsidRDefault="00173303" w:rsidP="006E7A03">
      <w:pPr>
        <w:spacing w:afterLines="100" w:after="326"/>
        <w:jc w:val="center"/>
        <w:rPr>
          <w:rFonts w:ascii="黑体" w:eastAsia="黑体" w:hAnsi="黑体"/>
          <w:sz w:val="30"/>
          <w:szCs w:val="30"/>
        </w:rPr>
      </w:pPr>
      <w:r>
        <w:rPr>
          <w:rFonts w:ascii="黑体" w:eastAsia="黑体" w:hAnsi="黑体"/>
          <w:sz w:val="30"/>
          <w:szCs w:val="30"/>
        </w:rPr>
        <w:t>摘</w:t>
      </w:r>
      <w:r>
        <w:rPr>
          <w:rFonts w:ascii="黑体" w:eastAsia="黑体" w:hAnsi="黑体" w:hint="eastAsia"/>
          <w:sz w:val="30"/>
          <w:szCs w:val="30"/>
        </w:rPr>
        <w:t xml:space="preserve">  </w:t>
      </w:r>
      <w:r>
        <w:rPr>
          <w:rFonts w:ascii="黑体" w:eastAsia="黑体" w:hAnsi="黑体"/>
          <w:sz w:val="30"/>
          <w:szCs w:val="30"/>
        </w:rPr>
        <w:t>要</w:t>
      </w:r>
    </w:p>
    <w:p w14:paraId="58720576" w14:textId="77777777" w:rsidR="00CB7D1E" w:rsidRPr="00CB7D1E" w:rsidRDefault="00CB7D1E" w:rsidP="00CB7D1E">
      <w:pPr>
        <w:spacing w:line="400" w:lineRule="exact"/>
        <w:ind w:firstLine="420"/>
        <w:rPr>
          <w:rFonts w:ascii="Times New Roman" w:hAnsi="宋体"/>
          <w:sz w:val="28"/>
          <w:szCs w:val="28"/>
        </w:rPr>
      </w:pPr>
      <w:r w:rsidRPr="00CB7D1E">
        <w:rPr>
          <w:rFonts w:ascii="Times New Roman" w:hAnsi="宋体" w:hint="eastAsia"/>
          <w:sz w:val="28"/>
          <w:szCs w:val="28"/>
        </w:rPr>
        <w:t>PDF</w:t>
      </w:r>
      <w:r w:rsidRPr="00CB7D1E">
        <w:rPr>
          <w:rFonts w:ascii="Times New Roman" w:hAnsi="宋体" w:hint="eastAsia"/>
          <w:sz w:val="28"/>
          <w:szCs w:val="28"/>
        </w:rPr>
        <w:t>（</w:t>
      </w:r>
      <w:r w:rsidRPr="00CB7D1E">
        <w:rPr>
          <w:rFonts w:ascii="Times New Roman" w:hAnsi="宋体" w:hint="eastAsia"/>
          <w:sz w:val="28"/>
          <w:szCs w:val="28"/>
        </w:rPr>
        <w:t>Portable Docuent Format</w:t>
      </w:r>
      <w:r w:rsidRPr="00CB7D1E">
        <w:rPr>
          <w:rFonts w:ascii="Times New Roman" w:hAnsi="宋体" w:hint="eastAsia"/>
          <w:sz w:val="28"/>
          <w:szCs w:val="28"/>
        </w:rPr>
        <w:t>）</w:t>
      </w:r>
      <w:r w:rsidR="00D611CF">
        <w:rPr>
          <w:rFonts w:ascii="Times New Roman" w:hAnsi="宋体" w:hint="eastAsia"/>
          <w:sz w:val="28"/>
          <w:szCs w:val="28"/>
        </w:rPr>
        <w:t>由</w:t>
      </w:r>
      <w:r w:rsidR="00D611CF">
        <w:rPr>
          <w:rFonts w:ascii="Times New Roman" w:hAnsi="宋体"/>
          <w:sz w:val="28"/>
          <w:szCs w:val="28"/>
        </w:rPr>
        <w:t>Adobe</w:t>
      </w:r>
      <w:r w:rsidR="00D611CF">
        <w:rPr>
          <w:rFonts w:ascii="Times New Roman" w:hAnsi="宋体"/>
          <w:sz w:val="28"/>
          <w:szCs w:val="28"/>
        </w:rPr>
        <w:t>公司开发并推广，</w:t>
      </w:r>
      <w:r w:rsidRPr="00CB7D1E">
        <w:rPr>
          <w:rFonts w:ascii="Times New Roman" w:hAnsi="宋体" w:hint="eastAsia"/>
          <w:sz w:val="28"/>
          <w:szCs w:val="28"/>
        </w:rPr>
        <w:t>是</w:t>
      </w:r>
      <w:r w:rsidR="00D611CF">
        <w:rPr>
          <w:rFonts w:ascii="Times New Roman" w:hAnsi="宋体" w:hint="eastAsia"/>
          <w:sz w:val="28"/>
          <w:szCs w:val="28"/>
        </w:rPr>
        <w:t>一种</w:t>
      </w:r>
      <w:r w:rsidR="00D611CF">
        <w:rPr>
          <w:rFonts w:ascii="Times New Roman" w:hAnsi="宋体"/>
          <w:sz w:val="28"/>
          <w:szCs w:val="28"/>
        </w:rPr>
        <w:t>独特的跨平台的便携文件格式</w:t>
      </w:r>
      <w:r w:rsidR="00D611CF">
        <w:rPr>
          <w:rFonts w:ascii="Times New Roman" w:hAnsi="宋体" w:hint="eastAsia"/>
          <w:sz w:val="28"/>
          <w:szCs w:val="28"/>
        </w:rPr>
        <w:t>。跨平台特性使</w:t>
      </w:r>
      <w:r w:rsidRPr="00CB7D1E">
        <w:rPr>
          <w:rFonts w:ascii="Times New Roman" w:hAnsi="宋体" w:hint="eastAsia"/>
          <w:sz w:val="28"/>
          <w:szCs w:val="28"/>
        </w:rPr>
        <w:t>得</w:t>
      </w:r>
      <w:r w:rsidRPr="00CB7D1E">
        <w:rPr>
          <w:rFonts w:ascii="Times New Roman" w:hAnsi="宋体" w:hint="eastAsia"/>
          <w:sz w:val="28"/>
          <w:szCs w:val="28"/>
        </w:rPr>
        <w:t>PDF</w:t>
      </w:r>
      <w:r w:rsidR="00D611CF">
        <w:rPr>
          <w:rFonts w:ascii="Times New Roman" w:hAnsi="宋体" w:hint="eastAsia"/>
          <w:sz w:val="28"/>
          <w:szCs w:val="28"/>
        </w:rPr>
        <w:t>文件可以广泛的运用</w:t>
      </w:r>
      <w:r w:rsidRPr="00CB7D1E">
        <w:rPr>
          <w:rFonts w:ascii="Times New Roman" w:hAnsi="宋体" w:hint="eastAsia"/>
          <w:sz w:val="28"/>
          <w:szCs w:val="28"/>
        </w:rPr>
        <w:t>于</w:t>
      </w:r>
      <w:r w:rsidRPr="00CB7D1E">
        <w:rPr>
          <w:rFonts w:ascii="Times New Roman" w:hAnsi="宋体" w:hint="eastAsia"/>
          <w:sz w:val="28"/>
          <w:szCs w:val="28"/>
        </w:rPr>
        <w:t>Windows</w:t>
      </w:r>
      <w:r w:rsidRPr="00CB7D1E">
        <w:rPr>
          <w:rFonts w:ascii="Times New Roman" w:hAnsi="宋体" w:hint="eastAsia"/>
          <w:sz w:val="28"/>
          <w:szCs w:val="28"/>
        </w:rPr>
        <w:t>，</w:t>
      </w:r>
      <w:r w:rsidRPr="00CB7D1E">
        <w:rPr>
          <w:rFonts w:ascii="Times New Roman" w:hAnsi="宋体" w:hint="eastAsia"/>
          <w:sz w:val="28"/>
          <w:szCs w:val="28"/>
        </w:rPr>
        <w:t>Unix</w:t>
      </w:r>
      <w:r w:rsidRPr="00CB7D1E">
        <w:rPr>
          <w:rFonts w:ascii="Times New Roman" w:hAnsi="宋体" w:hint="eastAsia"/>
          <w:sz w:val="28"/>
          <w:szCs w:val="28"/>
        </w:rPr>
        <w:t>，</w:t>
      </w:r>
      <w:r w:rsidRPr="00CB7D1E">
        <w:rPr>
          <w:rFonts w:ascii="Times New Roman" w:hAnsi="宋体" w:hint="eastAsia"/>
          <w:sz w:val="28"/>
          <w:szCs w:val="28"/>
        </w:rPr>
        <w:t>Mac OS</w:t>
      </w:r>
      <w:r w:rsidRPr="00CB7D1E">
        <w:rPr>
          <w:rFonts w:ascii="Times New Roman" w:hAnsi="宋体" w:hint="eastAsia"/>
          <w:sz w:val="28"/>
          <w:szCs w:val="28"/>
        </w:rPr>
        <w:t>等当前主流的操作系统中</w:t>
      </w:r>
      <w:r w:rsidR="00D611CF">
        <w:rPr>
          <w:rFonts w:ascii="Times New Roman" w:hAnsi="宋体" w:hint="eastAsia"/>
          <w:sz w:val="28"/>
          <w:szCs w:val="28"/>
        </w:rPr>
        <w:t>，</w:t>
      </w:r>
      <w:r w:rsidR="00D611CF">
        <w:rPr>
          <w:rFonts w:ascii="Times New Roman" w:hAnsi="宋体"/>
          <w:sz w:val="28"/>
          <w:szCs w:val="28"/>
        </w:rPr>
        <w:t>并</w:t>
      </w:r>
      <w:r w:rsidR="00D611CF">
        <w:rPr>
          <w:rFonts w:ascii="Times New Roman" w:hAnsi="宋体" w:hint="eastAsia"/>
          <w:sz w:val="28"/>
          <w:szCs w:val="28"/>
        </w:rPr>
        <w:t>使其成为</w:t>
      </w:r>
      <w:r w:rsidRPr="00CB7D1E">
        <w:rPr>
          <w:rFonts w:ascii="Times New Roman" w:hAnsi="宋体" w:hint="eastAsia"/>
          <w:sz w:val="28"/>
          <w:szCs w:val="28"/>
        </w:rPr>
        <w:t>Internet</w:t>
      </w:r>
      <w:r w:rsidR="00D611CF">
        <w:rPr>
          <w:rFonts w:ascii="Times New Roman" w:hAnsi="宋体" w:hint="eastAsia"/>
          <w:sz w:val="28"/>
          <w:szCs w:val="28"/>
        </w:rPr>
        <w:t>上电子文档发行和数字化信息传播的理想文档格式。如今的</w:t>
      </w:r>
      <w:r w:rsidR="00D611CF">
        <w:rPr>
          <w:rFonts w:ascii="Times New Roman" w:hAnsi="宋体"/>
          <w:sz w:val="28"/>
          <w:szCs w:val="28"/>
        </w:rPr>
        <w:t>互联网上</w:t>
      </w:r>
      <w:r w:rsidR="00F30F44">
        <w:rPr>
          <w:rFonts w:ascii="Times New Roman" w:hAnsi="宋体" w:hint="eastAsia"/>
          <w:sz w:val="28"/>
          <w:szCs w:val="28"/>
        </w:rPr>
        <w:t>，越来越多的电子书籍</w:t>
      </w:r>
      <w:r w:rsidRPr="00CB7D1E">
        <w:rPr>
          <w:rFonts w:ascii="Times New Roman" w:hAnsi="宋体" w:hint="eastAsia"/>
          <w:sz w:val="28"/>
          <w:szCs w:val="28"/>
        </w:rPr>
        <w:t>、产品</w:t>
      </w:r>
      <w:r w:rsidR="00F30F44">
        <w:rPr>
          <w:rFonts w:ascii="Times New Roman" w:hAnsi="宋体" w:hint="eastAsia"/>
          <w:sz w:val="28"/>
          <w:szCs w:val="28"/>
        </w:rPr>
        <w:t>使用</w:t>
      </w:r>
      <w:r w:rsidRPr="00CB7D1E">
        <w:rPr>
          <w:rFonts w:ascii="Times New Roman" w:hAnsi="宋体" w:hint="eastAsia"/>
          <w:sz w:val="28"/>
          <w:szCs w:val="28"/>
        </w:rPr>
        <w:t>说明书、公司公告</w:t>
      </w:r>
      <w:r w:rsidR="00F30F44">
        <w:rPr>
          <w:rFonts w:ascii="Times New Roman" w:hAnsi="宋体" w:hint="eastAsia"/>
          <w:sz w:val="28"/>
          <w:szCs w:val="28"/>
        </w:rPr>
        <w:t>财报</w:t>
      </w:r>
      <w:r w:rsidRPr="00CB7D1E">
        <w:rPr>
          <w:rFonts w:ascii="Times New Roman" w:hAnsi="宋体" w:hint="eastAsia"/>
          <w:sz w:val="28"/>
          <w:szCs w:val="28"/>
        </w:rPr>
        <w:t>、网络资料、</w:t>
      </w:r>
      <w:r w:rsidR="00F30F44">
        <w:rPr>
          <w:rFonts w:ascii="Times New Roman" w:hAnsi="宋体" w:hint="eastAsia"/>
          <w:sz w:val="28"/>
          <w:szCs w:val="28"/>
        </w:rPr>
        <w:t>科学</w:t>
      </w:r>
      <w:r w:rsidR="00F30F44">
        <w:rPr>
          <w:rFonts w:ascii="Times New Roman" w:hAnsi="宋体"/>
          <w:sz w:val="28"/>
          <w:szCs w:val="28"/>
        </w:rPr>
        <w:t>文献、</w:t>
      </w:r>
      <w:r w:rsidRPr="00CB7D1E">
        <w:rPr>
          <w:rFonts w:ascii="Times New Roman" w:hAnsi="宋体" w:hint="eastAsia"/>
          <w:sz w:val="28"/>
          <w:szCs w:val="28"/>
        </w:rPr>
        <w:t>电子邮件</w:t>
      </w:r>
      <w:r w:rsidR="00F30F44">
        <w:rPr>
          <w:rFonts w:ascii="Times New Roman" w:hAnsi="宋体" w:hint="eastAsia"/>
          <w:sz w:val="28"/>
          <w:szCs w:val="28"/>
        </w:rPr>
        <w:t>等</w:t>
      </w:r>
      <w:r w:rsidRPr="00CB7D1E">
        <w:rPr>
          <w:rFonts w:ascii="Times New Roman" w:hAnsi="宋体" w:hint="eastAsia"/>
          <w:sz w:val="28"/>
          <w:szCs w:val="28"/>
        </w:rPr>
        <w:t>都开始使用</w:t>
      </w:r>
      <w:r w:rsidRPr="00CB7D1E">
        <w:rPr>
          <w:rFonts w:ascii="Times New Roman" w:hAnsi="宋体" w:hint="eastAsia"/>
          <w:sz w:val="28"/>
          <w:szCs w:val="28"/>
        </w:rPr>
        <w:t>PDF</w:t>
      </w:r>
      <w:r w:rsidR="00F30F44">
        <w:rPr>
          <w:rFonts w:ascii="Times New Roman" w:hAnsi="宋体" w:hint="eastAsia"/>
          <w:sz w:val="28"/>
          <w:szCs w:val="28"/>
        </w:rPr>
        <w:t>格式作为电子文档</w:t>
      </w:r>
      <w:r w:rsidR="007C5D84">
        <w:rPr>
          <w:rFonts w:ascii="Times New Roman" w:hAnsi="宋体" w:hint="eastAsia"/>
          <w:sz w:val="28"/>
          <w:szCs w:val="28"/>
        </w:rPr>
        <w:t>的</w:t>
      </w:r>
      <w:r w:rsidRPr="00CB7D1E">
        <w:rPr>
          <w:rFonts w:ascii="Times New Roman" w:hAnsi="宋体" w:hint="eastAsia"/>
          <w:sz w:val="28"/>
          <w:szCs w:val="28"/>
        </w:rPr>
        <w:t>首选格式。</w:t>
      </w:r>
    </w:p>
    <w:p w14:paraId="29485A03" w14:textId="239CF0D1" w:rsidR="00CB7D1E" w:rsidRPr="00CB7D1E" w:rsidRDefault="00CB7D1E" w:rsidP="00CB7D1E">
      <w:pPr>
        <w:spacing w:line="400" w:lineRule="exact"/>
        <w:ind w:firstLine="420"/>
        <w:rPr>
          <w:rFonts w:ascii="Times New Roman" w:hAnsi="宋体"/>
          <w:sz w:val="28"/>
          <w:szCs w:val="28"/>
        </w:rPr>
      </w:pPr>
      <w:r w:rsidRPr="00CB7D1E">
        <w:rPr>
          <w:rFonts w:ascii="Times New Roman" w:hAnsi="宋体" w:hint="eastAsia"/>
          <w:sz w:val="28"/>
          <w:szCs w:val="28"/>
        </w:rPr>
        <w:t>随着</w:t>
      </w:r>
      <w:r w:rsidRPr="00CB7D1E">
        <w:rPr>
          <w:rFonts w:ascii="Times New Roman" w:hAnsi="宋体" w:hint="eastAsia"/>
          <w:sz w:val="28"/>
          <w:szCs w:val="28"/>
        </w:rPr>
        <w:t>PDF</w:t>
      </w:r>
      <w:r w:rsidR="004122FE">
        <w:rPr>
          <w:rFonts w:ascii="Times New Roman" w:hAnsi="宋体" w:hint="eastAsia"/>
          <w:sz w:val="28"/>
          <w:szCs w:val="28"/>
        </w:rPr>
        <w:t>格式</w:t>
      </w:r>
      <w:r w:rsidRPr="00CB7D1E">
        <w:rPr>
          <w:rFonts w:ascii="Times New Roman" w:hAnsi="宋体" w:hint="eastAsia"/>
          <w:sz w:val="28"/>
          <w:szCs w:val="28"/>
        </w:rPr>
        <w:t>的普及，大量有价值的信息都以</w:t>
      </w:r>
      <w:r w:rsidRPr="00CB7D1E">
        <w:rPr>
          <w:rFonts w:ascii="Times New Roman" w:hAnsi="宋体" w:hint="eastAsia"/>
          <w:sz w:val="28"/>
          <w:szCs w:val="28"/>
        </w:rPr>
        <w:t>PDF</w:t>
      </w:r>
      <w:r w:rsidR="004122FE">
        <w:rPr>
          <w:rFonts w:ascii="Times New Roman" w:hAnsi="宋体" w:hint="eastAsia"/>
          <w:sz w:val="28"/>
          <w:szCs w:val="28"/>
        </w:rPr>
        <w:t>文档</w:t>
      </w:r>
      <w:r w:rsidRPr="00CB7D1E">
        <w:rPr>
          <w:rFonts w:ascii="Times New Roman" w:hAnsi="宋体" w:hint="eastAsia"/>
          <w:sz w:val="28"/>
          <w:szCs w:val="28"/>
        </w:rPr>
        <w:t>的形式呈现出来。因此从</w:t>
      </w:r>
      <w:r w:rsidRPr="00CB7D1E">
        <w:rPr>
          <w:rFonts w:ascii="Times New Roman" w:hAnsi="宋体" w:hint="eastAsia"/>
          <w:sz w:val="28"/>
          <w:szCs w:val="28"/>
        </w:rPr>
        <w:t>PDF</w:t>
      </w:r>
      <w:r w:rsidRPr="00CB7D1E">
        <w:rPr>
          <w:rFonts w:ascii="Times New Roman" w:hAnsi="宋体" w:hint="eastAsia"/>
          <w:sz w:val="28"/>
          <w:szCs w:val="28"/>
        </w:rPr>
        <w:t>中提取有价值的信息</w:t>
      </w:r>
      <w:r>
        <w:rPr>
          <w:rFonts w:ascii="Times New Roman" w:hAnsi="宋体" w:hint="eastAsia"/>
          <w:sz w:val="28"/>
          <w:szCs w:val="28"/>
        </w:rPr>
        <w:t>也成为了近年</w:t>
      </w:r>
      <w:r w:rsidRPr="00CB7D1E">
        <w:rPr>
          <w:rFonts w:ascii="Times New Roman" w:hAnsi="宋体" w:hint="eastAsia"/>
          <w:sz w:val="28"/>
          <w:szCs w:val="28"/>
        </w:rPr>
        <w:t>来的研究热点。然而由于</w:t>
      </w:r>
      <w:r w:rsidRPr="00CB7D1E">
        <w:rPr>
          <w:rFonts w:ascii="Times New Roman" w:hAnsi="宋体" w:hint="eastAsia"/>
          <w:sz w:val="28"/>
          <w:szCs w:val="28"/>
        </w:rPr>
        <w:t>PDF</w:t>
      </w:r>
      <w:r w:rsidRPr="00CB7D1E">
        <w:rPr>
          <w:rFonts w:ascii="Times New Roman" w:hAnsi="宋体" w:hint="eastAsia"/>
          <w:sz w:val="28"/>
          <w:szCs w:val="28"/>
        </w:rPr>
        <w:t>的结构相对复杂，从</w:t>
      </w:r>
      <w:r w:rsidRPr="00CB7D1E">
        <w:rPr>
          <w:rFonts w:ascii="Times New Roman" w:hAnsi="宋体" w:hint="eastAsia"/>
          <w:sz w:val="28"/>
          <w:szCs w:val="28"/>
        </w:rPr>
        <w:t>PDF</w:t>
      </w:r>
      <w:r>
        <w:rPr>
          <w:rFonts w:ascii="Times New Roman" w:hAnsi="宋体" w:hint="eastAsia"/>
          <w:sz w:val="28"/>
          <w:szCs w:val="28"/>
        </w:rPr>
        <w:t>中提取文本、图形、表格等信息的难度也</w:t>
      </w:r>
      <w:r w:rsidRPr="00CB7D1E">
        <w:rPr>
          <w:rFonts w:ascii="Times New Roman" w:hAnsi="宋体" w:hint="eastAsia"/>
          <w:sz w:val="28"/>
          <w:szCs w:val="28"/>
        </w:rPr>
        <w:t>相应增加，尤其是</w:t>
      </w:r>
      <w:r w:rsidRPr="00CB7D1E">
        <w:rPr>
          <w:rFonts w:ascii="Times New Roman" w:hAnsi="宋体" w:hint="eastAsia"/>
          <w:sz w:val="28"/>
          <w:szCs w:val="28"/>
        </w:rPr>
        <w:t>PDF</w:t>
      </w:r>
      <w:r>
        <w:rPr>
          <w:rFonts w:ascii="Times New Roman" w:hAnsi="宋体" w:hint="eastAsia"/>
          <w:sz w:val="28"/>
          <w:szCs w:val="28"/>
        </w:rPr>
        <w:t>中的表格信息。</w:t>
      </w:r>
      <w:r w:rsidRPr="00CB7D1E">
        <w:rPr>
          <w:rFonts w:ascii="Times New Roman" w:hAnsi="宋体" w:hint="eastAsia"/>
          <w:sz w:val="28"/>
          <w:szCs w:val="28"/>
        </w:rPr>
        <w:t>与</w:t>
      </w:r>
      <w:r w:rsidRPr="00CB7D1E">
        <w:rPr>
          <w:rFonts w:ascii="Times New Roman" w:hAnsi="宋体" w:hint="eastAsia"/>
          <w:sz w:val="28"/>
          <w:szCs w:val="28"/>
        </w:rPr>
        <w:t>Html</w:t>
      </w:r>
      <w:r w:rsidRPr="00CB7D1E">
        <w:rPr>
          <w:rFonts w:ascii="Times New Roman" w:hAnsi="宋体" w:hint="eastAsia"/>
          <w:sz w:val="28"/>
          <w:szCs w:val="28"/>
        </w:rPr>
        <w:t>等格式不同，</w:t>
      </w:r>
      <w:r w:rsidRPr="00CB7D1E">
        <w:rPr>
          <w:rFonts w:ascii="Times New Roman" w:hAnsi="宋体" w:hint="eastAsia"/>
          <w:sz w:val="28"/>
          <w:szCs w:val="28"/>
        </w:rPr>
        <w:t>PDF</w:t>
      </w:r>
      <w:r w:rsidRPr="00CB7D1E">
        <w:rPr>
          <w:rFonts w:ascii="Times New Roman" w:hAnsi="宋体" w:hint="eastAsia"/>
          <w:sz w:val="28"/>
          <w:szCs w:val="28"/>
        </w:rPr>
        <w:t>格式对于表格并没有单独的定义，</w:t>
      </w:r>
      <w:r w:rsidRPr="00CB7D1E">
        <w:rPr>
          <w:rFonts w:ascii="Times New Roman" w:hAnsi="宋体" w:hint="eastAsia"/>
          <w:sz w:val="28"/>
          <w:szCs w:val="28"/>
        </w:rPr>
        <w:t>PDF</w:t>
      </w:r>
      <w:r w:rsidRPr="00CB7D1E">
        <w:rPr>
          <w:rFonts w:ascii="Times New Roman" w:hAnsi="宋体" w:hint="eastAsia"/>
          <w:sz w:val="28"/>
          <w:szCs w:val="28"/>
        </w:rPr>
        <w:t>中的表格只是单纯的线条与文字的集合，因此</w:t>
      </w:r>
      <w:r w:rsidRPr="00CB7D1E">
        <w:rPr>
          <w:rFonts w:ascii="Times New Roman" w:hAnsi="宋体" w:hint="eastAsia"/>
          <w:sz w:val="28"/>
          <w:szCs w:val="28"/>
        </w:rPr>
        <w:t>PDF</w:t>
      </w:r>
      <w:r w:rsidRPr="00CB7D1E">
        <w:rPr>
          <w:rFonts w:ascii="Times New Roman" w:hAnsi="宋体" w:hint="eastAsia"/>
          <w:sz w:val="28"/>
          <w:szCs w:val="28"/>
        </w:rPr>
        <w:t>表格数据的识别和提取变成了不小的挑战。传统的针对网页中表格的识别和提取技术依赖于</w:t>
      </w:r>
      <w:r w:rsidRPr="00CB7D1E">
        <w:rPr>
          <w:rFonts w:ascii="Times New Roman" w:hAnsi="宋体" w:hint="eastAsia"/>
          <w:sz w:val="28"/>
          <w:szCs w:val="28"/>
        </w:rPr>
        <w:t>Html</w:t>
      </w:r>
      <w:r w:rsidRPr="00CB7D1E">
        <w:rPr>
          <w:rFonts w:ascii="Times New Roman" w:hAnsi="宋体" w:hint="eastAsia"/>
          <w:sz w:val="28"/>
          <w:szCs w:val="28"/>
        </w:rPr>
        <w:t>中表格的</w:t>
      </w:r>
      <w:r w:rsidRPr="00CB7D1E">
        <w:rPr>
          <w:rFonts w:ascii="Times New Roman" w:hAnsi="宋体" w:hint="eastAsia"/>
          <w:sz w:val="28"/>
          <w:szCs w:val="28"/>
        </w:rPr>
        <w:t>tag</w:t>
      </w:r>
      <w:r w:rsidRPr="00CB7D1E">
        <w:rPr>
          <w:rFonts w:ascii="Times New Roman" w:hAnsi="宋体" w:hint="eastAsia"/>
          <w:sz w:val="28"/>
          <w:szCs w:val="28"/>
        </w:rPr>
        <w:t>信息，因此很难直接应用于</w:t>
      </w:r>
      <w:r w:rsidRPr="00CB7D1E">
        <w:rPr>
          <w:rFonts w:ascii="Times New Roman" w:hAnsi="宋体" w:hint="eastAsia"/>
          <w:sz w:val="28"/>
          <w:szCs w:val="28"/>
        </w:rPr>
        <w:t>PDF</w:t>
      </w:r>
      <w:r w:rsidR="00346F20">
        <w:rPr>
          <w:rFonts w:ascii="Times New Roman" w:hAnsi="宋体" w:hint="eastAsia"/>
          <w:sz w:val="28"/>
          <w:szCs w:val="28"/>
        </w:rPr>
        <w:t>中的表格提取，因此本课题</w:t>
      </w:r>
      <w:r w:rsidRPr="00CB7D1E">
        <w:rPr>
          <w:rFonts w:ascii="Times New Roman" w:hAnsi="宋体" w:hint="eastAsia"/>
          <w:sz w:val="28"/>
          <w:szCs w:val="28"/>
        </w:rPr>
        <w:t>提出了一种针对</w:t>
      </w:r>
      <w:r w:rsidRPr="00CB7D1E">
        <w:rPr>
          <w:rFonts w:ascii="Times New Roman" w:hAnsi="宋体" w:hint="eastAsia"/>
          <w:sz w:val="28"/>
          <w:szCs w:val="28"/>
        </w:rPr>
        <w:t>PDF</w:t>
      </w:r>
      <w:r w:rsidRPr="00CB7D1E">
        <w:rPr>
          <w:rFonts w:ascii="Times New Roman" w:hAnsi="宋体" w:hint="eastAsia"/>
          <w:sz w:val="28"/>
          <w:szCs w:val="28"/>
        </w:rPr>
        <w:t>的表格识别和提取</w:t>
      </w:r>
      <w:r w:rsidR="00346F20">
        <w:rPr>
          <w:rFonts w:ascii="Times New Roman" w:hAnsi="宋体" w:hint="eastAsia"/>
          <w:sz w:val="28"/>
          <w:szCs w:val="28"/>
        </w:rPr>
        <w:t>的</w:t>
      </w:r>
      <w:r w:rsidR="00346F20">
        <w:rPr>
          <w:rFonts w:ascii="Times New Roman" w:hAnsi="宋体"/>
          <w:sz w:val="28"/>
          <w:szCs w:val="28"/>
        </w:rPr>
        <w:t>通用</w:t>
      </w:r>
      <w:r w:rsidR="009D3993">
        <w:rPr>
          <w:rFonts w:ascii="Times New Roman" w:hAnsi="宋体" w:hint="eastAsia"/>
          <w:sz w:val="28"/>
          <w:szCs w:val="28"/>
        </w:rPr>
        <w:t>方法</w:t>
      </w:r>
      <w:r w:rsidRPr="00CB7D1E">
        <w:rPr>
          <w:rFonts w:ascii="Times New Roman" w:hAnsi="宋体" w:hint="eastAsia"/>
          <w:sz w:val="28"/>
          <w:szCs w:val="28"/>
        </w:rPr>
        <w:t>，</w:t>
      </w:r>
      <w:r w:rsidR="00346F20">
        <w:rPr>
          <w:rFonts w:ascii="Times New Roman" w:hAnsi="宋体" w:hint="eastAsia"/>
          <w:sz w:val="28"/>
          <w:szCs w:val="28"/>
        </w:rPr>
        <w:t>为了</w:t>
      </w:r>
      <w:r w:rsidR="00346F20">
        <w:rPr>
          <w:rFonts w:ascii="Times New Roman" w:hAnsi="宋体"/>
          <w:sz w:val="28"/>
          <w:szCs w:val="28"/>
        </w:rPr>
        <w:t>验证</w:t>
      </w:r>
      <w:r w:rsidR="009D3993">
        <w:rPr>
          <w:rFonts w:ascii="Times New Roman" w:hAnsi="宋体" w:hint="eastAsia"/>
          <w:sz w:val="28"/>
          <w:szCs w:val="28"/>
        </w:rPr>
        <w:t>方法</w:t>
      </w:r>
      <w:r w:rsidR="00346F20">
        <w:rPr>
          <w:rFonts w:ascii="Times New Roman" w:hAnsi="宋体"/>
          <w:sz w:val="28"/>
          <w:szCs w:val="28"/>
        </w:rPr>
        <w:t>的有效性和准确性，本</w:t>
      </w:r>
      <w:r w:rsidR="00346F20">
        <w:rPr>
          <w:rFonts w:ascii="Times New Roman" w:hAnsi="宋体" w:hint="eastAsia"/>
          <w:sz w:val="28"/>
          <w:szCs w:val="28"/>
        </w:rPr>
        <w:t>课题将该</w:t>
      </w:r>
      <w:r w:rsidR="009D3993">
        <w:rPr>
          <w:rFonts w:ascii="Times New Roman" w:hAnsi="宋体" w:hint="eastAsia"/>
          <w:sz w:val="28"/>
          <w:szCs w:val="28"/>
        </w:rPr>
        <w:t>方法</w:t>
      </w:r>
      <w:r w:rsidRPr="00CB7D1E">
        <w:rPr>
          <w:rFonts w:ascii="Times New Roman" w:hAnsi="宋体" w:hint="eastAsia"/>
          <w:sz w:val="28"/>
          <w:szCs w:val="28"/>
        </w:rPr>
        <w:t>应用在</w:t>
      </w:r>
      <w:r w:rsidR="002005C5">
        <w:rPr>
          <w:rFonts w:ascii="Times New Roman" w:hAnsi="宋体"/>
          <w:sz w:val="28"/>
          <w:szCs w:val="28"/>
        </w:rPr>
        <w:t>公司</w:t>
      </w:r>
      <w:r w:rsidRPr="00CB7D1E">
        <w:rPr>
          <w:rFonts w:ascii="Times New Roman" w:hAnsi="宋体" w:hint="eastAsia"/>
          <w:sz w:val="28"/>
          <w:szCs w:val="28"/>
        </w:rPr>
        <w:t>财务表格数据的提取上，经过测试</w:t>
      </w:r>
      <w:r w:rsidR="009D3993">
        <w:rPr>
          <w:rFonts w:ascii="Times New Roman" w:hAnsi="宋体" w:hint="eastAsia"/>
          <w:sz w:val="28"/>
          <w:szCs w:val="28"/>
        </w:rPr>
        <w:t>，</w:t>
      </w:r>
      <w:r w:rsidR="009D3993">
        <w:rPr>
          <w:rFonts w:ascii="Times New Roman" w:hAnsi="宋体"/>
          <w:sz w:val="28"/>
          <w:szCs w:val="28"/>
        </w:rPr>
        <w:t>该方法</w:t>
      </w:r>
      <w:r w:rsidRPr="00CB7D1E">
        <w:rPr>
          <w:rFonts w:ascii="Times New Roman" w:hAnsi="宋体" w:hint="eastAsia"/>
          <w:sz w:val="28"/>
          <w:szCs w:val="28"/>
        </w:rPr>
        <w:t>具有较好的性能。</w:t>
      </w:r>
    </w:p>
    <w:p w14:paraId="57B1DCE9" w14:textId="3DA4B1BC" w:rsidR="00CB7D1E" w:rsidRDefault="005835C4" w:rsidP="00D206B5">
      <w:pPr>
        <w:spacing w:afterLines="200" w:after="652" w:line="400" w:lineRule="exact"/>
        <w:ind w:firstLine="420"/>
        <w:rPr>
          <w:rFonts w:ascii="Times New Roman" w:hAnsi="宋体"/>
          <w:sz w:val="28"/>
          <w:szCs w:val="28"/>
        </w:rPr>
      </w:pPr>
      <w:r>
        <w:rPr>
          <w:rFonts w:ascii="Times New Roman" w:hAnsi="宋体" w:hint="eastAsia"/>
          <w:sz w:val="28"/>
          <w:szCs w:val="28"/>
        </w:rPr>
        <w:t>本课题</w:t>
      </w:r>
      <w:r w:rsidR="00CB7D1E" w:rsidRPr="00CB7D1E">
        <w:rPr>
          <w:rFonts w:ascii="Times New Roman" w:hAnsi="宋体" w:hint="eastAsia"/>
          <w:sz w:val="28"/>
          <w:szCs w:val="28"/>
        </w:rPr>
        <w:t>首先阐述了论文的研究背景，介绍了</w:t>
      </w:r>
      <w:r w:rsidR="00CB7D1E" w:rsidRPr="00CB7D1E">
        <w:rPr>
          <w:rFonts w:ascii="Times New Roman" w:hAnsi="宋体" w:hint="eastAsia"/>
          <w:sz w:val="28"/>
          <w:szCs w:val="28"/>
        </w:rPr>
        <w:t>PDF</w:t>
      </w:r>
      <w:r w:rsidR="00CB7D1E" w:rsidRPr="00CB7D1E">
        <w:rPr>
          <w:rFonts w:ascii="Times New Roman" w:hAnsi="宋体" w:hint="eastAsia"/>
          <w:sz w:val="28"/>
          <w:szCs w:val="28"/>
        </w:rPr>
        <w:t>结构的主要特点，同时对本系统使用的</w:t>
      </w:r>
      <w:r w:rsidR="00CB7D1E" w:rsidRPr="00CB7D1E">
        <w:rPr>
          <w:rFonts w:ascii="Times New Roman" w:hAnsi="宋体" w:hint="eastAsia"/>
          <w:sz w:val="28"/>
          <w:szCs w:val="28"/>
        </w:rPr>
        <w:t>PDF</w:t>
      </w:r>
      <w:r w:rsidR="00CB7D1E" w:rsidRPr="00CB7D1E">
        <w:rPr>
          <w:rFonts w:ascii="Times New Roman" w:hAnsi="宋体" w:hint="eastAsia"/>
          <w:sz w:val="28"/>
          <w:szCs w:val="28"/>
        </w:rPr>
        <w:t>类库</w:t>
      </w:r>
      <w:r w:rsidR="00CB7D1E">
        <w:rPr>
          <w:rFonts w:ascii="Times New Roman" w:hAnsi="宋体" w:hint="eastAsia"/>
          <w:sz w:val="28"/>
          <w:szCs w:val="28"/>
        </w:rPr>
        <w:t>PDFB</w:t>
      </w:r>
      <w:r w:rsidR="00CB7D1E" w:rsidRPr="00CB7D1E">
        <w:rPr>
          <w:rFonts w:ascii="Times New Roman" w:hAnsi="宋体" w:hint="eastAsia"/>
          <w:sz w:val="28"/>
          <w:szCs w:val="28"/>
        </w:rPr>
        <w:t>ox</w:t>
      </w:r>
      <w:r w:rsidR="00CB7D1E">
        <w:rPr>
          <w:rFonts w:ascii="Times New Roman" w:hAnsi="宋体" w:hint="eastAsia"/>
          <w:sz w:val="28"/>
          <w:szCs w:val="28"/>
        </w:rPr>
        <w:t>进行了介绍。接着对比了几种常用的表格提取</w:t>
      </w:r>
      <w:r w:rsidR="003C557A">
        <w:rPr>
          <w:rFonts w:ascii="Times New Roman" w:hAnsi="宋体" w:hint="eastAsia"/>
          <w:sz w:val="28"/>
          <w:szCs w:val="28"/>
        </w:rPr>
        <w:t>方法</w:t>
      </w:r>
      <w:r w:rsidR="00CB7D1E">
        <w:rPr>
          <w:rFonts w:ascii="Times New Roman" w:hAnsi="宋体" w:hint="eastAsia"/>
          <w:sz w:val="28"/>
          <w:szCs w:val="28"/>
        </w:rPr>
        <w:t>，通过比较和分析各个</w:t>
      </w:r>
      <w:r w:rsidR="003C557A">
        <w:rPr>
          <w:rFonts w:ascii="Times New Roman" w:hAnsi="宋体" w:hint="eastAsia"/>
          <w:sz w:val="28"/>
          <w:szCs w:val="28"/>
        </w:rPr>
        <w:t>方法</w:t>
      </w:r>
      <w:r w:rsidR="00CB7D1E">
        <w:rPr>
          <w:rFonts w:ascii="Times New Roman" w:hAnsi="宋体" w:hint="eastAsia"/>
          <w:sz w:val="28"/>
          <w:szCs w:val="28"/>
        </w:rPr>
        <w:t>的优劣</w:t>
      </w:r>
      <w:r w:rsidR="00CB7D1E" w:rsidRPr="00CB7D1E">
        <w:rPr>
          <w:rFonts w:ascii="Times New Roman" w:hAnsi="宋体" w:hint="eastAsia"/>
          <w:sz w:val="28"/>
          <w:szCs w:val="28"/>
        </w:rPr>
        <w:t>最终引出本系统采用的</w:t>
      </w:r>
      <w:r w:rsidR="009D3993">
        <w:rPr>
          <w:rFonts w:ascii="Times New Roman" w:hAnsi="宋体" w:hint="eastAsia"/>
          <w:sz w:val="28"/>
          <w:szCs w:val="28"/>
        </w:rPr>
        <w:t>方法</w:t>
      </w:r>
      <w:r w:rsidR="00CB7D1E" w:rsidRPr="00CB7D1E">
        <w:rPr>
          <w:rFonts w:ascii="Times New Roman" w:hAnsi="宋体" w:hint="eastAsia"/>
          <w:sz w:val="28"/>
          <w:szCs w:val="28"/>
        </w:rPr>
        <w:t>。论文的后半部分对本</w:t>
      </w:r>
      <w:r w:rsidR="003C557A">
        <w:rPr>
          <w:rFonts w:ascii="Times New Roman" w:hAnsi="宋体" w:hint="eastAsia"/>
          <w:sz w:val="28"/>
          <w:szCs w:val="28"/>
        </w:rPr>
        <w:t>方法涉及</w:t>
      </w:r>
      <w:r w:rsidR="003C557A">
        <w:rPr>
          <w:rFonts w:ascii="Times New Roman" w:hAnsi="宋体"/>
          <w:sz w:val="28"/>
          <w:szCs w:val="28"/>
        </w:rPr>
        <w:t>的技术难点</w:t>
      </w:r>
      <w:r w:rsidR="00CB7D1E" w:rsidRPr="00CB7D1E">
        <w:rPr>
          <w:rFonts w:ascii="Times New Roman" w:hAnsi="宋体" w:hint="eastAsia"/>
          <w:sz w:val="28"/>
          <w:szCs w:val="28"/>
        </w:rPr>
        <w:t>进行了详尽的介绍，</w:t>
      </w:r>
      <w:r w:rsidR="00CB7D1E">
        <w:rPr>
          <w:rFonts w:ascii="Times New Roman" w:hAnsi="宋体" w:hint="eastAsia"/>
          <w:sz w:val="28"/>
          <w:szCs w:val="28"/>
        </w:rPr>
        <w:t>包括基本的表格框线识别，</w:t>
      </w:r>
      <w:r w:rsidR="00072969">
        <w:rPr>
          <w:rFonts w:ascii="Times New Roman" w:hAnsi="宋体" w:hint="eastAsia"/>
          <w:sz w:val="28"/>
          <w:szCs w:val="28"/>
        </w:rPr>
        <w:t>基于框线的</w:t>
      </w:r>
      <w:r w:rsidR="00CB7D1E">
        <w:rPr>
          <w:rFonts w:ascii="Times New Roman" w:hAnsi="宋体" w:hint="eastAsia"/>
          <w:sz w:val="28"/>
          <w:szCs w:val="28"/>
        </w:rPr>
        <w:t>表格还原，复杂首行首列</w:t>
      </w:r>
      <w:r w:rsidR="00072969">
        <w:rPr>
          <w:rFonts w:ascii="Times New Roman" w:hAnsi="宋体" w:hint="eastAsia"/>
          <w:sz w:val="28"/>
          <w:szCs w:val="28"/>
        </w:rPr>
        <w:t>表格</w:t>
      </w:r>
      <w:r w:rsidR="00CB7D1E">
        <w:rPr>
          <w:rFonts w:ascii="Times New Roman" w:hAnsi="宋体" w:hint="eastAsia"/>
          <w:sz w:val="28"/>
          <w:szCs w:val="28"/>
        </w:rPr>
        <w:t>的处理，跨页表格的合并，表格数据格式化等内容。最后</w:t>
      </w:r>
      <w:r w:rsidR="00CB7D1E" w:rsidRPr="00CB7D1E">
        <w:rPr>
          <w:rFonts w:ascii="Times New Roman" w:hAnsi="宋体" w:hint="eastAsia"/>
          <w:sz w:val="28"/>
          <w:szCs w:val="28"/>
        </w:rPr>
        <w:t>通过实现</w:t>
      </w:r>
      <w:r w:rsidR="00072969">
        <w:rPr>
          <w:rFonts w:ascii="Times New Roman" w:hAnsi="宋体" w:hint="eastAsia"/>
          <w:sz w:val="28"/>
          <w:szCs w:val="28"/>
        </w:rPr>
        <w:t>PDF</w:t>
      </w:r>
      <w:r w:rsidR="00CB7D1E" w:rsidRPr="00CB7D1E">
        <w:rPr>
          <w:rFonts w:ascii="Times New Roman" w:hAnsi="宋体" w:hint="eastAsia"/>
          <w:sz w:val="28"/>
          <w:szCs w:val="28"/>
        </w:rPr>
        <w:t>财报中</w:t>
      </w:r>
      <w:r w:rsidR="00072969">
        <w:rPr>
          <w:rFonts w:ascii="Times New Roman" w:hAnsi="宋体" w:hint="eastAsia"/>
          <w:sz w:val="28"/>
          <w:szCs w:val="28"/>
        </w:rPr>
        <w:t>三大财务报表</w:t>
      </w:r>
      <w:r w:rsidR="00CB7D1E" w:rsidRPr="00CB7D1E">
        <w:rPr>
          <w:rFonts w:ascii="Times New Roman" w:hAnsi="宋体" w:hint="eastAsia"/>
          <w:sz w:val="28"/>
          <w:szCs w:val="28"/>
        </w:rPr>
        <w:t>表格</w:t>
      </w:r>
      <w:r w:rsidR="00072969">
        <w:rPr>
          <w:rFonts w:ascii="Times New Roman" w:hAnsi="宋体" w:hint="eastAsia"/>
          <w:sz w:val="28"/>
          <w:szCs w:val="28"/>
        </w:rPr>
        <w:t>数据</w:t>
      </w:r>
      <w:r w:rsidR="00CB7D1E" w:rsidRPr="00CB7D1E">
        <w:rPr>
          <w:rFonts w:ascii="Times New Roman" w:hAnsi="宋体" w:hint="eastAsia"/>
          <w:sz w:val="28"/>
          <w:szCs w:val="28"/>
        </w:rPr>
        <w:t>的识别和提取对本</w:t>
      </w:r>
      <w:r w:rsidR="003C557A">
        <w:rPr>
          <w:rFonts w:ascii="Times New Roman" w:hAnsi="宋体" w:hint="eastAsia"/>
          <w:sz w:val="28"/>
          <w:szCs w:val="28"/>
        </w:rPr>
        <w:t>系统</w:t>
      </w:r>
      <w:r w:rsidR="003C557A">
        <w:rPr>
          <w:rFonts w:ascii="Times New Roman" w:hAnsi="宋体"/>
          <w:sz w:val="28"/>
          <w:szCs w:val="28"/>
        </w:rPr>
        <w:t>的</w:t>
      </w:r>
      <w:r w:rsidR="003C557A">
        <w:rPr>
          <w:rFonts w:ascii="Times New Roman" w:hAnsi="宋体" w:hint="eastAsia"/>
          <w:sz w:val="28"/>
          <w:szCs w:val="28"/>
        </w:rPr>
        <w:t>解析</w:t>
      </w:r>
      <w:r w:rsidR="00072969">
        <w:rPr>
          <w:rFonts w:ascii="Times New Roman" w:hAnsi="宋体" w:hint="eastAsia"/>
          <w:sz w:val="28"/>
          <w:szCs w:val="28"/>
        </w:rPr>
        <w:t>的效果和性能进行了相应</w:t>
      </w:r>
      <w:r w:rsidR="00CB7D1E" w:rsidRPr="00CB7D1E">
        <w:rPr>
          <w:rFonts w:ascii="Times New Roman" w:hAnsi="宋体" w:hint="eastAsia"/>
          <w:sz w:val="28"/>
          <w:szCs w:val="28"/>
        </w:rPr>
        <w:t>的测试和评估。</w:t>
      </w:r>
    </w:p>
    <w:p w14:paraId="5D74BCD8" w14:textId="77777777" w:rsidR="00173303" w:rsidRDefault="00173303" w:rsidP="00CB7D1E">
      <w:pPr>
        <w:spacing w:line="400" w:lineRule="exact"/>
        <w:rPr>
          <w:rFonts w:ascii="Times New Roman" w:hAnsi="Times New Roman"/>
          <w:sz w:val="28"/>
          <w:szCs w:val="28"/>
        </w:rPr>
      </w:pPr>
      <w:r>
        <w:rPr>
          <w:rFonts w:ascii="Times New Roman" w:eastAsia="黑体" w:hAnsi="Times New Roman"/>
          <w:b/>
          <w:sz w:val="28"/>
          <w:szCs w:val="28"/>
        </w:rPr>
        <w:t>关键词：</w:t>
      </w:r>
      <w:r w:rsidR="00072969">
        <w:rPr>
          <w:rFonts w:ascii="Times New Roman" w:hAnsi="Times New Roman" w:hint="eastAsia"/>
          <w:sz w:val="28"/>
          <w:szCs w:val="28"/>
        </w:rPr>
        <w:t>PDF</w:t>
      </w:r>
      <w:r w:rsidR="00072969">
        <w:rPr>
          <w:rFonts w:ascii="Times New Roman" w:hAnsi="Times New Roman" w:hint="eastAsia"/>
          <w:sz w:val="28"/>
          <w:szCs w:val="28"/>
        </w:rPr>
        <w:t>结构</w:t>
      </w:r>
      <w:r>
        <w:rPr>
          <w:rFonts w:ascii="Times New Roman" w:hAnsi="Times New Roman" w:hint="eastAsia"/>
          <w:sz w:val="28"/>
          <w:szCs w:val="28"/>
        </w:rPr>
        <w:t xml:space="preserve"> </w:t>
      </w:r>
      <w:r w:rsidR="00072969">
        <w:rPr>
          <w:rFonts w:ascii="Times New Roman" w:hAnsi="Times New Roman" w:hint="eastAsia"/>
          <w:sz w:val="28"/>
          <w:szCs w:val="28"/>
        </w:rPr>
        <w:t>表格识别</w:t>
      </w:r>
      <w:r>
        <w:rPr>
          <w:rFonts w:ascii="Times New Roman" w:hAnsi="Times New Roman" w:hint="eastAsia"/>
          <w:sz w:val="28"/>
          <w:szCs w:val="28"/>
        </w:rPr>
        <w:t xml:space="preserve"> </w:t>
      </w:r>
      <w:r w:rsidR="00072969">
        <w:rPr>
          <w:rFonts w:ascii="Times New Roman" w:hAnsi="Times New Roman" w:hint="eastAsia"/>
          <w:sz w:val="28"/>
          <w:szCs w:val="28"/>
        </w:rPr>
        <w:t>表格栅格化</w:t>
      </w:r>
      <w:r>
        <w:rPr>
          <w:rFonts w:ascii="Times New Roman" w:hAnsi="Times New Roman" w:hint="eastAsia"/>
          <w:sz w:val="28"/>
          <w:szCs w:val="28"/>
        </w:rPr>
        <w:t xml:space="preserve"> </w:t>
      </w:r>
      <w:r w:rsidR="009F7D62">
        <w:rPr>
          <w:rFonts w:ascii="Times New Roman" w:hAnsi="Times New Roman" w:hint="eastAsia"/>
          <w:sz w:val="28"/>
          <w:szCs w:val="28"/>
        </w:rPr>
        <w:t>表格</w:t>
      </w:r>
      <w:r w:rsidR="00DD5973">
        <w:rPr>
          <w:rFonts w:ascii="Times New Roman" w:hAnsi="Times New Roman" w:hint="eastAsia"/>
          <w:sz w:val="28"/>
          <w:szCs w:val="28"/>
        </w:rPr>
        <w:t>框线</w:t>
      </w:r>
      <w:r w:rsidR="00DD5973">
        <w:rPr>
          <w:rFonts w:ascii="Times New Roman" w:hAnsi="Times New Roman"/>
          <w:sz w:val="28"/>
          <w:szCs w:val="28"/>
        </w:rPr>
        <w:t>识别</w:t>
      </w:r>
    </w:p>
    <w:p w14:paraId="627DA161" w14:textId="61603B71" w:rsidR="00173303" w:rsidRDefault="00173303" w:rsidP="006E7A03">
      <w:pPr>
        <w:pageBreakBefore/>
        <w:spacing w:afterLines="300" w:after="978" w:line="400" w:lineRule="exact"/>
        <w:jc w:val="center"/>
        <w:rPr>
          <w:rFonts w:ascii="Times New Roman" w:hAnsi="Times New Roman"/>
          <w:b/>
          <w:sz w:val="32"/>
          <w:szCs w:val="24"/>
        </w:rPr>
      </w:pPr>
      <w:bookmarkStart w:id="21" w:name="_Toc159148855"/>
      <w:r>
        <w:rPr>
          <w:rFonts w:ascii="Times New Roman" w:hAnsi="Times New Roman" w:hint="eastAsia"/>
          <w:b/>
          <w:sz w:val="32"/>
          <w:szCs w:val="24"/>
        </w:rPr>
        <w:lastRenderedPageBreak/>
        <w:t xml:space="preserve">Design and Implementation of </w:t>
      </w:r>
      <w:r w:rsidR="00E67DE2">
        <w:rPr>
          <w:rFonts w:ascii="Times New Roman" w:hAnsi="Times New Roman"/>
          <w:b/>
          <w:sz w:val="32"/>
          <w:szCs w:val="24"/>
        </w:rPr>
        <w:t>PDF Format Based</w:t>
      </w:r>
      <w:r>
        <w:rPr>
          <w:rFonts w:ascii="Times New Roman" w:hAnsi="Times New Roman" w:hint="eastAsia"/>
          <w:b/>
          <w:sz w:val="32"/>
          <w:szCs w:val="24"/>
        </w:rPr>
        <w:t xml:space="preserve"> </w:t>
      </w:r>
      <w:r w:rsidR="00D31102">
        <w:rPr>
          <w:rFonts w:ascii="Times New Roman" w:hAnsi="Times New Roman"/>
          <w:b/>
          <w:sz w:val="32"/>
          <w:szCs w:val="24"/>
        </w:rPr>
        <w:t xml:space="preserve">Table Extraction </w:t>
      </w:r>
      <w:r w:rsidR="00563E0E">
        <w:rPr>
          <w:rFonts w:ascii="Times New Roman" w:hAnsi="Times New Roman"/>
          <w:b/>
          <w:sz w:val="32"/>
          <w:szCs w:val="24"/>
        </w:rPr>
        <w:t>Method</w:t>
      </w:r>
    </w:p>
    <w:p w14:paraId="08A4EA32" w14:textId="77777777" w:rsidR="00173303" w:rsidRDefault="00173303" w:rsidP="006E7A03">
      <w:pPr>
        <w:spacing w:afterLines="300" w:after="978"/>
        <w:jc w:val="center"/>
        <w:rPr>
          <w:rFonts w:ascii="Times New Roman" w:hAnsi="Times New Roman"/>
          <w:sz w:val="32"/>
          <w:szCs w:val="32"/>
        </w:rPr>
      </w:pPr>
      <w:r>
        <w:rPr>
          <w:rFonts w:ascii="Times New Roman" w:hAnsi="Times New Roman"/>
          <w:sz w:val="32"/>
          <w:szCs w:val="32"/>
        </w:rPr>
        <w:t>ABSTRACT</w:t>
      </w:r>
      <w:bookmarkEnd w:id="21"/>
    </w:p>
    <w:p w14:paraId="39B93F7B" w14:textId="77777777" w:rsidR="005F3294" w:rsidRDefault="005F3294">
      <w:pPr>
        <w:spacing w:line="400" w:lineRule="exact"/>
        <w:ind w:firstLine="560"/>
        <w:rPr>
          <w:rFonts w:ascii="Times New Roman" w:hAnsi="Times New Roman"/>
          <w:kern w:val="0"/>
          <w:sz w:val="28"/>
          <w:szCs w:val="28"/>
        </w:rPr>
      </w:pPr>
      <w:r>
        <w:rPr>
          <w:rFonts w:ascii="Times New Roman" w:hAnsi="Times New Roman"/>
          <w:kern w:val="0"/>
          <w:sz w:val="28"/>
          <w:szCs w:val="28"/>
        </w:rPr>
        <w:t>PDF</w:t>
      </w:r>
      <w:r>
        <w:rPr>
          <w:rFonts w:ascii="Times New Roman" w:hAnsi="Times New Roman" w:hint="eastAsia"/>
          <w:kern w:val="0"/>
          <w:sz w:val="28"/>
          <w:szCs w:val="28"/>
        </w:rPr>
        <w:t>（</w:t>
      </w:r>
      <w:r>
        <w:rPr>
          <w:rFonts w:ascii="Times New Roman" w:hAnsi="Times New Roman"/>
          <w:kern w:val="0"/>
          <w:sz w:val="28"/>
          <w:szCs w:val="28"/>
        </w:rPr>
        <w:t>Portable Document Format</w:t>
      </w:r>
      <w:r>
        <w:rPr>
          <w:rFonts w:ascii="Times New Roman" w:hAnsi="Times New Roman" w:hint="eastAsia"/>
          <w:kern w:val="0"/>
          <w:sz w:val="28"/>
          <w:szCs w:val="28"/>
        </w:rPr>
        <w:t>）</w:t>
      </w:r>
      <w:r w:rsidRPr="005F3294">
        <w:rPr>
          <w:rFonts w:ascii="Times New Roman" w:hAnsi="Times New Roman"/>
          <w:kern w:val="0"/>
          <w:sz w:val="28"/>
          <w:szCs w:val="28"/>
        </w:rPr>
        <w:t>is a</w:t>
      </w:r>
      <w:r>
        <w:rPr>
          <w:rFonts w:ascii="Times New Roman" w:hAnsi="Times New Roman"/>
          <w:kern w:val="0"/>
          <w:sz w:val="28"/>
          <w:szCs w:val="28"/>
        </w:rPr>
        <w:t>n</w:t>
      </w:r>
      <w:r w:rsidRPr="005F3294">
        <w:rPr>
          <w:rFonts w:ascii="Times New Roman" w:hAnsi="Times New Roman"/>
          <w:kern w:val="0"/>
          <w:sz w:val="28"/>
          <w:szCs w:val="28"/>
        </w:rPr>
        <w:t xml:space="preserve"> unique portable cross-platform file </w:t>
      </w:r>
      <w:r>
        <w:rPr>
          <w:rFonts w:ascii="Times New Roman" w:hAnsi="Times New Roman"/>
          <w:kern w:val="0"/>
          <w:sz w:val="28"/>
          <w:szCs w:val="28"/>
        </w:rPr>
        <w:t>Format developed by Adobe. The c</w:t>
      </w:r>
      <w:r w:rsidRPr="005F3294">
        <w:rPr>
          <w:rFonts w:ascii="Times New Roman" w:hAnsi="Times New Roman"/>
          <w:kern w:val="0"/>
          <w:sz w:val="28"/>
          <w:szCs w:val="28"/>
        </w:rPr>
        <w:t>ross-platform feature makes PDF files widely used in Windows, Unix, Max OS and other current mainstream operating system and make it become the internet electronic document issued and ideal document format of digital information transmission.</w:t>
      </w:r>
      <w:r>
        <w:rPr>
          <w:rFonts w:ascii="Times New Roman" w:hAnsi="Times New Roman"/>
          <w:kern w:val="0"/>
          <w:sz w:val="28"/>
          <w:szCs w:val="28"/>
        </w:rPr>
        <w:t xml:space="preserve"> </w:t>
      </w:r>
      <w:r w:rsidRPr="005F3294">
        <w:rPr>
          <w:rFonts w:ascii="Times New Roman" w:hAnsi="Times New Roman"/>
          <w:kern w:val="0"/>
          <w:sz w:val="28"/>
          <w:szCs w:val="28"/>
        </w:rPr>
        <w:t>Now on the internet, more and more electronic books, product specification, company earnings announcement,</w:t>
      </w:r>
      <w:r>
        <w:rPr>
          <w:rFonts w:ascii="Times New Roman" w:hAnsi="Times New Roman"/>
          <w:kern w:val="0"/>
          <w:sz w:val="28"/>
          <w:szCs w:val="28"/>
        </w:rPr>
        <w:t xml:space="preserve"> </w:t>
      </w:r>
      <w:r w:rsidRPr="005F3294">
        <w:rPr>
          <w:rFonts w:ascii="Times New Roman" w:hAnsi="Times New Roman"/>
          <w:kern w:val="0"/>
          <w:sz w:val="28"/>
          <w:szCs w:val="28"/>
        </w:rPr>
        <w:t>network information, science, literature, E-mail,</w:t>
      </w:r>
      <w:r>
        <w:rPr>
          <w:rFonts w:ascii="Times New Roman" w:hAnsi="Times New Roman"/>
          <w:kern w:val="0"/>
          <w:sz w:val="28"/>
          <w:szCs w:val="28"/>
        </w:rPr>
        <w:t xml:space="preserve"> </w:t>
      </w:r>
      <w:r w:rsidRPr="005F3294">
        <w:rPr>
          <w:rFonts w:ascii="Times New Roman" w:hAnsi="Times New Roman"/>
          <w:kern w:val="0"/>
          <w:sz w:val="28"/>
          <w:szCs w:val="28"/>
        </w:rPr>
        <w:t>etc are firstly choosing PDF format as electronic document format.</w:t>
      </w:r>
    </w:p>
    <w:p w14:paraId="12C517D2" w14:textId="78299F3F" w:rsidR="006019EC" w:rsidRPr="006019EC" w:rsidRDefault="00177EE7" w:rsidP="006019EC">
      <w:pPr>
        <w:spacing w:line="400" w:lineRule="exact"/>
        <w:ind w:firstLine="420"/>
        <w:rPr>
          <w:rFonts w:ascii="Times New Roman" w:hAnsi="Times New Roman"/>
          <w:kern w:val="0"/>
          <w:sz w:val="28"/>
          <w:szCs w:val="28"/>
        </w:rPr>
      </w:pPr>
      <w:r w:rsidRPr="00177EE7">
        <w:rPr>
          <w:rFonts w:ascii="Times New Roman" w:hAnsi="Times New Roman"/>
          <w:kern w:val="0"/>
          <w:sz w:val="28"/>
          <w:szCs w:val="28"/>
        </w:rPr>
        <w:t>With the popularity of PDF format, a large number of valuable information are presented in the form of a PDF document.</w:t>
      </w:r>
      <w:r>
        <w:rPr>
          <w:rFonts w:ascii="Times New Roman" w:hAnsi="Times New Roman"/>
          <w:kern w:val="0"/>
          <w:sz w:val="28"/>
          <w:szCs w:val="28"/>
        </w:rPr>
        <w:t xml:space="preserve"> </w:t>
      </w:r>
      <w:r w:rsidRPr="00177EE7">
        <w:rPr>
          <w:rFonts w:ascii="Times New Roman" w:hAnsi="Times New Roman"/>
          <w:kern w:val="0"/>
          <w:sz w:val="28"/>
          <w:szCs w:val="28"/>
        </w:rPr>
        <w:t>So to extract valuable information from PDF files have become a research hotspot in recent years.</w:t>
      </w:r>
      <w:r>
        <w:rPr>
          <w:rFonts w:ascii="Times New Roman" w:hAnsi="Times New Roman"/>
          <w:kern w:val="0"/>
          <w:sz w:val="28"/>
          <w:szCs w:val="28"/>
        </w:rPr>
        <w:t xml:space="preserve"> </w:t>
      </w:r>
      <w:r w:rsidRPr="00177EE7">
        <w:rPr>
          <w:rFonts w:ascii="Times New Roman" w:hAnsi="Times New Roman"/>
          <w:kern w:val="0"/>
          <w:sz w:val="28"/>
          <w:szCs w:val="28"/>
        </w:rPr>
        <w:t>However, due to the complex structure of PDF, it is not that easy t</w:t>
      </w:r>
      <w:r>
        <w:rPr>
          <w:rFonts w:ascii="Times New Roman" w:hAnsi="Times New Roman"/>
          <w:kern w:val="0"/>
          <w:sz w:val="28"/>
          <w:szCs w:val="28"/>
        </w:rPr>
        <w:t xml:space="preserve">o extract text, graphics, tables </w:t>
      </w:r>
      <w:r w:rsidRPr="00177EE7">
        <w:rPr>
          <w:rFonts w:ascii="Times New Roman" w:hAnsi="Times New Roman"/>
          <w:kern w:val="0"/>
          <w:sz w:val="28"/>
          <w:szCs w:val="28"/>
        </w:rPr>
        <w:t>from PDF files, especially for PDF tables' extra</w:t>
      </w:r>
      <w:r>
        <w:rPr>
          <w:rFonts w:ascii="Times New Roman" w:hAnsi="Times New Roman"/>
          <w:kern w:val="0"/>
          <w:sz w:val="28"/>
          <w:szCs w:val="28"/>
        </w:rPr>
        <w:t>c</w:t>
      </w:r>
      <w:r w:rsidRPr="00177EE7">
        <w:rPr>
          <w:rFonts w:ascii="Times New Roman" w:hAnsi="Times New Roman"/>
          <w:kern w:val="0"/>
          <w:sz w:val="28"/>
          <w:szCs w:val="28"/>
        </w:rPr>
        <w:t xml:space="preserve">tion. PDF format </w:t>
      </w:r>
      <w:r>
        <w:rPr>
          <w:rFonts w:ascii="Times New Roman" w:hAnsi="Times New Roman"/>
          <w:kern w:val="0"/>
          <w:sz w:val="28"/>
          <w:szCs w:val="28"/>
        </w:rPr>
        <w:t>is different from Html format. T</w:t>
      </w:r>
      <w:r w:rsidRPr="00177EE7">
        <w:rPr>
          <w:rFonts w:ascii="Times New Roman" w:hAnsi="Times New Roman"/>
          <w:kern w:val="0"/>
          <w:sz w:val="28"/>
          <w:szCs w:val="28"/>
        </w:rPr>
        <w:t>here is no definition for tables in a PDF file. A table in PDF files are collection of words and lines which make PDF table extraction a big challenge.</w:t>
      </w:r>
      <w:r>
        <w:rPr>
          <w:rFonts w:ascii="Times New Roman" w:hAnsi="Times New Roman"/>
          <w:kern w:val="0"/>
          <w:sz w:val="28"/>
          <w:szCs w:val="28"/>
        </w:rPr>
        <w:t xml:space="preserve"> </w:t>
      </w:r>
      <w:r w:rsidRPr="00177EE7">
        <w:rPr>
          <w:rFonts w:ascii="Times New Roman" w:hAnsi="Times New Roman"/>
          <w:kern w:val="0"/>
          <w:sz w:val="28"/>
          <w:szCs w:val="28"/>
        </w:rPr>
        <w:t xml:space="preserve">Traditional methods for table recognition and extraction are highly relies on the tag of Html form information which is not suitable for PDF table extraction. In order to solve this problem, this paper presents a general </w:t>
      </w:r>
      <w:r w:rsidR="00563E0E">
        <w:rPr>
          <w:rFonts w:ascii="Times New Roman" w:hAnsi="Times New Roman"/>
          <w:kern w:val="0"/>
          <w:sz w:val="28"/>
          <w:szCs w:val="28"/>
        </w:rPr>
        <w:t>method</w:t>
      </w:r>
      <w:r w:rsidRPr="00177EE7">
        <w:rPr>
          <w:rFonts w:ascii="Times New Roman" w:hAnsi="Times New Roman"/>
          <w:kern w:val="0"/>
          <w:sz w:val="28"/>
          <w:szCs w:val="28"/>
        </w:rPr>
        <w:t xml:space="preserve"> for PDF table recognition and extraction. In order to verify the validity and accuracy of the </w:t>
      </w:r>
      <w:r w:rsidR="00563E0E">
        <w:rPr>
          <w:rFonts w:ascii="Times New Roman" w:hAnsi="Times New Roman"/>
          <w:kern w:val="0"/>
          <w:sz w:val="28"/>
          <w:szCs w:val="28"/>
        </w:rPr>
        <w:t>method</w:t>
      </w:r>
      <w:r w:rsidRPr="00177EE7">
        <w:rPr>
          <w:rFonts w:ascii="Times New Roman" w:hAnsi="Times New Roman"/>
          <w:kern w:val="0"/>
          <w:sz w:val="28"/>
          <w:szCs w:val="28"/>
        </w:rPr>
        <w:t>,</w:t>
      </w:r>
      <w:r>
        <w:rPr>
          <w:rFonts w:ascii="Times New Roman" w:hAnsi="Times New Roman"/>
          <w:kern w:val="0"/>
          <w:sz w:val="28"/>
          <w:szCs w:val="28"/>
        </w:rPr>
        <w:t xml:space="preserve"> </w:t>
      </w:r>
      <w:r w:rsidRPr="00177EE7">
        <w:rPr>
          <w:rFonts w:ascii="Times New Roman" w:hAnsi="Times New Roman"/>
          <w:kern w:val="0"/>
          <w:sz w:val="28"/>
          <w:szCs w:val="28"/>
        </w:rPr>
        <w:t xml:space="preserve">the paper then apply the </w:t>
      </w:r>
      <w:r w:rsidR="00563E0E">
        <w:rPr>
          <w:rFonts w:ascii="Times New Roman" w:hAnsi="Times New Roman"/>
          <w:kern w:val="0"/>
          <w:sz w:val="28"/>
          <w:szCs w:val="28"/>
        </w:rPr>
        <w:t>method</w:t>
      </w:r>
      <w:r w:rsidRPr="00177EE7">
        <w:rPr>
          <w:rFonts w:ascii="Times New Roman" w:hAnsi="Times New Roman"/>
          <w:kern w:val="0"/>
          <w:sz w:val="28"/>
          <w:szCs w:val="28"/>
        </w:rPr>
        <w:t xml:space="preserve"> on the extraction of financial table data, the result shows that the </w:t>
      </w:r>
      <w:r w:rsidR="00563E0E">
        <w:rPr>
          <w:rFonts w:ascii="Times New Roman" w:hAnsi="Times New Roman"/>
          <w:kern w:val="0"/>
          <w:sz w:val="28"/>
          <w:szCs w:val="28"/>
        </w:rPr>
        <w:t>method</w:t>
      </w:r>
      <w:r w:rsidRPr="00177EE7">
        <w:rPr>
          <w:rFonts w:ascii="Times New Roman" w:hAnsi="Times New Roman"/>
          <w:kern w:val="0"/>
          <w:sz w:val="28"/>
          <w:szCs w:val="28"/>
        </w:rPr>
        <w:t xml:space="preserve"> has good performance.</w:t>
      </w:r>
      <w:r>
        <w:rPr>
          <w:rFonts w:ascii="Times New Roman" w:hAnsi="Times New Roman" w:hint="eastAsia"/>
          <w:kern w:val="0"/>
          <w:sz w:val="28"/>
          <w:szCs w:val="28"/>
        </w:rPr>
        <w:t xml:space="preserve"> </w:t>
      </w:r>
    </w:p>
    <w:p w14:paraId="2E2F875E" w14:textId="40AEF54A" w:rsidR="00177EE7" w:rsidRDefault="006019EC" w:rsidP="006019EC">
      <w:pPr>
        <w:spacing w:afterLines="200" w:after="652" w:line="400" w:lineRule="exact"/>
        <w:ind w:firstLine="420"/>
        <w:rPr>
          <w:rFonts w:ascii="Times New Roman" w:hAnsi="Times New Roman"/>
          <w:kern w:val="0"/>
          <w:sz w:val="28"/>
          <w:szCs w:val="28"/>
        </w:rPr>
      </w:pPr>
      <w:r>
        <w:rPr>
          <w:rFonts w:ascii="Times New Roman" w:hAnsi="Times New Roman"/>
          <w:kern w:val="0"/>
          <w:sz w:val="28"/>
          <w:szCs w:val="28"/>
        </w:rPr>
        <w:t>T</w:t>
      </w:r>
      <w:r w:rsidRPr="006019EC">
        <w:rPr>
          <w:rFonts w:ascii="Times New Roman" w:hAnsi="Times New Roman"/>
          <w:kern w:val="0"/>
          <w:sz w:val="28"/>
          <w:szCs w:val="28"/>
        </w:rPr>
        <w:t>he paper firstly elaborated the research background, the main characteristics of the PDF is introduced, at the same time introduced the PDFBox library which is used by the system.</w:t>
      </w:r>
      <w:r>
        <w:rPr>
          <w:rFonts w:ascii="Times New Roman" w:hAnsi="Times New Roman"/>
          <w:kern w:val="0"/>
          <w:sz w:val="28"/>
          <w:szCs w:val="28"/>
        </w:rPr>
        <w:t xml:space="preserve"> </w:t>
      </w:r>
      <w:r w:rsidRPr="006019EC">
        <w:rPr>
          <w:rFonts w:ascii="Times New Roman" w:hAnsi="Times New Roman"/>
          <w:kern w:val="0"/>
          <w:sz w:val="28"/>
          <w:szCs w:val="28"/>
        </w:rPr>
        <w:t xml:space="preserve">Secondly, the paper compares several common table extraction </w:t>
      </w:r>
      <w:r w:rsidR="00563E0E">
        <w:rPr>
          <w:rFonts w:ascii="Times New Roman" w:hAnsi="Times New Roman"/>
          <w:kern w:val="0"/>
          <w:sz w:val="28"/>
          <w:szCs w:val="28"/>
        </w:rPr>
        <w:t>method</w:t>
      </w:r>
      <w:r w:rsidRPr="006019EC">
        <w:rPr>
          <w:rFonts w:ascii="Times New Roman" w:hAnsi="Times New Roman"/>
          <w:kern w:val="0"/>
          <w:sz w:val="28"/>
          <w:szCs w:val="28"/>
        </w:rPr>
        <w:t xml:space="preserve">, through the comparison and </w:t>
      </w:r>
      <w:r w:rsidRPr="006019EC">
        <w:rPr>
          <w:rFonts w:ascii="Times New Roman" w:hAnsi="Times New Roman"/>
          <w:kern w:val="0"/>
          <w:sz w:val="28"/>
          <w:szCs w:val="28"/>
        </w:rPr>
        <w:lastRenderedPageBreak/>
        <w:t xml:space="preserve">analysis of the pros and cons of each </w:t>
      </w:r>
      <w:r w:rsidR="00563E0E">
        <w:rPr>
          <w:rFonts w:ascii="Times New Roman" w:hAnsi="Times New Roman"/>
          <w:kern w:val="0"/>
          <w:sz w:val="28"/>
          <w:szCs w:val="28"/>
        </w:rPr>
        <w:t>method</w:t>
      </w:r>
      <w:r w:rsidRPr="006019EC">
        <w:rPr>
          <w:rFonts w:ascii="Times New Roman" w:hAnsi="Times New Roman"/>
          <w:kern w:val="0"/>
          <w:sz w:val="28"/>
          <w:szCs w:val="28"/>
        </w:rPr>
        <w:t xml:space="preserve"> eventually lead to the </w:t>
      </w:r>
      <w:r w:rsidR="00563E0E">
        <w:rPr>
          <w:rFonts w:ascii="Times New Roman" w:hAnsi="Times New Roman"/>
          <w:kern w:val="0"/>
          <w:sz w:val="28"/>
          <w:szCs w:val="28"/>
        </w:rPr>
        <w:t>method</w:t>
      </w:r>
      <w:r w:rsidRPr="006019EC">
        <w:rPr>
          <w:rFonts w:ascii="Times New Roman" w:hAnsi="Times New Roman"/>
          <w:kern w:val="0"/>
          <w:sz w:val="28"/>
          <w:szCs w:val="28"/>
        </w:rPr>
        <w:t xml:space="preserve"> which is used by the paper.</w:t>
      </w:r>
      <w:r>
        <w:rPr>
          <w:rFonts w:ascii="Times New Roman" w:hAnsi="Times New Roman"/>
          <w:kern w:val="0"/>
          <w:sz w:val="28"/>
          <w:szCs w:val="28"/>
        </w:rPr>
        <w:t xml:space="preserve"> </w:t>
      </w:r>
      <w:r w:rsidRPr="006019EC">
        <w:rPr>
          <w:rFonts w:ascii="Times New Roman" w:hAnsi="Times New Roman"/>
          <w:kern w:val="0"/>
          <w:sz w:val="28"/>
          <w:szCs w:val="28"/>
        </w:rPr>
        <w:t xml:space="preserve">The paper then made detailed introduction of the PDF files' table extraction </w:t>
      </w:r>
      <w:r w:rsidR="00563E0E">
        <w:rPr>
          <w:rFonts w:ascii="Times New Roman" w:hAnsi="Times New Roman"/>
          <w:kern w:val="0"/>
          <w:sz w:val="28"/>
          <w:szCs w:val="28"/>
        </w:rPr>
        <w:t>method</w:t>
      </w:r>
      <w:r w:rsidRPr="006019EC">
        <w:rPr>
          <w:rFonts w:ascii="Times New Roman" w:hAnsi="Times New Roman"/>
          <w:kern w:val="0"/>
          <w:sz w:val="28"/>
          <w:szCs w:val="28"/>
        </w:rPr>
        <w:t xml:space="preserve"> including basic box line i</w:t>
      </w:r>
      <w:r w:rsidR="00546B82">
        <w:rPr>
          <w:rFonts w:ascii="Times New Roman" w:hAnsi="Times New Roman"/>
          <w:kern w:val="0"/>
          <w:sz w:val="28"/>
          <w:szCs w:val="28"/>
        </w:rPr>
        <w:t xml:space="preserve">dentification, table </w:t>
      </w:r>
      <w:r w:rsidRPr="006019EC">
        <w:rPr>
          <w:rFonts w:ascii="Times New Roman" w:hAnsi="Times New Roman"/>
          <w:kern w:val="0"/>
          <w:sz w:val="28"/>
          <w:szCs w:val="28"/>
        </w:rPr>
        <w:t>reduction, first raw and first column processing, across page table merging</w:t>
      </w:r>
      <w:r w:rsidR="00546B82">
        <w:rPr>
          <w:rFonts w:ascii="Times New Roman" w:hAnsi="Times New Roman"/>
          <w:kern w:val="0"/>
          <w:sz w:val="28"/>
          <w:szCs w:val="28"/>
        </w:rPr>
        <w:t xml:space="preserve">, tabular data format, etc. </w:t>
      </w:r>
      <w:r w:rsidRPr="006019EC">
        <w:rPr>
          <w:rFonts w:ascii="Times New Roman" w:hAnsi="Times New Roman"/>
          <w:kern w:val="0"/>
          <w:sz w:val="28"/>
          <w:szCs w:val="28"/>
        </w:rPr>
        <w:t xml:space="preserve">Finally, the paper tested and evaluated the </w:t>
      </w:r>
      <w:r w:rsidR="00563E0E">
        <w:rPr>
          <w:rFonts w:ascii="Times New Roman" w:hAnsi="Times New Roman"/>
          <w:kern w:val="0"/>
          <w:sz w:val="28"/>
          <w:szCs w:val="28"/>
        </w:rPr>
        <w:t>method</w:t>
      </w:r>
      <w:r w:rsidRPr="006019EC">
        <w:rPr>
          <w:rFonts w:ascii="Times New Roman" w:hAnsi="Times New Roman"/>
          <w:kern w:val="0"/>
          <w:sz w:val="28"/>
          <w:szCs w:val="28"/>
        </w:rPr>
        <w:t>'s performance by implementing the three financial statements form data recognition and extraction.</w:t>
      </w:r>
    </w:p>
    <w:p w14:paraId="7068DDD6" w14:textId="77777777" w:rsidR="00173303" w:rsidRDefault="00173303">
      <w:pPr>
        <w:spacing w:line="400" w:lineRule="exact"/>
        <w:rPr>
          <w:rFonts w:ascii="Times New Roman" w:hAnsi="Times New Roman"/>
          <w:kern w:val="0"/>
          <w:sz w:val="28"/>
          <w:szCs w:val="28"/>
        </w:rPr>
      </w:pPr>
      <w:r>
        <w:rPr>
          <w:rFonts w:ascii="Times New Roman" w:eastAsia="黑体" w:hAnsi="Times New Roman"/>
          <w:b/>
          <w:kern w:val="0"/>
          <w:sz w:val="28"/>
          <w:szCs w:val="28"/>
        </w:rPr>
        <w:t>KEY WORDS</w:t>
      </w:r>
      <w:r>
        <w:rPr>
          <w:rFonts w:ascii="Times New Roman" w:hAnsi="Times New Roman"/>
          <w:b/>
          <w:kern w:val="0"/>
          <w:sz w:val="28"/>
          <w:szCs w:val="28"/>
        </w:rPr>
        <w:t>:</w:t>
      </w:r>
      <w:r>
        <w:rPr>
          <w:rFonts w:ascii="Times New Roman" w:hAnsi="Times New Roman"/>
          <w:kern w:val="0"/>
          <w:sz w:val="28"/>
          <w:szCs w:val="28"/>
        </w:rPr>
        <w:t xml:space="preserve">  </w:t>
      </w:r>
      <w:r w:rsidR="009F7D62">
        <w:rPr>
          <w:rFonts w:ascii="Times New Roman" w:hAnsi="Times New Roman"/>
          <w:kern w:val="0"/>
          <w:sz w:val="28"/>
          <w:szCs w:val="28"/>
        </w:rPr>
        <w:t xml:space="preserve">structure of PDF </w:t>
      </w:r>
      <w:r w:rsidR="00522EE9">
        <w:rPr>
          <w:rFonts w:ascii="Times New Roman" w:hAnsi="Times New Roman"/>
          <w:kern w:val="0"/>
          <w:sz w:val="28"/>
          <w:szCs w:val="28"/>
        </w:rPr>
        <w:t xml:space="preserve"> </w:t>
      </w:r>
      <w:r w:rsidR="009F7D62">
        <w:rPr>
          <w:rFonts w:ascii="Times New Roman" w:hAnsi="Times New Roman"/>
          <w:kern w:val="0"/>
          <w:sz w:val="28"/>
          <w:szCs w:val="28"/>
        </w:rPr>
        <w:t xml:space="preserve">table recognition </w:t>
      </w:r>
      <w:r w:rsidR="00ED488E">
        <w:rPr>
          <w:rFonts w:ascii="Times New Roman" w:hAnsi="Times New Roman"/>
          <w:kern w:val="0"/>
          <w:sz w:val="28"/>
          <w:szCs w:val="28"/>
        </w:rPr>
        <w:t xml:space="preserve"> table rasterize  box line identification</w:t>
      </w:r>
    </w:p>
    <w:p w14:paraId="02135FE5" w14:textId="77777777" w:rsidR="00173303" w:rsidRDefault="00173303" w:rsidP="006E7A03">
      <w:pPr>
        <w:spacing w:afterLines="200" w:after="652" w:line="400" w:lineRule="exact"/>
        <w:jc w:val="center"/>
        <w:rPr>
          <w:rFonts w:ascii="黑体" w:eastAsia="黑体" w:hAnsi="黑体"/>
          <w:sz w:val="32"/>
          <w:szCs w:val="32"/>
        </w:rPr>
      </w:pPr>
      <w:r>
        <w:rPr>
          <w:rFonts w:ascii="Times New Roman" w:hAnsi="Times New Roman"/>
          <w:kern w:val="0"/>
          <w:sz w:val="28"/>
          <w:szCs w:val="28"/>
        </w:rPr>
        <w:br w:type="page"/>
      </w:r>
      <w:r>
        <w:rPr>
          <w:rFonts w:ascii="黑体" w:eastAsia="黑体" w:hAnsi="黑体"/>
          <w:sz w:val="32"/>
          <w:szCs w:val="32"/>
        </w:rPr>
        <w:lastRenderedPageBreak/>
        <w:t>目</w:t>
      </w:r>
      <w:r>
        <w:rPr>
          <w:rFonts w:ascii="黑体" w:eastAsia="黑体" w:hAnsi="黑体" w:hint="eastAsia"/>
          <w:sz w:val="32"/>
          <w:szCs w:val="32"/>
        </w:rPr>
        <w:t xml:space="preserve">  </w:t>
      </w:r>
      <w:r>
        <w:rPr>
          <w:rFonts w:ascii="黑体" w:eastAsia="黑体" w:hAnsi="黑体"/>
          <w:sz w:val="32"/>
          <w:szCs w:val="32"/>
        </w:rPr>
        <w:t>录</w:t>
      </w:r>
    </w:p>
    <w:p w14:paraId="5611CF3C" w14:textId="77777777" w:rsidR="008C5BD0" w:rsidRDefault="00173303">
      <w:pPr>
        <w:pStyle w:val="12"/>
        <w:rPr>
          <w:rFonts w:asciiTheme="minorHAnsi" w:eastAsiaTheme="minorEastAsia" w:hAnsiTheme="minorHAnsi" w:cstheme="minorBidi"/>
          <w:noProof/>
          <w:sz w:val="21"/>
          <w:szCs w:val="22"/>
        </w:rPr>
      </w:pPr>
      <w:r>
        <w:rPr>
          <w:b/>
          <w:sz w:val="21"/>
          <w:szCs w:val="21"/>
        </w:rPr>
        <w:fldChar w:fldCharType="begin"/>
      </w:r>
      <w:r>
        <w:rPr>
          <w:b/>
          <w:sz w:val="21"/>
          <w:szCs w:val="21"/>
        </w:rPr>
        <w:instrText xml:space="preserve"> TOC \o "1-3" \h \z \u </w:instrText>
      </w:r>
      <w:r>
        <w:rPr>
          <w:b/>
          <w:sz w:val="21"/>
          <w:szCs w:val="21"/>
        </w:rPr>
        <w:fldChar w:fldCharType="separate"/>
      </w:r>
      <w:hyperlink w:anchor="_Toc406841142" w:history="1">
        <w:r w:rsidR="008C5BD0" w:rsidRPr="00E4333E">
          <w:rPr>
            <w:rStyle w:val="ae"/>
            <w:rFonts w:hint="eastAsia"/>
            <w:noProof/>
          </w:rPr>
          <w:t>第</w:t>
        </w:r>
        <w:r w:rsidR="008C5BD0" w:rsidRPr="00E4333E">
          <w:rPr>
            <w:rStyle w:val="ae"/>
            <w:rFonts w:hint="eastAsia"/>
            <w:noProof/>
          </w:rPr>
          <w:t>1</w:t>
        </w:r>
        <w:r w:rsidR="008C5BD0" w:rsidRPr="00E4333E">
          <w:rPr>
            <w:rStyle w:val="ae"/>
            <w:rFonts w:hint="eastAsia"/>
            <w:noProof/>
          </w:rPr>
          <w:t>章</w:t>
        </w:r>
        <w:r w:rsidR="008C5BD0">
          <w:rPr>
            <w:rFonts w:asciiTheme="minorHAnsi" w:eastAsiaTheme="minorEastAsia" w:hAnsiTheme="minorHAnsi" w:cstheme="minorBidi"/>
            <w:noProof/>
            <w:sz w:val="21"/>
            <w:szCs w:val="22"/>
          </w:rPr>
          <w:tab/>
        </w:r>
        <w:r w:rsidR="008C5BD0" w:rsidRPr="00E4333E">
          <w:rPr>
            <w:rStyle w:val="ae"/>
            <w:rFonts w:hint="eastAsia"/>
            <w:noProof/>
          </w:rPr>
          <w:t>绪论</w:t>
        </w:r>
        <w:r w:rsidR="008C5BD0">
          <w:rPr>
            <w:noProof/>
            <w:webHidden/>
          </w:rPr>
          <w:tab/>
        </w:r>
        <w:r w:rsidR="008C5BD0">
          <w:rPr>
            <w:noProof/>
            <w:webHidden/>
          </w:rPr>
          <w:fldChar w:fldCharType="begin"/>
        </w:r>
        <w:r w:rsidR="008C5BD0">
          <w:rPr>
            <w:noProof/>
            <w:webHidden/>
          </w:rPr>
          <w:instrText xml:space="preserve"> PAGEREF _Toc406841142 \h </w:instrText>
        </w:r>
        <w:r w:rsidR="008C5BD0">
          <w:rPr>
            <w:noProof/>
            <w:webHidden/>
          </w:rPr>
        </w:r>
        <w:r w:rsidR="008C5BD0">
          <w:rPr>
            <w:noProof/>
            <w:webHidden/>
          </w:rPr>
          <w:fldChar w:fldCharType="separate"/>
        </w:r>
        <w:r w:rsidR="008C5BD0">
          <w:rPr>
            <w:noProof/>
            <w:webHidden/>
          </w:rPr>
          <w:t>1</w:t>
        </w:r>
        <w:r w:rsidR="008C5BD0">
          <w:rPr>
            <w:noProof/>
            <w:webHidden/>
          </w:rPr>
          <w:fldChar w:fldCharType="end"/>
        </w:r>
      </w:hyperlink>
    </w:p>
    <w:p w14:paraId="0448071E" w14:textId="77777777" w:rsidR="008C5BD0" w:rsidRDefault="00C26EB2">
      <w:pPr>
        <w:pStyle w:val="21"/>
        <w:tabs>
          <w:tab w:val="right" w:leader="dot" w:pos="8778"/>
        </w:tabs>
        <w:ind w:left="480"/>
        <w:rPr>
          <w:rFonts w:asciiTheme="minorHAnsi" w:eastAsiaTheme="minorEastAsia" w:hAnsiTheme="minorHAnsi" w:cstheme="minorBidi"/>
          <w:noProof/>
          <w:sz w:val="21"/>
          <w:szCs w:val="22"/>
        </w:rPr>
      </w:pPr>
      <w:hyperlink w:anchor="_Toc406841143" w:history="1">
        <w:r w:rsidR="008C5BD0" w:rsidRPr="00E4333E">
          <w:rPr>
            <w:rStyle w:val="ae"/>
            <w:noProof/>
          </w:rPr>
          <w:t>1.1</w:t>
        </w:r>
        <w:r w:rsidR="008C5BD0" w:rsidRPr="00E4333E">
          <w:rPr>
            <w:rStyle w:val="ae"/>
            <w:rFonts w:hint="eastAsia"/>
            <w:noProof/>
          </w:rPr>
          <w:t xml:space="preserve"> </w:t>
        </w:r>
        <w:r w:rsidR="008C5BD0" w:rsidRPr="00E4333E">
          <w:rPr>
            <w:rStyle w:val="ae"/>
            <w:rFonts w:hint="eastAsia"/>
            <w:noProof/>
          </w:rPr>
          <w:t>研究背景</w:t>
        </w:r>
        <w:r w:rsidR="008C5BD0">
          <w:rPr>
            <w:noProof/>
            <w:webHidden/>
          </w:rPr>
          <w:tab/>
        </w:r>
        <w:r w:rsidR="008C5BD0">
          <w:rPr>
            <w:noProof/>
            <w:webHidden/>
          </w:rPr>
          <w:fldChar w:fldCharType="begin"/>
        </w:r>
        <w:r w:rsidR="008C5BD0">
          <w:rPr>
            <w:noProof/>
            <w:webHidden/>
          </w:rPr>
          <w:instrText xml:space="preserve"> PAGEREF _Toc406841143 \h </w:instrText>
        </w:r>
        <w:r w:rsidR="008C5BD0">
          <w:rPr>
            <w:noProof/>
            <w:webHidden/>
          </w:rPr>
        </w:r>
        <w:r w:rsidR="008C5BD0">
          <w:rPr>
            <w:noProof/>
            <w:webHidden/>
          </w:rPr>
          <w:fldChar w:fldCharType="separate"/>
        </w:r>
        <w:r w:rsidR="008C5BD0">
          <w:rPr>
            <w:noProof/>
            <w:webHidden/>
          </w:rPr>
          <w:t>1</w:t>
        </w:r>
        <w:r w:rsidR="008C5BD0">
          <w:rPr>
            <w:noProof/>
            <w:webHidden/>
          </w:rPr>
          <w:fldChar w:fldCharType="end"/>
        </w:r>
      </w:hyperlink>
    </w:p>
    <w:p w14:paraId="5A45C6F7" w14:textId="77777777" w:rsidR="008C5BD0" w:rsidRDefault="00C26EB2">
      <w:pPr>
        <w:pStyle w:val="21"/>
        <w:tabs>
          <w:tab w:val="right" w:leader="dot" w:pos="8778"/>
        </w:tabs>
        <w:ind w:left="480"/>
        <w:rPr>
          <w:rFonts w:asciiTheme="minorHAnsi" w:eastAsiaTheme="minorEastAsia" w:hAnsiTheme="minorHAnsi" w:cstheme="minorBidi"/>
          <w:noProof/>
          <w:sz w:val="21"/>
          <w:szCs w:val="22"/>
        </w:rPr>
      </w:pPr>
      <w:hyperlink w:anchor="_Toc406841144" w:history="1">
        <w:r w:rsidR="008C5BD0" w:rsidRPr="00E4333E">
          <w:rPr>
            <w:rStyle w:val="ae"/>
            <w:noProof/>
          </w:rPr>
          <w:t>1.2</w:t>
        </w:r>
        <w:r w:rsidR="008C5BD0" w:rsidRPr="00E4333E">
          <w:rPr>
            <w:rStyle w:val="ae"/>
            <w:rFonts w:hint="eastAsia"/>
            <w:noProof/>
          </w:rPr>
          <w:t xml:space="preserve"> </w:t>
        </w:r>
        <w:r w:rsidR="008C5BD0" w:rsidRPr="00E4333E">
          <w:rPr>
            <w:rStyle w:val="ae"/>
            <w:rFonts w:hint="eastAsia"/>
            <w:noProof/>
          </w:rPr>
          <w:t>研究意义</w:t>
        </w:r>
        <w:r w:rsidR="008C5BD0">
          <w:rPr>
            <w:noProof/>
            <w:webHidden/>
          </w:rPr>
          <w:tab/>
        </w:r>
        <w:r w:rsidR="008C5BD0">
          <w:rPr>
            <w:noProof/>
            <w:webHidden/>
          </w:rPr>
          <w:fldChar w:fldCharType="begin"/>
        </w:r>
        <w:r w:rsidR="008C5BD0">
          <w:rPr>
            <w:noProof/>
            <w:webHidden/>
          </w:rPr>
          <w:instrText xml:space="preserve"> PAGEREF _Toc406841144 \h </w:instrText>
        </w:r>
        <w:r w:rsidR="008C5BD0">
          <w:rPr>
            <w:noProof/>
            <w:webHidden/>
          </w:rPr>
        </w:r>
        <w:r w:rsidR="008C5BD0">
          <w:rPr>
            <w:noProof/>
            <w:webHidden/>
          </w:rPr>
          <w:fldChar w:fldCharType="separate"/>
        </w:r>
        <w:r w:rsidR="008C5BD0">
          <w:rPr>
            <w:noProof/>
            <w:webHidden/>
          </w:rPr>
          <w:t>1</w:t>
        </w:r>
        <w:r w:rsidR="008C5BD0">
          <w:rPr>
            <w:noProof/>
            <w:webHidden/>
          </w:rPr>
          <w:fldChar w:fldCharType="end"/>
        </w:r>
      </w:hyperlink>
    </w:p>
    <w:p w14:paraId="41EECCFE" w14:textId="77777777" w:rsidR="008C5BD0" w:rsidRDefault="00C26EB2">
      <w:pPr>
        <w:pStyle w:val="21"/>
        <w:tabs>
          <w:tab w:val="right" w:leader="dot" w:pos="8778"/>
        </w:tabs>
        <w:ind w:left="480"/>
        <w:rPr>
          <w:rFonts w:asciiTheme="minorHAnsi" w:eastAsiaTheme="minorEastAsia" w:hAnsiTheme="minorHAnsi" w:cstheme="minorBidi"/>
          <w:noProof/>
          <w:sz w:val="21"/>
          <w:szCs w:val="22"/>
        </w:rPr>
      </w:pPr>
      <w:hyperlink w:anchor="_Toc406841145" w:history="1">
        <w:r w:rsidR="008C5BD0" w:rsidRPr="00E4333E">
          <w:rPr>
            <w:rStyle w:val="ae"/>
            <w:noProof/>
          </w:rPr>
          <w:t>1.3</w:t>
        </w:r>
        <w:r w:rsidR="008C5BD0" w:rsidRPr="00E4333E">
          <w:rPr>
            <w:rStyle w:val="ae"/>
            <w:rFonts w:hint="eastAsia"/>
            <w:noProof/>
          </w:rPr>
          <w:t xml:space="preserve"> </w:t>
        </w:r>
        <w:r w:rsidR="008C5BD0" w:rsidRPr="00E4333E">
          <w:rPr>
            <w:rStyle w:val="ae"/>
            <w:rFonts w:hint="eastAsia"/>
            <w:noProof/>
          </w:rPr>
          <w:t>硕士研究生期间的工作总结</w:t>
        </w:r>
        <w:r w:rsidR="008C5BD0">
          <w:rPr>
            <w:noProof/>
            <w:webHidden/>
          </w:rPr>
          <w:tab/>
        </w:r>
        <w:r w:rsidR="008C5BD0">
          <w:rPr>
            <w:noProof/>
            <w:webHidden/>
          </w:rPr>
          <w:fldChar w:fldCharType="begin"/>
        </w:r>
        <w:r w:rsidR="008C5BD0">
          <w:rPr>
            <w:noProof/>
            <w:webHidden/>
          </w:rPr>
          <w:instrText xml:space="preserve"> PAGEREF _Toc406841145 \h </w:instrText>
        </w:r>
        <w:r w:rsidR="008C5BD0">
          <w:rPr>
            <w:noProof/>
            <w:webHidden/>
          </w:rPr>
        </w:r>
        <w:r w:rsidR="008C5BD0">
          <w:rPr>
            <w:noProof/>
            <w:webHidden/>
          </w:rPr>
          <w:fldChar w:fldCharType="separate"/>
        </w:r>
        <w:r w:rsidR="008C5BD0">
          <w:rPr>
            <w:noProof/>
            <w:webHidden/>
          </w:rPr>
          <w:t>2</w:t>
        </w:r>
        <w:r w:rsidR="008C5BD0">
          <w:rPr>
            <w:noProof/>
            <w:webHidden/>
          </w:rPr>
          <w:fldChar w:fldCharType="end"/>
        </w:r>
      </w:hyperlink>
    </w:p>
    <w:p w14:paraId="013B0F42" w14:textId="77777777" w:rsidR="008C5BD0" w:rsidRDefault="00C26EB2">
      <w:pPr>
        <w:pStyle w:val="21"/>
        <w:tabs>
          <w:tab w:val="right" w:leader="dot" w:pos="8778"/>
        </w:tabs>
        <w:ind w:left="480"/>
        <w:rPr>
          <w:rFonts w:asciiTheme="minorHAnsi" w:eastAsiaTheme="minorEastAsia" w:hAnsiTheme="minorHAnsi" w:cstheme="minorBidi"/>
          <w:noProof/>
          <w:sz w:val="21"/>
          <w:szCs w:val="22"/>
        </w:rPr>
      </w:pPr>
      <w:hyperlink w:anchor="_Toc406841146" w:history="1">
        <w:r w:rsidR="008C5BD0" w:rsidRPr="00E4333E">
          <w:rPr>
            <w:rStyle w:val="ae"/>
            <w:noProof/>
          </w:rPr>
          <w:t>1.4</w:t>
        </w:r>
        <w:r w:rsidR="008C5BD0" w:rsidRPr="00E4333E">
          <w:rPr>
            <w:rStyle w:val="ae"/>
            <w:rFonts w:hint="eastAsia"/>
            <w:noProof/>
          </w:rPr>
          <w:t xml:space="preserve"> </w:t>
        </w:r>
        <w:r w:rsidR="008C5BD0" w:rsidRPr="00E4333E">
          <w:rPr>
            <w:rStyle w:val="ae"/>
            <w:rFonts w:hint="eastAsia"/>
            <w:noProof/>
          </w:rPr>
          <w:t>论文组织结构</w:t>
        </w:r>
        <w:r w:rsidR="008C5BD0">
          <w:rPr>
            <w:noProof/>
            <w:webHidden/>
          </w:rPr>
          <w:tab/>
        </w:r>
        <w:r w:rsidR="008C5BD0">
          <w:rPr>
            <w:noProof/>
            <w:webHidden/>
          </w:rPr>
          <w:fldChar w:fldCharType="begin"/>
        </w:r>
        <w:r w:rsidR="008C5BD0">
          <w:rPr>
            <w:noProof/>
            <w:webHidden/>
          </w:rPr>
          <w:instrText xml:space="preserve"> PAGEREF _Toc406841146 \h </w:instrText>
        </w:r>
        <w:r w:rsidR="008C5BD0">
          <w:rPr>
            <w:noProof/>
            <w:webHidden/>
          </w:rPr>
        </w:r>
        <w:r w:rsidR="008C5BD0">
          <w:rPr>
            <w:noProof/>
            <w:webHidden/>
          </w:rPr>
          <w:fldChar w:fldCharType="separate"/>
        </w:r>
        <w:r w:rsidR="008C5BD0">
          <w:rPr>
            <w:noProof/>
            <w:webHidden/>
          </w:rPr>
          <w:t>3</w:t>
        </w:r>
        <w:r w:rsidR="008C5BD0">
          <w:rPr>
            <w:noProof/>
            <w:webHidden/>
          </w:rPr>
          <w:fldChar w:fldCharType="end"/>
        </w:r>
      </w:hyperlink>
    </w:p>
    <w:p w14:paraId="51C5086E" w14:textId="77777777" w:rsidR="008C5BD0" w:rsidRDefault="00C26EB2">
      <w:pPr>
        <w:pStyle w:val="12"/>
        <w:rPr>
          <w:rFonts w:asciiTheme="minorHAnsi" w:eastAsiaTheme="minorEastAsia" w:hAnsiTheme="minorHAnsi" w:cstheme="minorBidi"/>
          <w:noProof/>
          <w:sz w:val="21"/>
          <w:szCs w:val="22"/>
        </w:rPr>
      </w:pPr>
      <w:hyperlink w:anchor="_Toc406841147" w:history="1">
        <w:r w:rsidR="008C5BD0" w:rsidRPr="00E4333E">
          <w:rPr>
            <w:rStyle w:val="ae"/>
            <w:rFonts w:hint="eastAsia"/>
            <w:noProof/>
          </w:rPr>
          <w:t>第</w:t>
        </w:r>
        <w:r w:rsidR="008C5BD0" w:rsidRPr="00E4333E">
          <w:rPr>
            <w:rStyle w:val="ae"/>
            <w:rFonts w:hint="eastAsia"/>
            <w:noProof/>
          </w:rPr>
          <w:t>2</w:t>
        </w:r>
        <w:r w:rsidR="008C5BD0" w:rsidRPr="00E4333E">
          <w:rPr>
            <w:rStyle w:val="ae"/>
            <w:rFonts w:hint="eastAsia"/>
            <w:noProof/>
          </w:rPr>
          <w:t>章</w:t>
        </w:r>
        <w:r w:rsidR="008C5BD0">
          <w:rPr>
            <w:rFonts w:asciiTheme="minorHAnsi" w:eastAsiaTheme="minorEastAsia" w:hAnsiTheme="minorHAnsi" w:cstheme="minorBidi"/>
            <w:noProof/>
            <w:sz w:val="21"/>
            <w:szCs w:val="22"/>
          </w:rPr>
          <w:tab/>
        </w:r>
        <w:r w:rsidR="008C5BD0" w:rsidRPr="00E4333E">
          <w:rPr>
            <w:rStyle w:val="ae"/>
            <w:rFonts w:hint="eastAsia"/>
            <w:noProof/>
          </w:rPr>
          <w:t>背景理论及相关技术介绍</w:t>
        </w:r>
        <w:r w:rsidR="008C5BD0">
          <w:rPr>
            <w:noProof/>
            <w:webHidden/>
          </w:rPr>
          <w:tab/>
        </w:r>
        <w:r w:rsidR="008C5BD0">
          <w:rPr>
            <w:noProof/>
            <w:webHidden/>
          </w:rPr>
          <w:fldChar w:fldCharType="begin"/>
        </w:r>
        <w:r w:rsidR="008C5BD0">
          <w:rPr>
            <w:noProof/>
            <w:webHidden/>
          </w:rPr>
          <w:instrText xml:space="preserve"> PAGEREF _Toc406841147 \h </w:instrText>
        </w:r>
        <w:r w:rsidR="008C5BD0">
          <w:rPr>
            <w:noProof/>
            <w:webHidden/>
          </w:rPr>
        </w:r>
        <w:r w:rsidR="008C5BD0">
          <w:rPr>
            <w:noProof/>
            <w:webHidden/>
          </w:rPr>
          <w:fldChar w:fldCharType="separate"/>
        </w:r>
        <w:r w:rsidR="008C5BD0">
          <w:rPr>
            <w:noProof/>
            <w:webHidden/>
          </w:rPr>
          <w:t>5</w:t>
        </w:r>
        <w:r w:rsidR="008C5BD0">
          <w:rPr>
            <w:noProof/>
            <w:webHidden/>
          </w:rPr>
          <w:fldChar w:fldCharType="end"/>
        </w:r>
      </w:hyperlink>
    </w:p>
    <w:p w14:paraId="0EE1394F" w14:textId="77777777" w:rsidR="008C5BD0" w:rsidRDefault="00C26EB2">
      <w:pPr>
        <w:pStyle w:val="21"/>
        <w:tabs>
          <w:tab w:val="right" w:leader="dot" w:pos="8778"/>
        </w:tabs>
        <w:ind w:left="480"/>
        <w:rPr>
          <w:rFonts w:asciiTheme="minorHAnsi" w:eastAsiaTheme="minorEastAsia" w:hAnsiTheme="minorHAnsi" w:cstheme="minorBidi"/>
          <w:noProof/>
          <w:sz w:val="21"/>
          <w:szCs w:val="22"/>
        </w:rPr>
      </w:pPr>
      <w:hyperlink w:anchor="_Toc406841148" w:history="1">
        <w:r w:rsidR="008C5BD0" w:rsidRPr="00E4333E">
          <w:rPr>
            <w:rStyle w:val="ae"/>
            <w:noProof/>
          </w:rPr>
          <w:t>2.1 PDF</w:t>
        </w:r>
        <w:r w:rsidR="008C5BD0" w:rsidRPr="00E4333E">
          <w:rPr>
            <w:rStyle w:val="ae"/>
            <w:rFonts w:hint="eastAsia"/>
            <w:noProof/>
          </w:rPr>
          <w:t>介绍</w:t>
        </w:r>
        <w:r w:rsidR="008C5BD0">
          <w:rPr>
            <w:noProof/>
            <w:webHidden/>
          </w:rPr>
          <w:tab/>
        </w:r>
        <w:r w:rsidR="008C5BD0">
          <w:rPr>
            <w:noProof/>
            <w:webHidden/>
          </w:rPr>
          <w:fldChar w:fldCharType="begin"/>
        </w:r>
        <w:r w:rsidR="008C5BD0">
          <w:rPr>
            <w:noProof/>
            <w:webHidden/>
          </w:rPr>
          <w:instrText xml:space="preserve"> PAGEREF _Toc406841148 \h </w:instrText>
        </w:r>
        <w:r w:rsidR="008C5BD0">
          <w:rPr>
            <w:noProof/>
            <w:webHidden/>
          </w:rPr>
        </w:r>
        <w:r w:rsidR="008C5BD0">
          <w:rPr>
            <w:noProof/>
            <w:webHidden/>
          </w:rPr>
          <w:fldChar w:fldCharType="separate"/>
        </w:r>
        <w:r w:rsidR="008C5BD0">
          <w:rPr>
            <w:noProof/>
            <w:webHidden/>
          </w:rPr>
          <w:t>5</w:t>
        </w:r>
        <w:r w:rsidR="008C5BD0">
          <w:rPr>
            <w:noProof/>
            <w:webHidden/>
          </w:rPr>
          <w:fldChar w:fldCharType="end"/>
        </w:r>
      </w:hyperlink>
    </w:p>
    <w:p w14:paraId="7160465E" w14:textId="77777777" w:rsidR="008C5BD0" w:rsidRDefault="00C26EB2">
      <w:pPr>
        <w:pStyle w:val="31"/>
        <w:tabs>
          <w:tab w:val="right" w:leader="dot" w:pos="8778"/>
        </w:tabs>
        <w:ind w:left="960"/>
        <w:rPr>
          <w:rFonts w:asciiTheme="minorHAnsi" w:eastAsiaTheme="minorEastAsia" w:hAnsiTheme="minorHAnsi" w:cstheme="minorBidi"/>
          <w:noProof/>
          <w:sz w:val="21"/>
          <w:szCs w:val="22"/>
        </w:rPr>
      </w:pPr>
      <w:hyperlink w:anchor="_Toc406841149" w:history="1">
        <w:r w:rsidR="008C5BD0" w:rsidRPr="00E4333E">
          <w:rPr>
            <w:rStyle w:val="ae"/>
            <w:noProof/>
          </w:rPr>
          <w:t>2.1.1 PDF</w:t>
        </w:r>
        <w:r w:rsidR="008C5BD0" w:rsidRPr="00E4333E">
          <w:rPr>
            <w:rStyle w:val="ae"/>
            <w:rFonts w:hint="eastAsia"/>
            <w:noProof/>
          </w:rPr>
          <w:t>概述</w:t>
        </w:r>
        <w:r w:rsidR="008C5BD0">
          <w:rPr>
            <w:noProof/>
            <w:webHidden/>
          </w:rPr>
          <w:tab/>
        </w:r>
        <w:r w:rsidR="008C5BD0">
          <w:rPr>
            <w:noProof/>
            <w:webHidden/>
          </w:rPr>
          <w:fldChar w:fldCharType="begin"/>
        </w:r>
        <w:r w:rsidR="008C5BD0">
          <w:rPr>
            <w:noProof/>
            <w:webHidden/>
          </w:rPr>
          <w:instrText xml:space="preserve"> PAGEREF _Toc406841149 \h </w:instrText>
        </w:r>
        <w:r w:rsidR="008C5BD0">
          <w:rPr>
            <w:noProof/>
            <w:webHidden/>
          </w:rPr>
        </w:r>
        <w:r w:rsidR="008C5BD0">
          <w:rPr>
            <w:noProof/>
            <w:webHidden/>
          </w:rPr>
          <w:fldChar w:fldCharType="separate"/>
        </w:r>
        <w:r w:rsidR="008C5BD0">
          <w:rPr>
            <w:noProof/>
            <w:webHidden/>
          </w:rPr>
          <w:t>5</w:t>
        </w:r>
        <w:r w:rsidR="008C5BD0">
          <w:rPr>
            <w:noProof/>
            <w:webHidden/>
          </w:rPr>
          <w:fldChar w:fldCharType="end"/>
        </w:r>
      </w:hyperlink>
    </w:p>
    <w:p w14:paraId="1578669B" w14:textId="77777777" w:rsidR="008C5BD0" w:rsidRDefault="00C26EB2">
      <w:pPr>
        <w:pStyle w:val="31"/>
        <w:tabs>
          <w:tab w:val="right" w:leader="dot" w:pos="8778"/>
        </w:tabs>
        <w:ind w:left="960"/>
        <w:rPr>
          <w:rFonts w:asciiTheme="minorHAnsi" w:eastAsiaTheme="minorEastAsia" w:hAnsiTheme="minorHAnsi" w:cstheme="minorBidi"/>
          <w:noProof/>
          <w:sz w:val="21"/>
          <w:szCs w:val="22"/>
        </w:rPr>
      </w:pPr>
      <w:hyperlink w:anchor="_Toc406841150" w:history="1">
        <w:r w:rsidR="008C5BD0" w:rsidRPr="00E4333E">
          <w:rPr>
            <w:rStyle w:val="ae"/>
            <w:noProof/>
          </w:rPr>
          <w:t>2.1.2 PDF</w:t>
        </w:r>
        <w:r w:rsidR="008C5BD0" w:rsidRPr="00E4333E">
          <w:rPr>
            <w:rStyle w:val="ae"/>
            <w:rFonts w:hint="eastAsia"/>
            <w:noProof/>
          </w:rPr>
          <w:t>组织结构</w:t>
        </w:r>
        <w:r w:rsidR="008C5BD0">
          <w:rPr>
            <w:noProof/>
            <w:webHidden/>
          </w:rPr>
          <w:tab/>
        </w:r>
        <w:r w:rsidR="008C5BD0">
          <w:rPr>
            <w:noProof/>
            <w:webHidden/>
          </w:rPr>
          <w:fldChar w:fldCharType="begin"/>
        </w:r>
        <w:r w:rsidR="008C5BD0">
          <w:rPr>
            <w:noProof/>
            <w:webHidden/>
          </w:rPr>
          <w:instrText xml:space="preserve"> PAGEREF _Toc406841150 \h </w:instrText>
        </w:r>
        <w:r w:rsidR="008C5BD0">
          <w:rPr>
            <w:noProof/>
            <w:webHidden/>
          </w:rPr>
        </w:r>
        <w:r w:rsidR="008C5BD0">
          <w:rPr>
            <w:noProof/>
            <w:webHidden/>
          </w:rPr>
          <w:fldChar w:fldCharType="separate"/>
        </w:r>
        <w:r w:rsidR="008C5BD0">
          <w:rPr>
            <w:noProof/>
            <w:webHidden/>
          </w:rPr>
          <w:t>6</w:t>
        </w:r>
        <w:r w:rsidR="008C5BD0">
          <w:rPr>
            <w:noProof/>
            <w:webHidden/>
          </w:rPr>
          <w:fldChar w:fldCharType="end"/>
        </w:r>
      </w:hyperlink>
    </w:p>
    <w:p w14:paraId="470515DC" w14:textId="77777777" w:rsidR="008C5BD0" w:rsidRDefault="00C26EB2">
      <w:pPr>
        <w:pStyle w:val="31"/>
        <w:tabs>
          <w:tab w:val="right" w:leader="dot" w:pos="8778"/>
        </w:tabs>
        <w:ind w:left="960"/>
        <w:rPr>
          <w:rFonts w:asciiTheme="minorHAnsi" w:eastAsiaTheme="minorEastAsia" w:hAnsiTheme="minorHAnsi" w:cstheme="minorBidi"/>
          <w:noProof/>
          <w:sz w:val="21"/>
          <w:szCs w:val="22"/>
        </w:rPr>
      </w:pPr>
      <w:hyperlink w:anchor="_Toc406841151" w:history="1">
        <w:r w:rsidR="008C5BD0" w:rsidRPr="00E4333E">
          <w:rPr>
            <w:rStyle w:val="ae"/>
            <w:noProof/>
          </w:rPr>
          <w:t>2.1.3 PDF</w:t>
        </w:r>
        <w:r w:rsidR="008C5BD0" w:rsidRPr="00E4333E">
          <w:rPr>
            <w:rStyle w:val="ae"/>
            <w:rFonts w:hint="eastAsia"/>
            <w:noProof/>
          </w:rPr>
          <w:t>文档示例</w:t>
        </w:r>
        <w:r w:rsidR="008C5BD0">
          <w:rPr>
            <w:noProof/>
            <w:webHidden/>
          </w:rPr>
          <w:tab/>
        </w:r>
        <w:r w:rsidR="008C5BD0">
          <w:rPr>
            <w:noProof/>
            <w:webHidden/>
          </w:rPr>
          <w:fldChar w:fldCharType="begin"/>
        </w:r>
        <w:r w:rsidR="008C5BD0">
          <w:rPr>
            <w:noProof/>
            <w:webHidden/>
          </w:rPr>
          <w:instrText xml:space="preserve"> PAGEREF _Toc406841151 \h </w:instrText>
        </w:r>
        <w:r w:rsidR="008C5BD0">
          <w:rPr>
            <w:noProof/>
            <w:webHidden/>
          </w:rPr>
        </w:r>
        <w:r w:rsidR="008C5BD0">
          <w:rPr>
            <w:noProof/>
            <w:webHidden/>
          </w:rPr>
          <w:fldChar w:fldCharType="separate"/>
        </w:r>
        <w:r w:rsidR="008C5BD0">
          <w:rPr>
            <w:noProof/>
            <w:webHidden/>
          </w:rPr>
          <w:t>10</w:t>
        </w:r>
        <w:r w:rsidR="008C5BD0">
          <w:rPr>
            <w:noProof/>
            <w:webHidden/>
          </w:rPr>
          <w:fldChar w:fldCharType="end"/>
        </w:r>
      </w:hyperlink>
    </w:p>
    <w:p w14:paraId="292472B0" w14:textId="77777777" w:rsidR="008C5BD0" w:rsidRDefault="00C26EB2">
      <w:pPr>
        <w:pStyle w:val="21"/>
        <w:tabs>
          <w:tab w:val="right" w:leader="dot" w:pos="8778"/>
        </w:tabs>
        <w:ind w:left="480"/>
        <w:rPr>
          <w:rFonts w:asciiTheme="minorHAnsi" w:eastAsiaTheme="minorEastAsia" w:hAnsiTheme="minorHAnsi" w:cstheme="minorBidi"/>
          <w:noProof/>
          <w:sz w:val="21"/>
          <w:szCs w:val="22"/>
        </w:rPr>
      </w:pPr>
      <w:hyperlink w:anchor="_Toc406841152" w:history="1">
        <w:r w:rsidR="008C5BD0" w:rsidRPr="00E4333E">
          <w:rPr>
            <w:rStyle w:val="ae"/>
            <w:noProof/>
          </w:rPr>
          <w:t>2.2 PDFBox</w:t>
        </w:r>
        <w:r w:rsidR="008C5BD0" w:rsidRPr="00E4333E">
          <w:rPr>
            <w:rStyle w:val="ae"/>
            <w:rFonts w:hint="eastAsia"/>
            <w:noProof/>
          </w:rPr>
          <w:t>介绍</w:t>
        </w:r>
        <w:r w:rsidR="008C5BD0">
          <w:rPr>
            <w:noProof/>
            <w:webHidden/>
          </w:rPr>
          <w:tab/>
        </w:r>
        <w:r w:rsidR="008C5BD0">
          <w:rPr>
            <w:noProof/>
            <w:webHidden/>
          </w:rPr>
          <w:fldChar w:fldCharType="begin"/>
        </w:r>
        <w:r w:rsidR="008C5BD0">
          <w:rPr>
            <w:noProof/>
            <w:webHidden/>
          </w:rPr>
          <w:instrText xml:space="preserve"> PAGEREF _Toc406841152 \h </w:instrText>
        </w:r>
        <w:r w:rsidR="008C5BD0">
          <w:rPr>
            <w:noProof/>
            <w:webHidden/>
          </w:rPr>
        </w:r>
        <w:r w:rsidR="008C5BD0">
          <w:rPr>
            <w:noProof/>
            <w:webHidden/>
          </w:rPr>
          <w:fldChar w:fldCharType="separate"/>
        </w:r>
        <w:r w:rsidR="008C5BD0">
          <w:rPr>
            <w:noProof/>
            <w:webHidden/>
          </w:rPr>
          <w:t>11</w:t>
        </w:r>
        <w:r w:rsidR="008C5BD0">
          <w:rPr>
            <w:noProof/>
            <w:webHidden/>
          </w:rPr>
          <w:fldChar w:fldCharType="end"/>
        </w:r>
      </w:hyperlink>
    </w:p>
    <w:p w14:paraId="765094A3" w14:textId="77777777" w:rsidR="008C5BD0" w:rsidRDefault="00C26EB2">
      <w:pPr>
        <w:pStyle w:val="31"/>
        <w:tabs>
          <w:tab w:val="right" w:leader="dot" w:pos="8778"/>
        </w:tabs>
        <w:ind w:left="960"/>
        <w:rPr>
          <w:rFonts w:asciiTheme="minorHAnsi" w:eastAsiaTheme="minorEastAsia" w:hAnsiTheme="minorHAnsi" w:cstheme="minorBidi"/>
          <w:noProof/>
          <w:sz w:val="21"/>
          <w:szCs w:val="22"/>
        </w:rPr>
      </w:pPr>
      <w:hyperlink w:anchor="_Toc406841153" w:history="1">
        <w:r w:rsidR="008C5BD0" w:rsidRPr="00E4333E">
          <w:rPr>
            <w:rStyle w:val="ae"/>
            <w:noProof/>
          </w:rPr>
          <w:t>2.2.1 PDFBox</w:t>
        </w:r>
        <w:r w:rsidR="008C5BD0" w:rsidRPr="00E4333E">
          <w:rPr>
            <w:rStyle w:val="ae"/>
            <w:rFonts w:hint="eastAsia"/>
            <w:noProof/>
          </w:rPr>
          <w:t>概述</w:t>
        </w:r>
        <w:r w:rsidR="008C5BD0">
          <w:rPr>
            <w:noProof/>
            <w:webHidden/>
          </w:rPr>
          <w:tab/>
        </w:r>
        <w:r w:rsidR="008C5BD0">
          <w:rPr>
            <w:noProof/>
            <w:webHidden/>
          </w:rPr>
          <w:fldChar w:fldCharType="begin"/>
        </w:r>
        <w:r w:rsidR="008C5BD0">
          <w:rPr>
            <w:noProof/>
            <w:webHidden/>
          </w:rPr>
          <w:instrText xml:space="preserve"> PAGEREF _Toc406841153 \h </w:instrText>
        </w:r>
        <w:r w:rsidR="008C5BD0">
          <w:rPr>
            <w:noProof/>
            <w:webHidden/>
          </w:rPr>
        </w:r>
        <w:r w:rsidR="008C5BD0">
          <w:rPr>
            <w:noProof/>
            <w:webHidden/>
          </w:rPr>
          <w:fldChar w:fldCharType="separate"/>
        </w:r>
        <w:r w:rsidR="008C5BD0">
          <w:rPr>
            <w:noProof/>
            <w:webHidden/>
          </w:rPr>
          <w:t>11</w:t>
        </w:r>
        <w:r w:rsidR="008C5BD0">
          <w:rPr>
            <w:noProof/>
            <w:webHidden/>
          </w:rPr>
          <w:fldChar w:fldCharType="end"/>
        </w:r>
      </w:hyperlink>
    </w:p>
    <w:p w14:paraId="0C633518" w14:textId="77777777" w:rsidR="008C5BD0" w:rsidRDefault="00C26EB2">
      <w:pPr>
        <w:pStyle w:val="31"/>
        <w:tabs>
          <w:tab w:val="right" w:leader="dot" w:pos="8778"/>
        </w:tabs>
        <w:ind w:left="960"/>
        <w:rPr>
          <w:rFonts w:asciiTheme="minorHAnsi" w:eastAsiaTheme="minorEastAsia" w:hAnsiTheme="minorHAnsi" w:cstheme="minorBidi"/>
          <w:noProof/>
          <w:sz w:val="21"/>
          <w:szCs w:val="22"/>
        </w:rPr>
      </w:pPr>
      <w:hyperlink w:anchor="_Toc406841154" w:history="1">
        <w:r w:rsidR="008C5BD0" w:rsidRPr="00E4333E">
          <w:rPr>
            <w:rStyle w:val="ae"/>
            <w:noProof/>
          </w:rPr>
          <w:t>2.2.2 PDFBox</w:t>
        </w:r>
        <w:r w:rsidR="008C5BD0" w:rsidRPr="00E4333E">
          <w:rPr>
            <w:rStyle w:val="ae"/>
            <w:rFonts w:hint="eastAsia"/>
            <w:noProof/>
          </w:rPr>
          <w:t>组织结构</w:t>
        </w:r>
        <w:r w:rsidR="008C5BD0">
          <w:rPr>
            <w:noProof/>
            <w:webHidden/>
          </w:rPr>
          <w:tab/>
        </w:r>
        <w:r w:rsidR="008C5BD0">
          <w:rPr>
            <w:noProof/>
            <w:webHidden/>
          </w:rPr>
          <w:fldChar w:fldCharType="begin"/>
        </w:r>
        <w:r w:rsidR="008C5BD0">
          <w:rPr>
            <w:noProof/>
            <w:webHidden/>
          </w:rPr>
          <w:instrText xml:space="preserve"> PAGEREF _Toc406841154 \h </w:instrText>
        </w:r>
        <w:r w:rsidR="008C5BD0">
          <w:rPr>
            <w:noProof/>
            <w:webHidden/>
          </w:rPr>
        </w:r>
        <w:r w:rsidR="008C5BD0">
          <w:rPr>
            <w:noProof/>
            <w:webHidden/>
          </w:rPr>
          <w:fldChar w:fldCharType="separate"/>
        </w:r>
        <w:r w:rsidR="008C5BD0">
          <w:rPr>
            <w:noProof/>
            <w:webHidden/>
          </w:rPr>
          <w:t>12</w:t>
        </w:r>
        <w:r w:rsidR="008C5BD0">
          <w:rPr>
            <w:noProof/>
            <w:webHidden/>
          </w:rPr>
          <w:fldChar w:fldCharType="end"/>
        </w:r>
      </w:hyperlink>
    </w:p>
    <w:p w14:paraId="54F88134" w14:textId="77777777" w:rsidR="008C5BD0" w:rsidRDefault="00C26EB2">
      <w:pPr>
        <w:pStyle w:val="21"/>
        <w:tabs>
          <w:tab w:val="right" w:leader="dot" w:pos="8778"/>
        </w:tabs>
        <w:ind w:left="480"/>
        <w:rPr>
          <w:rFonts w:asciiTheme="minorHAnsi" w:eastAsiaTheme="minorEastAsia" w:hAnsiTheme="minorHAnsi" w:cstheme="minorBidi"/>
          <w:noProof/>
          <w:sz w:val="21"/>
          <w:szCs w:val="22"/>
        </w:rPr>
      </w:pPr>
      <w:hyperlink w:anchor="_Toc406841155" w:history="1">
        <w:r w:rsidR="008C5BD0" w:rsidRPr="00E4333E">
          <w:rPr>
            <w:rStyle w:val="ae"/>
            <w:noProof/>
          </w:rPr>
          <w:t>2.3</w:t>
        </w:r>
        <w:r w:rsidR="008C5BD0" w:rsidRPr="00E4333E">
          <w:rPr>
            <w:rStyle w:val="ae"/>
            <w:rFonts w:hint="eastAsia"/>
            <w:noProof/>
          </w:rPr>
          <w:t xml:space="preserve"> </w:t>
        </w:r>
        <w:r w:rsidR="008C5BD0" w:rsidRPr="00E4333E">
          <w:rPr>
            <w:rStyle w:val="ae"/>
            <w:rFonts w:hint="eastAsia"/>
            <w:noProof/>
          </w:rPr>
          <w:t>本章小结</w:t>
        </w:r>
        <w:r w:rsidR="008C5BD0">
          <w:rPr>
            <w:noProof/>
            <w:webHidden/>
          </w:rPr>
          <w:tab/>
        </w:r>
        <w:r w:rsidR="008C5BD0">
          <w:rPr>
            <w:noProof/>
            <w:webHidden/>
          </w:rPr>
          <w:fldChar w:fldCharType="begin"/>
        </w:r>
        <w:r w:rsidR="008C5BD0">
          <w:rPr>
            <w:noProof/>
            <w:webHidden/>
          </w:rPr>
          <w:instrText xml:space="preserve"> PAGEREF _Toc406841155 \h </w:instrText>
        </w:r>
        <w:r w:rsidR="008C5BD0">
          <w:rPr>
            <w:noProof/>
            <w:webHidden/>
          </w:rPr>
        </w:r>
        <w:r w:rsidR="008C5BD0">
          <w:rPr>
            <w:noProof/>
            <w:webHidden/>
          </w:rPr>
          <w:fldChar w:fldCharType="separate"/>
        </w:r>
        <w:r w:rsidR="008C5BD0">
          <w:rPr>
            <w:noProof/>
            <w:webHidden/>
          </w:rPr>
          <w:t>13</w:t>
        </w:r>
        <w:r w:rsidR="008C5BD0">
          <w:rPr>
            <w:noProof/>
            <w:webHidden/>
          </w:rPr>
          <w:fldChar w:fldCharType="end"/>
        </w:r>
      </w:hyperlink>
    </w:p>
    <w:p w14:paraId="5C819D87" w14:textId="77777777" w:rsidR="008C5BD0" w:rsidRDefault="00C26EB2">
      <w:pPr>
        <w:pStyle w:val="12"/>
        <w:rPr>
          <w:rFonts w:asciiTheme="minorHAnsi" w:eastAsiaTheme="minorEastAsia" w:hAnsiTheme="minorHAnsi" w:cstheme="minorBidi"/>
          <w:noProof/>
          <w:sz w:val="21"/>
          <w:szCs w:val="22"/>
        </w:rPr>
      </w:pPr>
      <w:hyperlink w:anchor="_Toc406841156" w:history="1">
        <w:r w:rsidR="008C5BD0" w:rsidRPr="00E4333E">
          <w:rPr>
            <w:rStyle w:val="ae"/>
            <w:rFonts w:hint="eastAsia"/>
            <w:noProof/>
          </w:rPr>
          <w:t>第</w:t>
        </w:r>
        <w:r w:rsidR="008C5BD0" w:rsidRPr="00E4333E">
          <w:rPr>
            <w:rStyle w:val="ae"/>
            <w:rFonts w:hint="eastAsia"/>
            <w:noProof/>
          </w:rPr>
          <w:t>3</w:t>
        </w:r>
        <w:r w:rsidR="008C5BD0" w:rsidRPr="00E4333E">
          <w:rPr>
            <w:rStyle w:val="ae"/>
            <w:rFonts w:hint="eastAsia"/>
            <w:noProof/>
          </w:rPr>
          <w:t>章</w:t>
        </w:r>
        <w:r w:rsidR="008C5BD0">
          <w:rPr>
            <w:rFonts w:asciiTheme="minorHAnsi" w:eastAsiaTheme="minorEastAsia" w:hAnsiTheme="minorHAnsi" w:cstheme="minorBidi"/>
            <w:noProof/>
            <w:sz w:val="21"/>
            <w:szCs w:val="22"/>
          </w:rPr>
          <w:tab/>
        </w:r>
        <w:r w:rsidR="008C5BD0" w:rsidRPr="00E4333E">
          <w:rPr>
            <w:rStyle w:val="ae"/>
            <w:rFonts w:hint="eastAsia"/>
            <w:noProof/>
          </w:rPr>
          <w:t>常见表格数据抽取方法的介绍与分析</w:t>
        </w:r>
        <w:r w:rsidR="008C5BD0">
          <w:rPr>
            <w:noProof/>
            <w:webHidden/>
          </w:rPr>
          <w:tab/>
        </w:r>
        <w:r w:rsidR="008C5BD0">
          <w:rPr>
            <w:noProof/>
            <w:webHidden/>
          </w:rPr>
          <w:fldChar w:fldCharType="begin"/>
        </w:r>
        <w:r w:rsidR="008C5BD0">
          <w:rPr>
            <w:noProof/>
            <w:webHidden/>
          </w:rPr>
          <w:instrText xml:space="preserve"> PAGEREF _Toc406841156 \h </w:instrText>
        </w:r>
        <w:r w:rsidR="008C5BD0">
          <w:rPr>
            <w:noProof/>
            <w:webHidden/>
          </w:rPr>
        </w:r>
        <w:r w:rsidR="008C5BD0">
          <w:rPr>
            <w:noProof/>
            <w:webHidden/>
          </w:rPr>
          <w:fldChar w:fldCharType="separate"/>
        </w:r>
        <w:r w:rsidR="008C5BD0">
          <w:rPr>
            <w:noProof/>
            <w:webHidden/>
          </w:rPr>
          <w:t>14</w:t>
        </w:r>
        <w:r w:rsidR="008C5BD0">
          <w:rPr>
            <w:noProof/>
            <w:webHidden/>
          </w:rPr>
          <w:fldChar w:fldCharType="end"/>
        </w:r>
      </w:hyperlink>
    </w:p>
    <w:p w14:paraId="7385249F" w14:textId="77777777" w:rsidR="008C5BD0" w:rsidRDefault="00C26EB2">
      <w:pPr>
        <w:pStyle w:val="21"/>
        <w:tabs>
          <w:tab w:val="right" w:leader="dot" w:pos="8778"/>
        </w:tabs>
        <w:ind w:left="480"/>
        <w:rPr>
          <w:rFonts w:asciiTheme="minorHAnsi" w:eastAsiaTheme="minorEastAsia" w:hAnsiTheme="minorHAnsi" w:cstheme="minorBidi"/>
          <w:noProof/>
          <w:sz w:val="21"/>
          <w:szCs w:val="22"/>
        </w:rPr>
      </w:pPr>
      <w:hyperlink w:anchor="_Toc406841157" w:history="1">
        <w:r w:rsidR="008C5BD0" w:rsidRPr="00E4333E">
          <w:rPr>
            <w:rStyle w:val="ae"/>
            <w:noProof/>
          </w:rPr>
          <w:t>3.1</w:t>
        </w:r>
        <w:r w:rsidR="008C5BD0" w:rsidRPr="00E4333E">
          <w:rPr>
            <w:rStyle w:val="ae"/>
            <w:rFonts w:hint="eastAsia"/>
            <w:noProof/>
          </w:rPr>
          <w:t xml:space="preserve"> </w:t>
        </w:r>
        <w:r w:rsidR="008C5BD0" w:rsidRPr="00E4333E">
          <w:rPr>
            <w:rStyle w:val="ae"/>
            <w:rFonts w:hint="eastAsia"/>
            <w:noProof/>
          </w:rPr>
          <w:t>通用的表格识别方法介绍</w:t>
        </w:r>
        <w:r w:rsidR="008C5BD0">
          <w:rPr>
            <w:noProof/>
            <w:webHidden/>
          </w:rPr>
          <w:tab/>
        </w:r>
        <w:r w:rsidR="008C5BD0">
          <w:rPr>
            <w:noProof/>
            <w:webHidden/>
          </w:rPr>
          <w:fldChar w:fldCharType="begin"/>
        </w:r>
        <w:r w:rsidR="008C5BD0">
          <w:rPr>
            <w:noProof/>
            <w:webHidden/>
          </w:rPr>
          <w:instrText xml:space="preserve"> PAGEREF _Toc406841157 \h </w:instrText>
        </w:r>
        <w:r w:rsidR="008C5BD0">
          <w:rPr>
            <w:noProof/>
            <w:webHidden/>
          </w:rPr>
        </w:r>
        <w:r w:rsidR="008C5BD0">
          <w:rPr>
            <w:noProof/>
            <w:webHidden/>
          </w:rPr>
          <w:fldChar w:fldCharType="separate"/>
        </w:r>
        <w:r w:rsidR="008C5BD0">
          <w:rPr>
            <w:noProof/>
            <w:webHidden/>
          </w:rPr>
          <w:t>14</w:t>
        </w:r>
        <w:r w:rsidR="008C5BD0">
          <w:rPr>
            <w:noProof/>
            <w:webHidden/>
          </w:rPr>
          <w:fldChar w:fldCharType="end"/>
        </w:r>
      </w:hyperlink>
    </w:p>
    <w:p w14:paraId="55DAED22" w14:textId="77777777" w:rsidR="008C5BD0" w:rsidRDefault="00C26EB2">
      <w:pPr>
        <w:pStyle w:val="21"/>
        <w:tabs>
          <w:tab w:val="right" w:leader="dot" w:pos="8778"/>
        </w:tabs>
        <w:ind w:left="480"/>
        <w:rPr>
          <w:rFonts w:asciiTheme="minorHAnsi" w:eastAsiaTheme="minorEastAsia" w:hAnsiTheme="minorHAnsi" w:cstheme="minorBidi"/>
          <w:noProof/>
          <w:sz w:val="21"/>
          <w:szCs w:val="22"/>
        </w:rPr>
      </w:pPr>
      <w:hyperlink w:anchor="_Toc406841158" w:history="1">
        <w:r w:rsidR="008C5BD0" w:rsidRPr="00E4333E">
          <w:rPr>
            <w:rStyle w:val="ae"/>
            <w:noProof/>
          </w:rPr>
          <w:t>3.2</w:t>
        </w:r>
        <w:r w:rsidR="008C5BD0" w:rsidRPr="00E4333E">
          <w:rPr>
            <w:rStyle w:val="ae"/>
            <w:rFonts w:hint="eastAsia"/>
            <w:noProof/>
          </w:rPr>
          <w:t xml:space="preserve"> </w:t>
        </w:r>
        <w:r w:rsidR="008C5BD0" w:rsidRPr="00E4333E">
          <w:rPr>
            <w:rStyle w:val="ae"/>
            <w:rFonts w:hint="eastAsia"/>
            <w:noProof/>
          </w:rPr>
          <w:t>不同媒介下的表格特征识别</w:t>
        </w:r>
        <w:r w:rsidR="008C5BD0">
          <w:rPr>
            <w:noProof/>
            <w:webHidden/>
          </w:rPr>
          <w:tab/>
        </w:r>
        <w:r w:rsidR="008C5BD0">
          <w:rPr>
            <w:noProof/>
            <w:webHidden/>
          </w:rPr>
          <w:fldChar w:fldCharType="begin"/>
        </w:r>
        <w:r w:rsidR="008C5BD0">
          <w:rPr>
            <w:noProof/>
            <w:webHidden/>
          </w:rPr>
          <w:instrText xml:space="preserve"> PAGEREF _Toc406841158 \h </w:instrText>
        </w:r>
        <w:r w:rsidR="008C5BD0">
          <w:rPr>
            <w:noProof/>
            <w:webHidden/>
          </w:rPr>
        </w:r>
        <w:r w:rsidR="008C5BD0">
          <w:rPr>
            <w:noProof/>
            <w:webHidden/>
          </w:rPr>
          <w:fldChar w:fldCharType="separate"/>
        </w:r>
        <w:r w:rsidR="008C5BD0">
          <w:rPr>
            <w:noProof/>
            <w:webHidden/>
          </w:rPr>
          <w:t>15</w:t>
        </w:r>
        <w:r w:rsidR="008C5BD0">
          <w:rPr>
            <w:noProof/>
            <w:webHidden/>
          </w:rPr>
          <w:fldChar w:fldCharType="end"/>
        </w:r>
      </w:hyperlink>
    </w:p>
    <w:p w14:paraId="4AC8177A" w14:textId="77777777" w:rsidR="008C5BD0" w:rsidRDefault="00C26EB2">
      <w:pPr>
        <w:pStyle w:val="31"/>
        <w:tabs>
          <w:tab w:val="right" w:leader="dot" w:pos="8778"/>
        </w:tabs>
        <w:ind w:left="960"/>
        <w:rPr>
          <w:rFonts w:asciiTheme="minorHAnsi" w:eastAsiaTheme="minorEastAsia" w:hAnsiTheme="minorHAnsi" w:cstheme="minorBidi"/>
          <w:noProof/>
          <w:sz w:val="21"/>
          <w:szCs w:val="22"/>
        </w:rPr>
      </w:pPr>
      <w:hyperlink w:anchor="_Toc406841159" w:history="1">
        <w:r w:rsidR="008C5BD0" w:rsidRPr="00E4333E">
          <w:rPr>
            <w:rStyle w:val="ae"/>
            <w:noProof/>
          </w:rPr>
          <w:t>3.2.1</w:t>
        </w:r>
        <w:r w:rsidR="008C5BD0" w:rsidRPr="00E4333E">
          <w:rPr>
            <w:rStyle w:val="ae"/>
            <w:rFonts w:hint="eastAsia"/>
            <w:noProof/>
          </w:rPr>
          <w:t xml:space="preserve"> </w:t>
        </w:r>
        <w:r w:rsidR="008C5BD0" w:rsidRPr="00E4333E">
          <w:rPr>
            <w:rStyle w:val="ae"/>
            <w:rFonts w:hint="eastAsia"/>
            <w:noProof/>
          </w:rPr>
          <w:t>基于</w:t>
        </w:r>
        <w:r w:rsidR="008C5BD0" w:rsidRPr="00E4333E">
          <w:rPr>
            <w:rStyle w:val="ae"/>
            <w:noProof/>
          </w:rPr>
          <w:t>Web</w:t>
        </w:r>
        <w:r w:rsidR="008C5BD0" w:rsidRPr="00E4333E">
          <w:rPr>
            <w:rStyle w:val="ae"/>
            <w:rFonts w:hint="eastAsia"/>
            <w:noProof/>
          </w:rPr>
          <w:t>的表格特征识别</w:t>
        </w:r>
        <w:r w:rsidR="008C5BD0">
          <w:rPr>
            <w:noProof/>
            <w:webHidden/>
          </w:rPr>
          <w:tab/>
        </w:r>
        <w:r w:rsidR="008C5BD0">
          <w:rPr>
            <w:noProof/>
            <w:webHidden/>
          </w:rPr>
          <w:fldChar w:fldCharType="begin"/>
        </w:r>
        <w:r w:rsidR="008C5BD0">
          <w:rPr>
            <w:noProof/>
            <w:webHidden/>
          </w:rPr>
          <w:instrText xml:space="preserve"> PAGEREF _Toc406841159 \h </w:instrText>
        </w:r>
        <w:r w:rsidR="008C5BD0">
          <w:rPr>
            <w:noProof/>
            <w:webHidden/>
          </w:rPr>
        </w:r>
        <w:r w:rsidR="008C5BD0">
          <w:rPr>
            <w:noProof/>
            <w:webHidden/>
          </w:rPr>
          <w:fldChar w:fldCharType="separate"/>
        </w:r>
        <w:r w:rsidR="008C5BD0">
          <w:rPr>
            <w:noProof/>
            <w:webHidden/>
          </w:rPr>
          <w:t>15</w:t>
        </w:r>
        <w:r w:rsidR="008C5BD0">
          <w:rPr>
            <w:noProof/>
            <w:webHidden/>
          </w:rPr>
          <w:fldChar w:fldCharType="end"/>
        </w:r>
      </w:hyperlink>
    </w:p>
    <w:p w14:paraId="79399343" w14:textId="77777777" w:rsidR="008C5BD0" w:rsidRDefault="00C26EB2">
      <w:pPr>
        <w:pStyle w:val="31"/>
        <w:tabs>
          <w:tab w:val="right" w:leader="dot" w:pos="8778"/>
        </w:tabs>
        <w:ind w:left="960"/>
        <w:rPr>
          <w:rFonts w:asciiTheme="minorHAnsi" w:eastAsiaTheme="minorEastAsia" w:hAnsiTheme="minorHAnsi" w:cstheme="minorBidi"/>
          <w:noProof/>
          <w:sz w:val="21"/>
          <w:szCs w:val="22"/>
        </w:rPr>
      </w:pPr>
      <w:hyperlink w:anchor="_Toc406841160" w:history="1">
        <w:r w:rsidR="008C5BD0" w:rsidRPr="00E4333E">
          <w:rPr>
            <w:rStyle w:val="ae"/>
            <w:noProof/>
          </w:rPr>
          <w:t>3.2.2</w:t>
        </w:r>
        <w:r w:rsidR="008C5BD0" w:rsidRPr="00E4333E">
          <w:rPr>
            <w:rStyle w:val="ae"/>
            <w:rFonts w:hint="eastAsia"/>
            <w:noProof/>
          </w:rPr>
          <w:t xml:space="preserve"> </w:t>
        </w:r>
        <w:r w:rsidR="008C5BD0" w:rsidRPr="00E4333E">
          <w:rPr>
            <w:rStyle w:val="ae"/>
            <w:rFonts w:hint="eastAsia"/>
            <w:noProof/>
          </w:rPr>
          <w:t>基于图像的表格特征提取</w:t>
        </w:r>
        <w:r w:rsidR="008C5BD0">
          <w:rPr>
            <w:noProof/>
            <w:webHidden/>
          </w:rPr>
          <w:tab/>
        </w:r>
        <w:r w:rsidR="008C5BD0">
          <w:rPr>
            <w:noProof/>
            <w:webHidden/>
          </w:rPr>
          <w:fldChar w:fldCharType="begin"/>
        </w:r>
        <w:r w:rsidR="008C5BD0">
          <w:rPr>
            <w:noProof/>
            <w:webHidden/>
          </w:rPr>
          <w:instrText xml:space="preserve"> PAGEREF _Toc406841160 \h </w:instrText>
        </w:r>
        <w:r w:rsidR="008C5BD0">
          <w:rPr>
            <w:noProof/>
            <w:webHidden/>
          </w:rPr>
        </w:r>
        <w:r w:rsidR="008C5BD0">
          <w:rPr>
            <w:noProof/>
            <w:webHidden/>
          </w:rPr>
          <w:fldChar w:fldCharType="separate"/>
        </w:r>
        <w:r w:rsidR="008C5BD0">
          <w:rPr>
            <w:noProof/>
            <w:webHidden/>
          </w:rPr>
          <w:t>17</w:t>
        </w:r>
        <w:r w:rsidR="008C5BD0">
          <w:rPr>
            <w:noProof/>
            <w:webHidden/>
          </w:rPr>
          <w:fldChar w:fldCharType="end"/>
        </w:r>
      </w:hyperlink>
    </w:p>
    <w:p w14:paraId="30D3596B" w14:textId="77777777" w:rsidR="008C5BD0" w:rsidRDefault="00C26EB2">
      <w:pPr>
        <w:pStyle w:val="31"/>
        <w:tabs>
          <w:tab w:val="right" w:leader="dot" w:pos="8778"/>
        </w:tabs>
        <w:ind w:left="960"/>
        <w:rPr>
          <w:rFonts w:asciiTheme="minorHAnsi" w:eastAsiaTheme="minorEastAsia" w:hAnsiTheme="minorHAnsi" w:cstheme="minorBidi"/>
          <w:noProof/>
          <w:sz w:val="21"/>
          <w:szCs w:val="22"/>
        </w:rPr>
      </w:pPr>
      <w:hyperlink w:anchor="_Toc406841161" w:history="1">
        <w:r w:rsidR="008C5BD0" w:rsidRPr="00E4333E">
          <w:rPr>
            <w:rStyle w:val="ae"/>
            <w:noProof/>
          </w:rPr>
          <w:t>3.2.3</w:t>
        </w:r>
        <w:r w:rsidR="008C5BD0" w:rsidRPr="00E4333E">
          <w:rPr>
            <w:rStyle w:val="ae"/>
            <w:rFonts w:hint="eastAsia"/>
            <w:noProof/>
          </w:rPr>
          <w:t xml:space="preserve"> </w:t>
        </w:r>
        <w:r w:rsidR="008C5BD0" w:rsidRPr="00E4333E">
          <w:rPr>
            <w:rStyle w:val="ae"/>
            <w:rFonts w:hint="eastAsia"/>
            <w:noProof/>
          </w:rPr>
          <w:t>基于</w:t>
        </w:r>
        <w:r w:rsidR="008C5BD0" w:rsidRPr="00E4333E">
          <w:rPr>
            <w:rStyle w:val="ae"/>
            <w:noProof/>
          </w:rPr>
          <w:t>PDF</w:t>
        </w:r>
        <w:r w:rsidR="008C5BD0" w:rsidRPr="00E4333E">
          <w:rPr>
            <w:rStyle w:val="ae"/>
            <w:rFonts w:hint="eastAsia"/>
            <w:noProof/>
          </w:rPr>
          <w:t>的表格特征提取</w:t>
        </w:r>
        <w:r w:rsidR="008C5BD0">
          <w:rPr>
            <w:noProof/>
            <w:webHidden/>
          </w:rPr>
          <w:tab/>
        </w:r>
        <w:r w:rsidR="008C5BD0">
          <w:rPr>
            <w:noProof/>
            <w:webHidden/>
          </w:rPr>
          <w:fldChar w:fldCharType="begin"/>
        </w:r>
        <w:r w:rsidR="008C5BD0">
          <w:rPr>
            <w:noProof/>
            <w:webHidden/>
          </w:rPr>
          <w:instrText xml:space="preserve"> PAGEREF _Toc406841161 \h </w:instrText>
        </w:r>
        <w:r w:rsidR="008C5BD0">
          <w:rPr>
            <w:noProof/>
            <w:webHidden/>
          </w:rPr>
        </w:r>
        <w:r w:rsidR="008C5BD0">
          <w:rPr>
            <w:noProof/>
            <w:webHidden/>
          </w:rPr>
          <w:fldChar w:fldCharType="separate"/>
        </w:r>
        <w:r w:rsidR="008C5BD0">
          <w:rPr>
            <w:noProof/>
            <w:webHidden/>
          </w:rPr>
          <w:t>18</w:t>
        </w:r>
        <w:r w:rsidR="008C5BD0">
          <w:rPr>
            <w:noProof/>
            <w:webHidden/>
          </w:rPr>
          <w:fldChar w:fldCharType="end"/>
        </w:r>
      </w:hyperlink>
    </w:p>
    <w:p w14:paraId="371A1CE3" w14:textId="77777777" w:rsidR="008C5BD0" w:rsidRDefault="00C26EB2">
      <w:pPr>
        <w:pStyle w:val="21"/>
        <w:tabs>
          <w:tab w:val="right" w:leader="dot" w:pos="8778"/>
        </w:tabs>
        <w:ind w:left="480"/>
        <w:rPr>
          <w:rFonts w:asciiTheme="minorHAnsi" w:eastAsiaTheme="minorEastAsia" w:hAnsiTheme="minorHAnsi" w:cstheme="minorBidi"/>
          <w:noProof/>
          <w:sz w:val="21"/>
          <w:szCs w:val="22"/>
        </w:rPr>
      </w:pPr>
      <w:hyperlink w:anchor="_Toc406841162" w:history="1">
        <w:r w:rsidR="008C5BD0" w:rsidRPr="00E4333E">
          <w:rPr>
            <w:rStyle w:val="ae"/>
            <w:noProof/>
          </w:rPr>
          <w:t>3.3</w:t>
        </w:r>
        <w:r w:rsidR="008C5BD0" w:rsidRPr="00E4333E">
          <w:rPr>
            <w:rStyle w:val="ae"/>
            <w:rFonts w:hint="eastAsia"/>
            <w:noProof/>
          </w:rPr>
          <w:t xml:space="preserve"> </w:t>
        </w:r>
        <w:r w:rsidR="008C5BD0" w:rsidRPr="00E4333E">
          <w:rPr>
            <w:rStyle w:val="ae"/>
            <w:rFonts w:hint="eastAsia"/>
            <w:noProof/>
          </w:rPr>
          <w:t>表格数据抽取的难点分析</w:t>
        </w:r>
        <w:r w:rsidR="008C5BD0">
          <w:rPr>
            <w:noProof/>
            <w:webHidden/>
          </w:rPr>
          <w:tab/>
        </w:r>
        <w:r w:rsidR="008C5BD0">
          <w:rPr>
            <w:noProof/>
            <w:webHidden/>
          </w:rPr>
          <w:fldChar w:fldCharType="begin"/>
        </w:r>
        <w:r w:rsidR="008C5BD0">
          <w:rPr>
            <w:noProof/>
            <w:webHidden/>
          </w:rPr>
          <w:instrText xml:space="preserve"> PAGEREF _Toc406841162 \h </w:instrText>
        </w:r>
        <w:r w:rsidR="008C5BD0">
          <w:rPr>
            <w:noProof/>
            <w:webHidden/>
          </w:rPr>
        </w:r>
        <w:r w:rsidR="008C5BD0">
          <w:rPr>
            <w:noProof/>
            <w:webHidden/>
          </w:rPr>
          <w:fldChar w:fldCharType="separate"/>
        </w:r>
        <w:r w:rsidR="008C5BD0">
          <w:rPr>
            <w:noProof/>
            <w:webHidden/>
          </w:rPr>
          <w:t>18</w:t>
        </w:r>
        <w:r w:rsidR="008C5BD0">
          <w:rPr>
            <w:noProof/>
            <w:webHidden/>
          </w:rPr>
          <w:fldChar w:fldCharType="end"/>
        </w:r>
      </w:hyperlink>
    </w:p>
    <w:p w14:paraId="7FD30116" w14:textId="77777777" w:rsidR="008C5BD0" w:rsidRDefault="00C26EB2">
      <w:pPr>
        <w:pStyle w:val="31"/>
        <w:tabs>
          <w:tab w:val="right" w:leader="dot" w:pos="8778"/>
        </w:tabs>
        <w:ind w:left="960"/>
        <w:rPr>
          <w:rFonts w:asciiTheme="minorHAnsi" w:eastAsiaTheme="minorEastAsia" w:hAnsiTheme="minorHAnsi" w:cstheme="minorBidi"/>
          <w:noProof/>
          <w:sz w:val="21"/>
          <w:szCs w:val="22"/>
        </w:rPr>
      </w:pPr>
      <w:hyperlink w:anchor="_Toc406841163" w:history="1">
        <w:r w:rsidR="008C5BD0" w:rsidRPr="00E4333E">
          <w:rPr>
            <w:rStyle w:val="ae"/>
            <w:noProof/>
          </w:rPr>
          <w:t>3.3.1</w:t>
        </w:r>
        <w:r w:rsidR="008C5BD0" w:rsidRPr="00E4333E">
          <w:rPr>
            <w:rStyle w:val="ae"/>
            <w:rFonts w:hint="eastAsia"/>
            <w:noProof/>
          </w:rPr>
          <w:t xml:space="preserve"> </w:t>
        </w:r>
        <w:r w:rsidR="008C5BD0" w:rsidRPr="00E4333E">
          <w:rPr>
            <w:rStyle w:val="ae"/>
            <w:rFonts w:hint="eastAsia"/>
            <w:noProof/>
          </w:rPr>
          <w:t>表格结构识别</w:t>
        </w:r>
        <w:r w:rsidR="008C5BD0">
          <w:rPr>
            <w:noProof/>
            <w:webHidden/>
          </w:rPr>
          <w:tab/>
        </w:r>
        <w:r w:rsidR="008C5BD0">
          <w:rPr>
            <w:noProof/>
            <w:webHidden/>
          </w:rPr>
          <w:fldChar w:fldCharType="begin"/>
        </w:r>
        <w:r w:rsidR="008C5BD0">
          <w:rPr>
            <w:noProof/>
            <w:webHidden/>
          </w:rPr>
          <w:instrText xml:space="preserve"> PAGEREF _Toc406841163 \h </w:instrText>
        </w:r>
        <w:r w:rsidR="008C5BD0">
          <w:rPr>
            <w:noProof/>
            <w:webHidden/>
          </w:rPr>
        </w:r>
        <w:r w:rsidR="008C5BD0">
          <w:rPr>
            <w:noProof/>
            <w:webHidden/>
          </w:rPr>
          <w:fldChar w:fldCharType="separate"/>
        </w:r>
        <w:r w:rsidR="008C5BD0">
          <w:rPr>
            <w:noProof/>
            <w:webHidden/>
          </w:rPr>
          <w:t>19</w:t>
        </w:r>
        <w:r w:rsidR="008C5BD0">
          <w:rPr>
            <w:noProof/>
            <w:webHidden/>
          </w:rPr>
          <w:fldChar w:fldCharType="end"/>
        </w:r>
      </w:hyperlink>
    </w:p>
    <w:p w14:paraId="5CDD93EA" w14:textId="77777777" w:rsidR="008C5BD0" w:rsidRDefault="00C26EB2">
      <w:pPr>
        <w:pStyle w:val="31"/>
        <w:tabs>
          <w:tab w:val="right" w:leader="dot" w:pos="8778"/>
        </w:tabs>
        <w:ind w:left="960"/>
        <w:rPr>
          <w:rFonts w:asciiTheme="minorHAnsi" w:eastAsiaTheme="minorEastAsia" w:hAnsiTheme="minorHAnsi" w:cstheme="minorBidi"/>
          <w:noProof/>
          <w:sz w:val="21"/>
          <w:szCs w:val="22"/>
        </w:rPr>
      </w:pPr>
      <w:hyperlink w:anchor="_Toc406841164" w:history="1">
        <w:r w:rsidR="008C5BD0" w:rsidRPr="00E4333E">
          <w:rPr>
            <w:rStyle w:val="ae"/>
            <w:noProof/>
          </w:rPr>
          <w:t>3.3.2</w:t>
        </w:r>
        <w:r w:rsidR="008C5BD0" w:rsidRPr="00E4333E">
          <w:rPr>
            <w:rStyle w:val="ae"/>
            <w:rFonts w:hint="eastAsia"/>
            <w:noProof/>
          </w:rPr>
          <w:t xml:space="preserve"> </w:t>
        </w:r>
        <w:r w:rsidR="008C5BD0" w:rsidRPr="00E4333E">
          <w:rPr>
            <w:rStyle w:val="ae"/>
            <w:rFonts w:hint="eastAsia"/>
            <w:noProof/>
          </w:rPr>
          <w:t>复杂表头的处理</w:t>
        </w:r>
        <w:r w:rsidR="008C5BD0">
          <w:rPr>
            <w:noProof/>
            <w:webHidden/>
          </w:rPr>
          <w:tab/>
        </w:r>
        <w:r w:rsidR="008C5BD0">
          <w:rPr>
            <w:noProof/>
            <w:webHidden/>
          </w:rPr>
          <w:fldChar w:fldCharType="begin"/>
        </w:r>
        <w:r w:rsidR="008C5BD0">
          <w:rPr>
            <w:noProof/>
            <w:webHidden/>
          </w:rPr>
          <w:instrText xml:space="preserve"> PAGEREF _Toc406841164 \h </w:instrText>
        </w:r>
        <w:r w:rsidR="008C5BD0">
          <w:rPr>
            <w:noProof/>
            <w:webHidden/>
          </w:rPr>
        </w:r>
        <w:r w:rsidR="008C5BD0">
          <w:rPr>
            <w:noProof/>
            <w:webHidden/>
          </w:rPr>
          <w:fldChar w:fldCharType="separate"/>
        </w:r>
        <w:r w:rsidR="008C5BD0">
          <w:rPr>
            <w:noProof/>
            <w:webHidden/>
          </w:rPr>
          <w:t>20</w:t>
        </w:r>
        <w:r w:rsidR="008C5BD0">
          <w:rPr>
            <w:noProof/>
            <w:webHidden/>
          </w:rPr>
          <w:fldChar w:fldCharType="end"/>
        </w:r>
      </w:hyperlink>
    </w:p>
    <w:p w14:paraId="3B8059A4" w14:textId="77777777" w:rsidR="008C5BD0" w:rsidRDefault="00C26EB2">
      <w:pPr>
        <w:pStyle w:val="31"/>
        <w:tabs>
          <w:tab w:val="right" w:leader="dot" w:pos="8778"/>
        </w:tabs>
        <w:ind w:left="960"/>
        <w:rPr>
          <w:rFonts w:asciiTheme="minorHAnsi" w:eastAsiaTheme="minorEastAsia" w:hAnsiTheme="minorHAnsi" w:cstheme="minorBidi"/>
          <w:noProof/>
          <w:sz w:val="21"/>
          <w:szCs w:val="22"/>
        </w:rPr>
      </w:pPr>
      <w:hyperlink w:anchor="_Toc406841165" w:history="1">
        <w:r w:rsidR="008C5BD0" w:rsidRPr="00E4333E">
          <w:rPr>
            <w:rStyle w:val="ae"/>
            <w:noProof/>
          </w:rPr>
          <w:t>3.3.3</w:t>
        </w:r>
        <w:r w:rsidR="008C5BD0" w:rsidRPr="00E4333E">
          <w:rPr>
            <w:rStyle w:val="ae"/>
            <w:rFonts w:hint="eastAsia"/>
            <w:noProof/>
          </w:rPr>
          <w:t xml:space="preserve"> </w:t>
        </w:r>
        <w:r w:rsidR="008C5BD0" w:rsidRPr="00E4333E">
          <w:rPr>
            <w:rStyle w:val="ae"/>
            <w:rFonts w:hint="eastAsia"/>
            <w:noProof/>
          </w:rPr>
          <w:t>无框线表格的还原</w:t>
        </w:r>
        <w:r w:rsidR="008C5BD0">
          <w:rPr>
            <w:noProof/>
            <w:webHidden/>
          </w:rPr>
          <w:tab/>
        </w:r>
        <w:r w:rsidR="008C5BD0">
          <w:rPr>
            <w:noProof/>
            <w:webHidden/>
          </w:rPr>
          <w:fldChar w:fldCharType="begin"/>
        </w:r>
        <w:r w:rsidR="008C5BD0">
          <w:rPr>
            <w:noProof/>
            <w:webHidden/>
          </w:rPr>
          <w:instrText xml:space="preserve"> PAGEREF _Toc406841165 \h </w:instrText>
        </w:r>
        <w:r w:rsidR="008C5BD0">
          <w:rPr>
            <w:noProof/>
            <w:webHidden/>
          </w:rPr>
        </w:r>
        <w:r w:rsidR="008C5BD0">
          <w:rPr>
            <w:noProof/>
            <w:webHidden/>
          </w:rPr>
          <w:fldChar w:fldCharType="separate"/>
        </w:r>
        <w:r w:rsidR="008C5BD0">
          <w:rPr>
            <w:noProof/>
            <w:webHidden/>
          </w:rPr>
          <w:t>21</w:t>
        </w:r>
        <w:r w:rsidR="008C5BD0">
          <w:rPr>
            <w:noProof/>
            <w:webHidden/>
          </w:rPr>
          <w:fldChar w:fldCharType="end"/>
        </w:r>
      </w:hyperlink>
    </w:p>
    <w:p w14:paraId="45FBB60E" w14:textId="77777777" w:rsidR="008C5BD0" w:rsidRDefault="00C26EB2">
      <w:pPr>
        <w:pStyle w:val="21"/>
        <w:tabs>
          <w:tab w:val="right" w:leader="dot" w:pos="8778"/>
        </w:tabs>
        <w:ind w:left="480"/>
        <w:rPr>
          <w:rFonts w:asciiTheme="minorHAnsi" w:eastAsiaTheme="minorEastAsia" w:hAnsiTheme="minorHAnsi" w:cstheme="minorBidi"/>
          <w:noProof/>
          <w:sz w:val="21"/>
          <w:szCs w:val="22"/>
        </w:rPr>
      </w:pPr>
      <w:hyperlink w:anchor="_Toc406841166" w:history="1">
        <w:r w:rsidR="008C5BD0" w:rsidRPr="00E4333E">
          <w:rPr>
            <w:rStyle w:val="ae"/>
            <w:noProof/>
          </w:rPr>
          <w:t>3.4</w:t>
        </w:r>
        <w:r w:rsidR="008C5BD0" w:rsidRPr="00E4333E">
          <w:rPr>
            <w:rStyle w:val="ae"/>
            <w:rFonts w:hint="eastAsia"/>
            <w:noProof/>
          </w:rPr>
          <w:t xml:space="preserve"> </w:t>
        </w:r>
        <w:r w:rsidR="008C5BD0" w:rsidRPr="00E4333E">
          <w:rPr>
            <w:rStyle w:val="ae"/>
            <w:rFonts w:hint="eastAsia"/>
            <w:noProof/>
          </w:rPr>
          <w:t>本章小结</w:t>
        </w:r>
        <w:r w:rsidR="008C5BD0">
          <w:rPr>
            <w:noProof/>
            <w:webHidden/>
          </w:rPr>
          <w:tab/>
        </w:r>
        <w:r w:rsidR="008C5BD0">
          <w:rPr>
            <w:noProof/>
            <w:webHidden/>
          </w:rPr>
          <w:fldChar w:fldCharType="begin"/>
        </w:r>
        <w:r w:rsidR="008C5BD0">
          <w:rPr>
            <w:noProof/>
            <w:webHidden/>
          </w:rPr>
          <w:instrText xml:space="preserve"> PAGEREF _Toc406841166 \h </w:instrText>
        </w:r>
        <w:r w:rsidR="008C5BD0">
          <w:rPr>
            <w:noProof/>
            <w:webHidden/>
          </w:rPr>
        </w:r>
        <w:r w:rsidR="008C5BD0">
          <w:rPr>
            <w:noProof/>
            <w:webHidden/>
          </w:rPr>
          <w:fldChar w:fldCharType="separate"/>
        </w:r>
        <w:r w:rsidR="008C5BD0">
          <w:rPr>
            <w:noProof/>
            <w:webHidden/>
          </w:rPr>
          <w:t>22</w:t>
        </w:r>
        <w:r w:rsidR="008C5BD0">
          <w:rPr>
            <w:noProof/>
            <w:webHidden/>
          </w:rPr>
          <w:fldChar w:fldCharType="end"/>
        </w:r>
      </w:hyperlink>
    </w:p>
    <w:p w14:paraId="648409E1" w14:textId="77777777" w:rsidR="008C5BD0" w:rsidRDefault="00C26EB2">
      <w:pPr>
        <w:pStyle w:val="12"/>
        <w:rPr>
          <w:rFonts w:asciiTheme="minorHAnsi" w:eastAsiaTheme="minorEastAsia" w:hAnsiTheme="minorHAnsi" w:cstheme="minorBidi"/>
          <w:noProof/>
          <w:sz w:val="21"/>
          <w:szCs w:val="22"/>
        </w:rPr>
      </w:pPr>
      <w:hyperlink w:anchor="_Toc406841167" w:history="1">
        <w:r w:rsidR="008C5BD0" w:rsidRPr="00E4333E">
          <w:rPr>
            <w:rStyle w:val="ae"/>
            <w:rFonts w:hint="eastAsia"/>
            <w:noProof/>
          </w:rPr>
          <w:t>第</w:t>
        </w:r>
        <w:r w:rsidR="008C5BD0" w:rsidRPr="00E4333E">
          <w:rPr>
            <w:rStyle w:val="ae"/>
            <w:rFonts w:hint="eastAsia"/>
            <w:noProof/>
          </w:rPr>
          <w:t>4</w:t>
        </w:r>
        <w:r w:rsidR="008C5BD0" w:rsidRPr="00E4333E">
          <w:rPr>
            <w:rStyle w:val="ae"/>
            <w:rFonts w:hint="eastAsia"/>
            <w:noProof/>
          </w:rPr>
          <w:t>章</w:t>
        </w:r>
        <w:r w:rsidR="008C5BD0">
          <w:rPr>
            <w:rFonts w:asciiTheme="minorHAnsi" w:eastAsiaTheme="minorEastAsia" w:hAnsiTheme="minorHAnsi" w:cstheme="minorBidi"/>
            <w:noProof/>
            <w:sz w:val="21"/>
            <w:szCs w:val="22"/>
          </w:rPr>
          <w:tab/>
        </w:r>
        <w:r w:rsidR="008C5BD0" w:rsidRPr="00E4333E">
          <w:rPr>
            <w:rStyle w:val="ae"/>
            <w:noProof/>
          </w:rPr>
          <w:t>PDF</w:t>
        </w:r>
        <w:r w:rsidR="008C5BD0" w:rsidRPr="00E4333E">
          <w:rPr>
            <w:rStyle w:val="ae"/>
            <w:rFonts w:hint="eastAsia"/>
            <w:noProof/>
          </w:rPr>
          <w:t>文件的表格数据抽取关键问题研究</w:t>
        </w:r>
        <w:r w:rsidR="008C5BD0">
          <w:rPr>
            <w:noProof/>
            <w:webHidden/>
          </w:rPr>
          <w:tab/>
        </w:r>
        <w:r w:rsidR="008C5BD0">
          <w:rPr>
            <w:noProof/>
            <w:webHidden/>
          </w:rPr>
          <w:fldChar w:fldCharType="begin"/>
        </w:r>
        <w:r w:rsidR="008C5BD0">
          <w:rPr>
            <w:noProof/>
            <w:webHidden/>
          </w:rPr>
          <w:instrText xml:space="preserve"> PAGEREF _Toc406841167 \h </w:instrText>
        </w:r>
        <w:r w:rsidR="008C5BD0">
          <w:rPr>
            <w:noProof/>
            <w:webHidden/>
          </w:rPr>
        </w:r>
        <w:r w:rsidR="008C5BD0">
          <w:rPr>
            <w:noProof/>
            <w:webHidden/>
          </w:rPr>
          <w:fldChar w:fldCharType="separate"/>
        </w:r>
        <w:r w:rsidR="008C5BD0">
          <w:rPr>
            <w:noProof/>
            <w:webHidden/>
          </w:rPr>
          <w:t>23</w:t>
        </w:r>
        <w:r w:rsidR="008C5BD0">
          <w:rPr>
            <w:noProof/>
            <w:webHidden/>
          </w:rPr>
          <w:fldChar w:fldCharType="end"/>
        </w:r>
      </w:hyperlink>
    </w:p>
    <w:p w14:paraId="387BF1ED" w14:textId="77777777" w:rsidR="008C5BD0" w:rsidRDefault="00C26EB2">
      <w:pPr>
        <w:pStyle w:val="21"/>
        <w:tabs>
          <w:tab w:val="right" w:leader="dot" w:pos="8778"/>
        </w:tabs>
        <w:ind w:left="480"/>
        <w:rPr>
          <w:rFonts w:asciiTheme="minorHAnsi" w:eastAsiaTheme="minorEastAsia" w:hAnsiTheme="minorHAnsi" w:cstheme="minorBidi"/>
          <w:noProof/>
          <w:sz w:val="21"/>
          <w:szCs w:val="22"/>
        </w:rPr>
      </w:pPr>
      <w:hyperlink w:anchor="_Toc406841168" w:history="1">
        <w:r w:rsidR="008C5BD0" w:rsidRPr="00E4333E">
          <w:rPr>
            <w:rStyle w:val="ae"/>
            <w:noProof/>
          </w:rPr>
          <w:t>4.1</w:t>
        </w:r>
        <w:r w:rsidR="008C5BD0" w:rsidRPr="00E4333E">
          <w:rPr>
            <w:rStyle w:val="ae"/>
            <w:rFonts w:hint="eastAsia"/>
            <w:noProof/>
          </w:rPr>
          <w:t xml:space="preserve"> </w:t>
        </w:r>
        <w:r w:rsidR="008C5BD0" w:rsidRPr="00E4333E">
          <w:rPr>
            <w:rStyle w:val="ae"/>
            <w:rFonts w:hint="eastAsia"/>
            <w:noProof/>
          </w:rPr>
          <w:t>基于</w:t>
        </w:r>
        <w:r w:rsidR="008C5BD0" w:rsidRPr="00E4333E">
          <w:rPr>
            <w:rStyle w:val="ae"/>
            <w:noProof/>
          </w:rPr>
          <w:t>PDFBox</w:t>
        </w:r>
        <w:r w:rsidR="008C5BD0" w:rsidRPr="00E4333E">
          <w:rPr>
            <w:rStyle w:val="ae"/>
            <w:rFonts w:hint="eastAsia"/>
            <w:noProof/>
          </w:rPr>
          <w:t>的表格特征提取</w:t>
        </w:r>
        <w:r w:rsidR="008C5BD0">
          <w:rPr>
            <w:noProof/>
            <w:webHidden/>
          </w:rPr>
          <w:tab/>
        </w:r>
        <w:r w:rsidR="008C5BD0">
          <w:rPr>
            <w:noProof/>
            <w:webHidden/>
          </w:rPr>
          <w:fldChar w:fldCharType="begin"/>
        </w:r>
        <w:r w:rsidR="008C5BD0">
          <w:rPr>
            <w:noProof/>
            <w:webHidden/>
          </w:rPr>
          <w:instrText xml:space="preserve"> PAGEREF _Toc406841168 \h </w:instrText>
        </w:r>
        <w:r w:rsidR="008C5BD0">
          <w:rPr>
            <w:noProof/>
            <w:webHidden/>
          </w:rPr>
        </w:r>
        <w:r w:rsidR="008C5BD0">
          <w:rPr>
            <w:noProof/>
            <w:webHidden/>
          </w:rPr>
          <w:fldChar w:fldCharType="separate"/>
        </w:r>
        <w:r w:rsidR="008C5BD0">
          <w:rPr>
            <w:noProof/>
            <w:webHidden/>
          </w:rPr>
          <w:t>23</w:t>
        </w:r>
        <w:r w:rsidR="008C5BD0">
          <w:rPr>
            <w:noProof/>
            <w:webHidden/>
          </w:rPr>
          <w:fldChar w:fldCharType="end"/>
        </w:r>
      </w:hyperlink>
    </w:p>
    <w:p w14:paraId="05FCEE3D" w14:textId="77777777" w:rsidR="008C5BD0" w:rsidRDefault="00C26EB2">
      <w:pPr>
        <w:pStyle w:val="31"/>
        <w:tabs>
          <w:tab w:val="right" w:leader="dot" w:pos="8778"/>
        </w:tabs>
        <w:ind w:left="960"/>
        <w:rPr>
          <w:rFonts w:asciiTheme="minorHAnsi" w:eastAsiaTheme="minorEastAsia" w:hAnsiTheme="minorHAnsi" w:cstheme="minorBidi"/>
          <w:noProof/>
          <w:sz w:val="21"/>
          <w:szCs w:val="22"/>
        </w:rPr>
      </w:pPr>
      <w:hyperlink w:anchor="_Toc406841169" w:history="1">
        <w:r w:rsidR="008C5BD0" w:rsidRPr="00E4333E">
          <w:rPr>
            <w:rStyle w:val="ae"/>
            <w:noProof/>
          </w:rPr>
          <w:t>4.1.1 PDF</w:t>
        </w:r>
        <w:r w:rsidR="008C5BD0" w:rsidRPr="00E4333E">
          <w:rPr>
            <w:rStyle w:val="ae"/>
            <w:rFonts w:hint="eastAsia"/>
            <w:noProof/>
          </w:rPr>
          <w:t>字符流中表格的基本格式介绍</w:t>
        </w:r>
        <w:r w:rsidR="008C5BD0" w:rsidRPr="00E4333E">
          <w:rPr>
            <w:rStyle w:val="ae"/>
            <w:noProof/>
            <w:vertAlign w:val="superscript"/>
          </w:rPr>
          <w:t>[1]</w:t>
        </w:r>
        <w:r w:rsidR="008C5BD0">
          <w:rPr>
            <w:noProof/>
            <w:webHidden/>
          </w:rPr>
          <w:tab/>
        </w:r>
        <w:r w:rsidR="008C5BD0">
          <w:rPr>
            <w:noProof/>
            <w:webHidden/>
          </w:rPr>
          <w:fldChar w:fldCharType="begin"/>
        </w:r>
        <w:r w:rsidR="008C5BD0">
          <w:rPr>
            <w:noProof/>
            <w:webHidden/>
          </w:rPr>
          <w:instrText xml:space="preserve"> PAGEREF _Toc406841169 \h </w:instrText>
        </w:r>
        <w:r w:rsidR="008C5BD0">
          <w:rPr>
            <w:noProof/>
            <w:webHidden/>
          </w:rPr>
        </w:r>
        <w:r w:rsidR="008C5BD0">
          <w:rPr>
            <w:noProof/>
            <w:webHidden/>
          </w:rPr>
          <w:fldChar w:fldCharType="separate"/>
        </w:r>
        <w:r w:rsidR="008C5BD0">
          <w:rPr>
            <w:noProof/>
            <w:webHidden/>
          </w:rPr>
          <w:t>23</w:t>
        </w:r>
        <w:r w:rsidR="008C5BD0">
          <w:rPr>
            <w:noProof/>
            <w:webHidden/>
          </w:rPr>
          <w:fldChar w:fldCharType="end"/>
        </w:r>
      </w:hyperlink>
    </w:p>
    <w:p w14:paraId="534C452B" w14:textId="77777777" w:rsidR="008C5BD0" w:rsidRDefault="00C26EB2">
      <w:pPr>
        <w:pStyle w:val="31"/>
        <w:tabs>
          <w:tab w:val="right" w:leader="dot" w:pos="8778"/>
        </w:tabs>
        <w:ind w:left="960"/>
        <w:rPr>
          <w:rFonts w:asciiTheme="minorHAnsi" w:eastAsiaTheme="minorEastAsia" w:hAnsiTheme="minorHAnsi" w:cstheme="minorBidi"/>
          <w:noProof/>
          <w:sz w:val="21"/>
          <w:szCs w:val="22"/>
        </w:rPr>
      </w:pPr>
      <w:hyperlink w:anchor="_Toc406841170" w:history="1">
        <w:r w:rsidR="008C5BD0" w:rsidRPr="00E4333E">
          <w:rPr>
            <w:rStyle w:val="ae"/>
            <w:noProof/>
          </w:rPr>
          <w:t>4.1.2 PDFBox</w:t>
        </w:r>
        <w:r w:rsidR="008C5BD0" w:rsidRPr="00E4333E">
          <w:rPr>
            <w:rStyle w:val="ae"/>
            <w:rFonts w:hint="eastAsia"/>
            <w:noProof/>
          </w:rPr>
          <w:t>中文字和线条的处理介绍</w:t>
        </w:r>
        <w:r w:rsidR="008C5BD0">
          <w:rPr>
            <w:noProof/>
            <w:webHidden/>
          </w:rPr>
          <w:tab/>
        </w:r>
        <w:r w:rsidR="008C5BD0">
          <w:rPr>
            <w:noProof/>
            <w:webHidden/>
          </w:rPr>
          <w:fldChar w:fldCharType="begin"/>
        </w:r>
        <w:r w:rsidR="008C5BD0">
          <w:rPr>
            <w:noProof/>
            <w:webHidden/>
          </w:rPr>
          <w:instrText xml:space="preserve"> PAGEREF _Toc406841170 \h </w:instrText>
        </w:r>
        <w:r w:rsidR="008C5BD0">
          <w:rPr>
            <w:noProof/>
            <w:webHidden/>
          </w:rPr>
        </w:r>
        <w:r w:rsidR="008C5BD0">
          <w:rPr>
            <w:noProof/>
            <w:webHidden/>
          </w:rPr>
          <w:fldChar w:fldCharType="separate"/>
        </w:r>
        <w:r w:rsidR="008C5BD0">
          <w:rPr>
            <w:noProof/>
            <w:webHidden/>
          </w:rPr>
          <w:t>24</w:t>
        </w:r>
        <w:r w:rsidR="008C5BD0">
          <w:rPr>
            <w:noProof/>
            <w:webHidden/>
          </w:rPr>
          <w:fldChar w:fldCharType="end"/>
        </w:r>
      </w:hyperlink>
    </w:p>
    <w:p w14:paraId="30066680" w14:textId="77777777" w:rsidR="008C5BD0" w:rsidRDefault="00C26EB2">
      <w:pPr>
        <w:pStyle w:val="31"/>
        <w:tabs>
          <w:tab w:val="right" w:leader="dot" w:pos="8778"/>
        </w:tabs>
        <w:ind w:left="960"/>
        <w:rPr>
          <w:rFonts w:asciiTheme="minorHAnsi" w:eastAsiaTheme="minorEastAsia" w:hAnsiTheme="minorHAnsi" w:cstheme="minorBidi"/>
          <w:noProof/>
          <w:sz w:val="21"/>
          <w:szCs w:val="22"/>
        </w:rPr>
      </w:pPr>
      <w:hyperlink w:anchor="_Toc406841171" w:history="1">
        <w:r w:rsidR="008C5BD0" w:rsidRPr="00E4333E">
          <w:rPr>
            <w:rStyle w:val="ae"/>
            <w:noProof/>
          </w:rPr>
          <w:t>4.1.3</w:t>
        </w:r>
        <w:r w:rsidR="008C5BD0" w:rsidRPr="00E4333E">
          <w:rPr>
            <w:rStyle w:val="ae"/>
            <w:rFonts w:hint="eastAsia"/>
            <w:noProof/>
          </w:rPr>
          <w:t xml:space="preserve"> </w:t>
        </w:r>
        <w:r w:rsidR="008C5BD0" w:rsidRPr="00E4333E">
          <w:rPr>
            <w:rStyle w:val="ae"/>
            <w:rFonts w:hint="eastAsia"/>
            <w:noProof/>
          </w:rPr>
          <w:t>基于</w:t>
        </w:r>
        <w:r w:rsidR="008C5BD0" w:rsidRPr="00E4333E">
          <w:rPr>
            <w:rStyle w:val="ae"/>
            <w:noProof/>
          </w:rPr>
          <w:t>PDFBox</w:t>
        </w:r>
        <w:r w:rsidR="008C5BD0" w:rsidRPr="00E4333E">
          <w:rPr>
            <w:rStyle w:val="ae"/>
            <w:rFonts w:hint="eastAsia"/>
            <w:noProof/>
          </w:rPr>
          <w:t>的文字信息提取与封装</w:t>
        </w:r>
        <w:r w:rsidR="008C5BD0">
          <w:rPr>
            <w:noProof/>
            <w:webHidden/>
          </w:rPr>
          <w:tab/>
        </w:r>
        <w:r w:rsidR="008C5BD0">
          <w:rPr>
            <w:noProof/>
            <w:webHidden/>
          </w:rPr>
          <w:fldChar w:fldCharType="begin"/>
        </w:r>
        <w:r w:rsidR="008C5BD0">
          <w:rPr>
            <w:noProof/>
            <w:webHidden/>
          </w:rPr>
          <w:instrText xml:space="preserve"> PAGEREF _Toc406841171 \h </w:instrText>
        </w:r>
        <w:r w:rsidR="008C5BD0">
          <w:rPr>
            <w:noProof/>
            <w:webHidden/>
          </w:rPr>
        </w:r>
        <w:r w:rsidR="008C5BD0">
          <w:rPr>
            <w:noProof/>
            <w:webHidden/>
          </w:rPr>
          <w:fldChar w:fldCharType="separate"/>
        </w:r>
        <w:r w:rsidR="008C5BD0">
          <w:rPr>
            <w:noProof/>
            <w:webHidden/>
          </w:rPr>
          <w:t>25</w:t>
        </w:r>
        <w:r w:rsidR="008C5BD0">
          <w:rPr>
            <w:noProof/>
            <w:webHidden/>
          </w:rPr>
          <w:fldChar w:fldCharType="end"/>
        </w:r>
      </w:hyperlink>
    </w:p>
    <w:p w14:paraId="00971B37" w14:textId="77777777" w:rsidR="008C5BD0" w:rsidRDefault="00C26EB2">
      <w:pPr>
        <w:pStyle w:val="31"/>
        <w:tabs>
          <w:tab w:val="right" w:leader="dot" w:pos="8778"/>
        </w:tabs>
        <w:ind w:left="960"/>
        <w:rPr>
          <w:rFonts w:asciiTheme="minorHAnsi" w:eastAsiaTheme="minorEastAsia" w:hAnsiTheme="minorHAnsi" w:cstheme="minorBidi"/>
          <w:noProof/>
          <w:sz w:val="21"/>
          <w:szCs w:val="22"/>
        </w:rPr>
      </w:pPr>
      <w:hyperlink w:anchor="_Toc406841172" w:history="1">
        <w:r w:rsidR="008C5BD0" w:rsidRPr="00E4333E">
          <w:rPr>
            <w:rStyle w:val="ae"/>
            <w:noProof/>
          </w:rPr>
          <w:t>4.1.4</w:t>
        </w:r>
        <w:r w:rsidR="008C5BD0" w:rsidRPr="00E4333E">
          <w:rPr>
            <w:rStyle w:val="ae"/>
            <w:rFonts w:hint="eastAsia"/>
            <w:noProof/>
          </w:rPr>
          <w:t xml:space="preserve"> </w:t>
        </w:r>
        <w:r w:rsidR="008C5BD0" w:rsidRPr="00E4333E">
          <w:rPr>
            <w:rStyle w:val="ae"/>
            <w:rFonts w:hint="eastAsia"/>
            <w:noProof/>
          </w:rPr>
          <w:t>基于</w:t>
        </w:r>
        <w:r w:rsidR="008C5BD0" w:rsidRPr="00E4333E">
          <w:rPr>
            <w:rStyle w:val="ae"/>
            <w:noProof/>
          </w:rPr>
          <w:t>PDFBox</w:t>
        </w:r>
        <w:r w:rsidR="008C5BD0" w:rsidRPr="00E4333E">
          <w:rPr>
            <w:rStyle w:val="ae"/>
            <w:rFonts w:hint="eastAsia"/>
            <w:noProof/>
          </w:rPr>
          <w:t>的线条信息提取与封装</w:t>
        </w:r>
        <w:r w:rsidR="008C5BD0">
          <w:rPr>
            <w:noProof/>
            <w:webHidden/>
          </w:rPr>
          <w:tab/>
        </w:r>
        <w:r w:rsidR="008C5BD0">
          <w:rPr>
            <w:noProof/>
            <w:webHidden/>
          </w:rPr>
          <w:fldChar w:fldCharType="begin"/>
        </w:r>
        <w:r w:rsidR="008C5BD0">
          <w:rPr>
            <w:noProof/>
            <w:webHidden/>
          </w:rPr>
          <w:instrText xml:space="preserve"> PAGEREF _Toc406841172 \h </w:instrText>
        </w:r>
        <w:r w:rsidR="008C5BD0">
          <w:rPr>
            <w:noProof/>
            <w:webHidden/>
          </w:rPr>
        </w:r>
        <w:r w:rsidR="008C5BD0">
          <w:rPr>
            <w:noProof/>
            <w:webHidden/>
          </w:rPr>
          <w:fldChar w:fldCharType="separate"/>
        </w:r>
        <w:r w:rsidR="008C5BD0">
          <w:rPr>
            <w:noProof/>
            <w:webHidden/>
          </w:rPr>
          <w:t>26</w:t>
        </w:r>
        <w:r w:rsidR="008C5BD0">
          <w:rPr>
            <w:noProof/>
            <w:webHidden/>
          </w:rPr>
          <w:fldChar w:fldCharType="end"/>
        </w:r>
      </w:hyperlink>
    </w:p>
    <w:p w14:paraId="3FFBB0DF" w14:textId="77777777" w:rsidR="008C5BD0" w:rsidRDefault="00C26EB2">
      <w:pPr>
        <w:pStyle w:val="21"/>
        <w:tabs>
          <w:tab w:val="right" w:leader="dot" w:pos="8778"/>
        </w:tabs>
        <w:ind w:left="480"/>
        <w:rPr>
          <w:rFonts w:asciiTheme="minorHAnsi" w:eastAsiaTheme="minorEastAsia" w:hAnsiTheme="minorHAnsi" w:cstheme="minorBidi"/>
          <w:noProof/>
          <w:sz w:val="21"/>
          <w:szCs w:val="22"/>
        </w:rPr>
      </w:pPr>
      <w:hyperlink w:anchor="_Toc406841173" w:history="1">
        <w:r w:rsidR="008C5BD0" w:rsidRPr="00E4333E">
          <w:rPr>
            <w:rStyle w:val="ae"/>
            <w:noProof/>
          </w:rPr>
          <w:t>4.2</w:t>
        </w:r>
        <w:r w:rsidR="008C5BD0" w:rsidRPr="00E4333E">
          <w:rPr>
            <w:rStyle w:val="ae"/>
            <w:rFonts w:hint="eastAsia"/>
            <w:noProof/>
          </w:rPr>
          <w:t xml:space="preserve"> </w:t>
        </w:r>
        <w:r w:rsidR="008C5BD0" w:rsidRPr="00E4333E">
          <w:rPr>
            <w:rStyle w:val="ae"/>
            <w:rFonts w:hint="eastAsia"/>
            <w:noProof/>
          </w:rPr>
          <w:t>表格还原</w:t>
        </w:r>
        <w:r w:rsidR="008C5BD0">
          <w:rPr>
            <w:noProof/>
            <w:webHidden/>
          </w:rPr>
          <w:tab/>
        </w:r>
        <w:r w:rsidR="008C5BD0">
          <w:rPr>
            <w:noProof/>
            <w:webHidden/>
          </w:rPr>
          <w:fldChar w:fldCharType="begin"/>
        </w:r>
        <w:r w:rsidR="008C5BD0">
          <w:rPr>
            <w:noProof/>
            <w:webHidden/>
          </w:rPr>
          <w:instrText xml:space="preserve"> PAGEREF _Toc406841173 \h </w:instrText>
        </w:r>
        <w:r w:rsidR="008C5BD0">
          <w:rPr>
            <w:noProof/>
            <w:webHidden/>
          </w:rPr>
        </w:r>
        <w:r w:rsidR="008C5BD0">
          <w:rPr>
            <w:noProof/>
            <w:webHidden/>
          </w:rPr>
          <w:fldChar w:fldCharType="separate"/>
        </w:r>
        <w:r w:rsidR="008C5BD0">
          <w:rPr>
            <w:noProof/>
            <w:webHidden/>
          </w:rPr>
          <w:t>27</w:t>
        </w:r>
        <w:r w:rsidR="008C5BD0">
          <w:rPr>
            <w:noProof/>
            <w:webHidden/>
          </w:rPr>
          <w:fldChar w:fldCharType="end"/>
        </w:r>
      </w:hyperlink>
    </w:p>
    <w:p w14:paraId="35BD3514" w14:textId="77777777" w:rsidR="008C5BD0" w:rsidRDefault="00C26EB2">
      <w:pPr>
        <w:pStyle w:val="31"/>
        <w:tabs>
          <w:tab w:val="right" w:leader="dot" w:pos="8778"/>
        </w:tabs>
        <w:ind w:left="960"/>
        <w:rPr>
          <w:rFonts w:asciiTheme="minorHAnsi" w:eastAsiaTheme="minorEastAsia" w:hAnsiTheme="minorHAnsi" w:cstheme="minorBidi"/>
          <w:noProof/>
          <w:sz w:val="21"/>
          <w:szCs w:val="22"/>
        </w:rPr>
      </w:pPr>
      <w:hyperlink w:anchor="_Toc406841174" w:history="1">
        <w:r w:rsidR="008C5BD0" w:rsidRPr="00E4333E">
          <w:rPr>
            <w:rStyle w:val="ae"/>
            <w:noProof/>
          </w:rPr>
          <w:t>4.2.1</w:t>
        </w:r>
        <w:r w:rsidR="008C5BD0" w:rsidRPr="00E4333E">
          <w:rPr>
            <w:rStyle w:val="ae"/>
            <w:rFonts w:hint="eastAsia"/>
            <w:noProof/>
          </w:rPr>
          <w:t xml:space="preserve"> </w:t>
        </w:r>
        <w:r w:rsidR="008C5BD0" w:rsidRPr="00E4333E">
          <w:rPr>
            <w:rStyle w:val="ae"/>
            <w:rFonts w:hint="eastAsia"/>
            <w:noProof/>
          </w:rPr>
          <w:t>基于线条信息还原基本二维表结构</w:t>
        </w:r>
        <w:r w:rsidR="008C5BD0">
          <w:rPr>
            <w:noProof/>
            <w:webHidden/>
          </w:rPr>
          <w:tab/>
        </w:r>
        <w:r w:rsidR="008C5BD0">
          <w:rPr>
            <w:noProof/>
            <w:webHidden/>
          </w:rPr>
          <w:fldChar w:fldCharType="begin"/>
        </w:r>
        <w:r w:rsidR="008C5BD0">
          <w:rPr>
            <w:noProof/>
            <w:webHidden/>
          </w:rPr>
          <w:instrText xml:space="preserve"> PAGEREF _Toc406841174 \h </w:instrText>
        </w:r>
        <w:r w:rsidR="008C5BD0">
          <w:rPr>
            <w:noProof/>
            <w:webHidden/>
          </w:rPr>
        </w:r>
        <w:r w:rsidR="008C5BD0">
          <w:rPr>
            <w:noProof/>
            <w:webHidden/>
          </w:rPr>
          <w:fldChar w:fldCharType="separate"/>
        </w:r>
        <w:r w:rsidR="008C5BD0">
          <w:rPr>
            <w:noProof/>
            <w:webHidden/>
          </w:rPr>
          <w:t>27</w:t>
        </w:r>
        <w:r w:rsidR="008C5BD0">
          <w:rPr>
            <w:noProof/>
            <w:webHidden/>
          </w:rPr>
          <w:fldChar w:fldCharType="end"/>
        </w:r>
      </w:hyperlink>
    </w:p>
    <w:p w14:paraId="36AA0BF2" w14:textId="77777777" w:rsidR="008C5BD0" w:rsidRDefault="00C26EB2">
      <w:pPr>
        <w:pStyle w:val="31"/>
        <w:tabs>
          <w:tab w:val="right" w:leader="dot" w:pos="8778"/>
        </w:tabs>
        <w:ind w:left="960"/>
        <w:rPr>
          <w:rFonts w:asciiTheme="minorHAnsi" w:eastAsiaTheme="minorEastAsia" w:hAnsiTheme="minorHAnsi" w:cstheme="minorBidi"/>
          <w:noProof/>
          <w:sz w:val="21"/>
          <w:szCs w:val="22"/>
        </w:rPr>
      </w:pPr>
      <w:hyperlink w:anchor="_Toc406841175" w:history="1">
        <w:r w:rsidR="008C5BD0" w:rsidRPr="00E4333E">
          <w:rPr>
            <w:rStyle w:val="ae"/>
            <w:noProof/>
          </w:rPr>
          <w:t>4.2.2</w:t>
        </w:r>
        <w:r w:rsidR="008C5BD0" w:rsidRPr="00E4333E">
          <w:rPr>
            <w:rStyle w:val="ae"/>
            <w:rFonts w:hint="eastAsia"/>
            <w:noProof/>
          </w:rPr>
          <w:t xml:space="preserve"> </w:t>
        </w:r>
        <w:r w:rsidR="008C5BD0" w:rsidRPr="00E4333E">
          <w:rPr>
            <w:rStyle w:val="ae"/>
            <w:rFonts w:hint="eastAsia"/>
            <w:noProof/>
          </w:rPr>
          <w:t>基于位置信息填充表格文字</w:t>
        </w:r>
        <w:r w:rsidR="008C5BD0">
          <w:rPr>
            <w:noProof/>
            <w:webHidden/>
          </w:rPr>
          <w:tab/>
        </w:r>
        <w:r w:rsidR="008C5BD0">
          <w:rPr>
            <w:noProof/>
            <w:webHidden/>
          </w:rPr>
          <w:fldChar w:fldCharType="begin"/>
        </w:r>
        <w:r w:rsidR="008C5BD0">
          <w:rPr>
            <w:noProof/>
            <w:webHidden/>
          </w:rPr>
          <w:instrText xml:space="preserve"> PAGEREF _Toc406841175 \h </w:instrText>
        </w:r>
        <w:r w:rsidR="008C5BD0">
          <w:rPr>
            <w:noProof/>
            <w:webHidden/>
          </w:rPr>
        </w:r>
        <w:r w:rsidR="008C5BD0">
          <w:rPr>
            <w:noProof/>
            <w:webHidden/>
          </w:rPr>
          <w:fldChar w:fldCharType="separate"/>
        </w:r>
        <w:r w:rsidR="008C5BD0">
          <w:rPr>
            <w:noProof/>
            <w:webHidden/>
          </w:rPr>
          <w:t>31</w:t>
        </w:r>
        <w:r w:rsidR="008C5BD0">
          <w:rPr>
            <w:noProof/>
            <w:webHidden/>
          </w:rPr>
          <w:fldChar w:fldCharType="end"/>
        </w:r>
      </w:hyperlink>
    </w:p>
    <w:p w14:paraId="349907ED" w14:textId="77777777" w:rsidR="008C5BD0" w:rsidRDefault="00C26EB2">
      <w:pPr>
        <w:pStyle w:val="31"/>
        <w:tabs>
          <w:tab w:val="right" w:leader="dot" w:pos="8778"/>
        </w:tabs>
        <w:ind w:left="960"/>
        <w:rPr>
          <w:rFonts w:asciiTheme="minorHAnsi" w:eastAsiaTheme="minorEastAsia" w:hAnsiTheme="minorHAnsi" w:cstheme="minorBidi"/>
          <w:noProof/>
          <w:sz w:val="21"/>
          <w:szCs w:val="22"/>
        </w:rPr>
      </w:pPr>
      <w:hyperlink w:anchor="_Toc406841176" w:history="1">
        <w:r w:rsidR="008C5BD0" w:rsidRPr="00E4333E">
          <w:rPr>
            <w:rStyle w:val="ae"/>
            <w:noProof/>
          </w:rPr>
          <w:t>4.2.3</w:t>
        </w:r>
        <w:r w:rsidR="008C5BD0" w:rsidRPr="00E4333E">
          <w:rPr>
            <w:rStyle w:val="ae"/>
            <w:rFonts w:hint="eastAsia"/>
            <w:noProof/>
          </w:rPr>
          <w:t xml:space="preserve"> </w:t>
        </w:r>
        <w:r w:rsidR="008C5BD0" w:rsidRPr="00E4333E">
          <w:rPr>
            <w:rStyle w:val="ae"/>
            <w:rFonts w:hint="eastAsia"/>
            <w:noProof/>
          </w:rPr>
          <w:t>一表多页的复杂表格合并</w:t>
        </w:r>
        <w:r w:rsidR="008C5BD0">
          <w:rPr>
            <w:noProof/>
            <w:webHidden/>
          </w:rPr>
          <w:tab/>
        </w:r>
        <w:r w:rsidR="008C5BD0">
          <w:rPr>
            <w:noProof/>
            <w:webHidden/>
          </w:rPr>
          <w:fldChar w:fldCharType="begin"/>
        </w:r>
        <w:r w:rsidR="008C5BD0">
          <w:rPr>
            <w:noProof/>
            <w:webHidden/>
          </w:rPr>
          <w:instrText xml:space="preserve"> PAGEREF _Toc406841176 \h </w:instrText>
        </w:r>
        <w:r w:rsidR="008C5BD0">
          <w:rPr>
            <w:noProof/>
            <w:webHidden/>
          </w:rPr>
        </w:r>
        <w:r w:rsidR="008C5BD0">
          <w:rPr>
            <w:noProof/>
            <w:webHidden/>
          </w:rPr>
          <w:fldChar w:fldCharType="separate"/>
        </w:r>
        <w:r w:rsidR="008C5BD0">
          <w:rPr>
            <w:noProof/>
            <w:webHidden/>
          </w:rPr>
          <w:t>33</w:t>
        </w:r>
        <w:r w:rsidR="008C5BD0">
          <w:rPr>
            <w:noProof/>
            <w:webHidden/>
          </w:rPr>
          <w:fldChar w:fldCharType="end"/>
        </w:r>
      </w:hyperlink>
    </w:p>
    <w:p w14:paraId="6DD1CDBC" w14:textId="77777777" w:rsidR="008C5BD0" w:rsidRDefault="00C26EB2">
      <w:pPr>
        <w:pStyle w:val="21"/>
        <w:tabs>
          <w:tab w:val="right" w:leader="dot" w:pos="8778"/>
        </w:tabs>
        <w:ind w:left="480"/>
        <w:rPr>
          <w:rFonts w:asciiTheme="minorHAnsi" w:eastAsiaTheme="minorEastAsia" w:hAnsiTheme="minorHAnsi" w:cstheme="minorBidi"/>
          <w:noProof/>
          <w:sz w:val="21"/>
          <w:szCs w:val="22"/>
        </w:rPr>
      </w:pPr>
      <w:hyperlink w:anchor="_Toc406841177" w:history="1">
        <w:r w:rsidR="008C5BD0" w:rsidRPr="00E4333E">
          <w:rPr>
            <w:rStyle w:val="ae"/>
            <w:noProof/>
          </w:rPr>
          <w:t>4.3</w:t>
        </w:r>
        <w:r w:rsidR="008C5BD0" w:rsidRPr="00E4333E">
          <w:rPr>
            <w:rStyle w:val="ae"/>
            <w:rFonts w:hint="eastAsia"/>
            <w:noProof/>
          </w:rPr>
          <w:t xml:space="preserve"> </w:t>
        </w:r>
        <w:r w:rsidR="008C5BD0" w:rsidRPr="00E4333E">
          <w:rPr>
            <w:rStyle w:val="ae"/>
            <w:rFonts w:hint="eastAsia"/>
            <w:noProof/>
          </w:rPr>
          <w:t>表格结构识别</w:t>
        </w:r>
        <w:r w:rsidR="008C5BD0">
          <w:rPr>
            <w:noProof/>
            <w:webHidden/>
          </w:rPr>
          <w:tab/>
        </w:r>
        <w:r w:rsidR="008C5BD0">
          <w:rPr>
            <w:noProof/>
            <w:webHidden/>
          </w:rPr>
          <w:fldChar w:fldCharType="begin"/>
        </w:r>
        <w:r w:rsidR="008C5BD0">
          <w:rPr>
            <w:noProof/>
            <w:webHidden/>
          </w:rPr>
          <w:instrText xml:space="preserve"> PAGEREF _Toc406841177 \h </w:instrText>
        </w:r>
        <w:r w:rsidR="008C5BD0">
          <w:rPr>
            <w:noProof/>
            <w:webHidden/>
          </w:rPr>
        </w:r>
        <w:r w:rsidR="008C5BD0">
          <w:rPr>
            <w:noProof/>
            <w:webHidden/>
          </w:rPr>
          <w:fldChar w:fldCharType="separate"/>
        </w:r>
        <w:r w:rsidR="008C5BD0">
          <w:rPr>
            <w:noProof/>
            <w:webHidden/>
          </w:rPr>
          <w:t>35</w:t>
        </w:r>
        <w:r w:rsidR="008C5BD0">
          <w:rPr>
            <w:noProof/>
            <w:webHidden/>
          </w:rPr>
          <w:fldChar w:fldCharType="end"/>
        </w:r>
      </w:hyperlink>
    </w:p>
    <w:p w14:paraId="24CE9FCE" w14:textId="77777777" w:rsidR="008C5BD0" w:rsidRDefault="00C26EB2">
      <w:pPr>
        <w:pStyle w:val="31"/>
        <w:tabs>
          <w:tab w:val="right" w:leader="dot" w:pos="8778"/>
        </w:tabs>
        <w:ind w:left="960"/>
        <w:rPr>
          <w:rFonts w:asciiTheme="minorHAnsi" w:eastAsiaTheme="minorEastAsia" w:hAnsiTheme="minorHAnsi" w:cstheme="minorBidi"/>
          <w:noProof/>
          <w:sz w:val="21"/>
          <w:szCs w:val="22"/>
        </w:rPr>
      </w:pPr>
      <w:hyperlink w:anchor="_Toc406841178" w:history="1">
        <w:r w:rsidR="008C5BD0" w:rsidRPr="00E4333E">
          <w:rPr>
            <w:rStyle w:val="ae"/>
            <w:noProof/>
          </w:rPr>
          <w:t>4.3.1</w:t>
        </w:r>
        <w:r w:rsidR="008C5BD0" w:rsidRPr="00E4333E">
          <w:rPr>
            <w:rStyle w:val="ae"/>
            <w:rFonts w:hint="eastAsia"/>
            <w:noProof/>
          </w:rPr>
          <w:t xml:space="preserve"> </w:t>
        </w:r>
        <w:r w:rsidR="008C5BD0" w:rsidRPr="00E4333E">
          <w:rPr>
            <w:rStyle w:val="ae"/>
            <w:rFonts w:hint="eastAsia"/>
            <w:noProof/>
          </w:rPr>
          <w:t>复杂表头的识别与转换</w:t>
        </w:r>
        <w:r w:rsidR="008C5BD0">
          <w:rPr>
            <w:noProof/>
            <w:webHidden/>
          </w:rPr>
          <w:tab/>
        </w:r>
        <w:r w:rsidR="008C5BD0">
          <w:rPr>
            <w:noProof/>
            <w:webHidden/>
          </w:rPr>
          <w:fldChar w:fldCharType="begin"/>
        </w:r>
        <w:r w:rsidR="008C5BD0">
          <w:rPr>
            <w:noProof/>
            <w:webHidden/>
          </w:rPr>
          <w:instrText xml:space="preserve"> PAGEREF _Toc406841178 \h </w:instrText>
        </w:r>
        <w:r w:rsidR="008C5BD0">
          <w:rPr>
            <w:noProof/>
            <w:webHidden/>
          </w:rPr>
        </w:r>
        <w:r w:rsidR="008C5BD0">
          <w:rPr>
            <w:noProof/>
            <w:webHidden/>
          </w:rPr>
          <w:fldChar w:fldCharType="separate"/>
        </w:r>
        <w:r w:rsidR="008C5BD0">
          <w:rPr>
            <w:noProof/>
            <w:webHidden/>
          </w:rPr>
          <w:t>35</w:t>
        </w:r>
        <w:r w:rsidR="008C5BD0">
          <w:rPr>
            <w:noProof/>
            <w:webHidden/>
          </w:rPr>
          <w:fldChar w:fldCharType="end"/>
        </w:r>
      </w:hyperlink>
    </w:p>
    <w:p w14:paraId="25D57B14" w14:textId="77777777" w:rsidR="008C5BD0" w:rsidRDefault="00C26EB2">
      <w:pPr>
        <w:pStyle w:val="31"/>
        <w:tabs>
          <w:tab w:val="right" w:leader="dot" w:pos="8778"/>
        </w:tabs>
        <w:ind w:left="960"/>
        <w:rPr>
          <w:rFonts w:asciiTheme="minorHAnsi" w:eastAsiaTheme="minorEastAsia" w:hAnsiTheme="minorHAnsi" w:cstheme="minorBidi"/>
          <w:noProof/>
          <w:sz w:val="21"/>
          <w:szCs w:val="22"/>
        </w:rPr>
      </w:pPr>
      <w:hyperlink w:anchor="_Toc406841179" w:history="1">
        <w:r w:rsidR="008C5BD0" w:rsidRPr="00E4333E">
          <w:rPr>
            <w:rStyle w:val="ae"/>
            <w:noProof/>
          </w:rPr>
          <w:t>4.3.2</w:t>
        </w:r>
        <w:r w:rsidR="008C5BD0" w:rsidRPr="00E4333E">
          <w:rPr>
            <w:rStyle w:val="ae"/>
            <w:rFonts w:hint="eastAsia"/>
            <w:noProof/>
          </w:rPr>
          <w:t xml:space="preserve"> </w:t>
        </w:r>
        <w:r w:rsidR="008C5BD0" w:rsidRPr="00E4333E">
          <w:rPr>
            <w:rStyle w:val="ae"/>
            <w:rFonts w:hint="eastAsia"/>
            <w:noProof/>
          </w:rPr>
          <w:t>表格结构类型</w:t>
        </w:r>
        <w:r w:rsidR="008C5BD0">
          <w:rPr>
            <w:noProof/>
            <w:webHidden/>
          </w:rPr>
          <w:tab/>
        </w:r>
        <w:r w:rsidR="008C5BD0">
          <w:rPr>
            <w:noProof/>
            <w:webHidden/>
          </w:rPr>
          <w:fldChar w:fldCharType="begin"/>
        </w:r>
        <w:r w:rsidR="008C5BD0">
          <w:rPr>
            <w:noProof/>
            <w:webHidden/>
          </w:rPr>
          <w:instrText xml:space="preserve"> PAGEREF _Toc406841179 \h </w:instrText>
        </w:r>
        <w:r w:rsidR="008C5BD0">
          <w:rPr>
            <w:noProof/>
            <w:webHidden/>
          </w:rPr>
        </w:r>
        <w:r w:rsidR="008C5BD0">
          <w:rPr>
            <w:noProof/>
            <w:webHidden/>
          </w:rPr>
          <w:fldChar w:fldCharType="separate"/>
        </w:r>
        <w:r w:rsidR="008C5BD0">
          <w:rPr>
            <w:noProof/>
            <w:webHidden/>
          </w:rPr>
          <w:t>38</w:t>
        </w:r>
        <w:r w:rsidR="008C5BD0">
          <w:rPr>
            <w:noProof/>
            <w:webHidden/>
          </w:rPr>
          <w:fldChar w:fldCharType="end"/>
        </w:r>
      </w:hyperlink>
    </w:p>
    <w:p w14:paraId="09DF6E8F" w14:textId="77777777" w:rsidR="008C5BD0" w:rsidRDefault="00C26EB2">
      <w:pPr>
        <w:pStyle w:val="31"/>
        <w:tabs>
          <w:tab w:val="right" w:leader="dot" w:pos="8778"/>
        </w:tabs>
        <w:ind w:left="960"/>
        <w:rPr>
          <w:rFonts w:asciiTheme="minorHAnsi" w:eastAsiaTheme="minorEastAsia" w:hAnsiTheme="minorHAnsi" w:cstheme="minorBidi"/>
          <w:noProof/>
          <w:sz w:val="21"/>
          <w:szCs w:val="22"/>
        </w:rPr>
      </w:pPr>
      <w:hyperlink w:anchor="_Toc406841180" w:history="1">
        <w:r w:rsidR="008C5BD0" w:rsidRPr="00E4333E">
          <w:rPr>
            <w:rStyle w:val="ae"/>
            <w:noProof/>
          </w:rPr>
          <w:t>4.3.3</w:t>
        </w:r>
        <w:r w:rsidR="008C5BD0" w:rsidRPr="00E4333E">
          <w:rPr>
            <w:rStyle w:val="ae"/>
            <w:rFonts w:hint="eastAsia"/>
            <w:noProof/>
          </w:rPr>
          <w:t xml:space="preserve"> </w:t>
        </w:r>
        <w:r w:rsidR="008C5BD0" w:rsidRPr="00E4333E">
          <w:rPr>
            <w:rStyle w:val="ae"/>
            <w:rFonts w:hint="eastAsia"/>
            <w:noProof/>
          </w:rPr>
          <w:t>表格展开方向识别</w:t>
        </w:r>
        <w:r w:rsidR="008C5BD0">
          <w:rPr>
            <w:noProof/>
            <w:webHidden/>
          </w:rPr>
          <w:tab/>
        </w:r>
        <w:r w:rsidR="008C5BD0">
          <w:rPr>
            <w:noProof/>
            <w:webHidden/>
          </w:rPr>
          <w:fldChar w:fldCharType="begin"/>
        </w:r>
        <w:r w:rsidR="008C5BD0">
          <w:rPr>
            <w:noProof/>
            <w:webHidden/>
          </w:rPr>
          <w:instrText xml:space="preserve"> PAGEREF _Toc406841180 \h </w:instrText>
        </w:r>
        <w:r w:rsidR="008C5BD0">
          <w:rPr>
            <w:noProof/>
            <w:webHidden/>
          </w:rPr>
        </w:r>
        <w:r w:rsidR="008C5BD0">
          <w:rPr>
            <w:noProof/>
            <w:webHidden/>
          </w:rPr>
          <w:fldChar w:fldCharType="separate"/>
        </w:r>
        <w:r w:rsidR="008C5BD0">
          <w:rPr>
            <w:noProof/>
            <w:webHidden/>
          </w:rPr>
          <w:t>38</w:t>
        </w:r>
        <w:r w:rsidR="008C5BD0">
          <w:rPr>
            <w:noProof/>
            <w:webHidden/>
          </w:rPr>
          <w:fldChar w:fldCharType="end"/>
        </w:r>
      </w:hyperlink>
    </w:p>
    <w:p w14:paraId="5BA11194" w14:textId="77777777" w:rsidR="008C5BD0" w:rsidRDefault="00C26EB2">
      <w:pPr>
        <w:pStyle w:val="21"/>
        <w:tabs>
          <w:tab w:val="right" w:leader="dot" w:pos="8778"/>
        </w:tabs>
        <w:ind w:left="480"/>
        <w:rPr>
          <w:rFonts w:asciiTheme="minorHAnsi" w:eastAsiaTheme="minorEastAsia" w:hAnsiTheme="minorHAnsi" w:cstheme="minorBidi"/>
          <w:noProof/>
          <w:sz w:val="21"/>
          <w:szCs w:val="22"/>
        </w:rPr>
      </w:pPr>
      <w:hyperlink w:anchor="_Toc406841181" w:history="1">
        <w:r w:rsidR="008C5BD0" w:rsidRPr="00E4333E">
          <w:rPr>
            <w:rStyle w:val="ae"/>
            <w:noProof/>
          </w:rPr>
          <w:t>4.4</w:t>
        </w:r>
        <w:r w:rsidR="008C5BD0" w:rsidRPr="00E4333E">
          <w:rPr>
            <w:rStyle w:val="ae"/>
            <w:rFonts w:hint="eastAsia"/>
            <w:noProof/>
          </w:rPr>
          <w:t xml:space="preserve"> </w:t>
        </w:r>
        <w:r w:rsidR="008C5BD0" w:rsidRPr="00E4333E">
          <w:rPr>
            <w:rStyle w:val="ae"/>
            <w:rFonts w:hint="eastAsia"/>
            <w:noProof/>
          </w:rPr>
          <w:t>本章小结</w:t>
        </w:r>
        <w:r w:rsidR="008C5BD0">
          <w:rPr>
            <w:noProof/>
            <w:webHidden/>
          </w:rPr>
          <w:tab/>
        </w:r>
        <w:r w:rsidR="008C5BD0">
          <w:rPr>
            <w:noProof/>
            <w:webHidden/>
          </w:rPr>
          <w:fldChar w:fldCharType="begin"/>
        </w:r>
        <w:r w:rsidR="008C5BD0">
          <w:rPr>
            <w:noProof/>
            <w:webHidden/>
          </w:rPr>
          <w:instrText xml:space="preserve"> PAGEREF _Toc406841181 \h </w:instrText>
        </w:r>
        <w:r w:rsidR="008C5BD0">
          <w:rPr>
            <w:noProof/>
            <w:webHidden/>
          </w:rPr>
        </w:r>
        <w:r w:rsidR="008C5BD0">
          <w:rPr>
            <w:noProof/>
            <w:webHidden/>
          </w:rPr>
          <w:fldChar w:fldCharType="separate"/>
        </w:r>
        <w:r w:rsidR="008C5BD0">
          <w:rPr>
            <w:noProof/>
            <w:webHidden/>
          </w:rPr>
          <w:t>42</w:t>
        </w:r>
        <w:r w:rsidR="008C5BD0">
          <w:rPr>
            <w:noProof/>
            <w:webHidden/>
          </w:rPr>
          <w:fldChar w:fldCharType="end"/>
        </w:r>
      </w:hyperlink>
    </w:p>
    <w:p w14:paraId="4D2C4C5B" w14:textId="77777777" w:rsidR="008C5BD0" w:rsidRDefault="00C26EB2">
      <w:pPr>
        <w:pStyle w:val="12"/>
        <w:rPr>
          <w:rFonts w:asciiTheme="minorHAnsi" w:eastAsiaTheme="minorEastAsia" w:hAnsiTheme="minorHAnsi" w:cstheme="minorBidi"/>
          <w:noProof/>
          <w:sz w:val="21"/>
          <w:szCs w:val="22"/>
        </w:rPr>
      </w:pPr>
      <w:hyperlink w:anchor="_Toc406841182" w:history="1">
        <w:r w:rsidR="008C5BD0" w:rsidRPr="00E4333E">
          <w:rPr>
            <w:rStyle w:val="ae"/>
            <w:rFonts w:hint="eastAsia"/>
            <w:noProof/>
          </w:rPr>
          <w:t>第</w:t>
        </w:r>
        <w:r w:rsidR="008C5BD0" w:rsidRPr="00E4333E">
          <w:rPr>
            <w:rStyle w:val="ae"/>
            <w:rFonts w:hint="eastAsia"/>
            <w:noProof/>
          </w:rPr>
          <w:t>5</w:t>
        </w:r>
        <w:r w:rsidR="008C5BD0" w:rsidRPr="00E4333E">
          <w:rPr>
            <w:rStyle w:val="ae"/>
            <w:rFonts w:hint="eastAsia"/>
            <w:noProof/>
          </w:rPr>
          <w:t>章</w:t>
        </w:r>
        <w:r w:rsidR="008C5BD0">
          <w:rPr>
            <w:rFonts w:asciiTheme="minorHAnsi" w:eastAsiaTheme="minorEastAsia" w:hAnsiTheme="minorHAnsi" w:cstheme="minorBidi"/>
            <w:noProof/>
            <w:sz w:val="21"/>
            <w:szCs w:val="22"/>
          </w:rPr>
          <w:tab/>
        </w:r>
        <w:r w:rsidR="008C5BD0" w:rsidRPr="00E4333E">
          <w:rPr>
            <w:rStyle w:val="ae"/>
            <w:noProof/>
          </w:rPr>
          <w:t>PDF</w:t>
        </w:r>
        <w:r w:rsidR="008C5BD0" w:rsidRPr="00E4333E">
          <w:rPr>
            <w:rStyle w:val="ae"/>
            <w:rFonts w:hint="eastAsia"/>
            <w:noProof/>
          </w:rPr>
          <w:t>表格数据抽取系统设计与实现</w:t>
        </w:r>
        <w:r w:rsidR="008C5BD0">
          <w:rPr>
            <w:noProof/>
            <w:webHidden/>
          </w:rPr>
          <w:tab/>
        </w:r>
        <w:r w:rsidR="008C5BD0">
          <w:rPr>
            <w:noProof/>
            <w:webHidden/>
          </w:rPr>
          <w:fldChar w:fldCharType="begin"/>
        </w:r>
        <w:r w:rsidR="008C5BD0">
          <w:rPr>
            <w:noProof/>
            <w:webHidden/>
          </w:rPr>
          <w:instrText xml:space="preserve"> PAGEREF _Toc406841182 \h </w:instrText>
        </w:r>
        <w:r w:rsidR="008C5BD0">
          <w:rPr>
            <w:noProof/>
            <w:webHidden/>
          </w:rPr>
        </w:r>
        <w:r w:rsidR="008C5BD0">
          <w:rPr>
            <w:noProof/>
            <w:webHidden/>
          </w:rPr>
          <w:fldChar w:fldCharType="separate"/>
        </w:r>
        <w:r w:rsidR="008C5BD0">
          <w:rPr>
            <w:noProof/>
            <w:webHidden/>
          </w:rPr>
          <w:t>43</w:t>
        </w:r>
        <w:r w:rsidR="008C5BD0">
          <w:rPr>
            <w:noProof/>
            <w:webHidden/>
          </w:rPr>
          <w:fldChar w:fldCharType="end"/>
        </w:r>
      </w:hyperlink>
    </w:p>
    <w:p w14:paraId="377A26FC" w14:textId="77777777" w:rsidR="008C5BD0" w:rsidRDefault="00C26EB2">
      <w:pPr>
        <w:pStyle w:val="21"/>
        <w:tabs>
          <w:tab w:val="right" w:leader="dot" w:pos="8778"/>
        </w:tabs>
        <w:ind w:left="480"/>
        <w:rPr>
          <w:rFonts w:asciiTheme="minorHAnsi" w:eastAsiaTheme="minorEastAsia" w:hAnsiTheme="minorHAnsi" w:cstheme="minorBidi"/>
          <w:noProof/>
          <w:sz w:val="21"/>
          <w:szCs w:val="22"/>
        </w:rPr>
      </w:pPr>
      <w:hyperlink w:anchor="_Toc406841183" w:history="1">
        <w:r w:rsidR="008C5BD0" w:rsidRPr="00E4333E">
          <w:rPr>
            <w:rStyle w:val="ae"/>
            <w:noProof/>
          </w:rPr>
          <w:t>5.1 PDF</w:t>
        </w:r>
        <w:r w:rsidR="008C5BD0" w:rsidRPr="00E4333E">
          <w:rPr>
            <w:rStyle w:val="ae"/>
            <w:rFonts w:hint="eastAsia"/>
            <w:noProof/>
          </w:rPr>
          <w:t>表格数据抽取系统的整体设计</w:t>
        </w:r>
        <w:r w:rsidR="008C5BD0">
          <w:rPr>
            <w:noProof/>
            <w:webHidden/>
          </w:rPr>
          <w:tab/>
        </w:r>
        <w:r w:rsidR="008C5BD0">
          <w:rPr>
            <w:noProof/>
            <w:webHidden/>
          </w:rPr>
          <w:fldChar w:fldCharType="begin"/>
        </w:r>
        <w:r w:rsidR="008C5BD0">
          <w:rPr>
            <w:noProof/>
            <w:webHidden/>
          </w:rPr>
          <w:instrText xml:space="preserve"> PAGEREF _Toc406841183 \h </w:instrText>
        </w:r>
        <w:r w:rsidR="008C5BD0">
          <w:rPr>
            <w:noProof/>
            <w:webHidden/>
          </w:rPr>
        </w:r>
        <w:r w:rsidR="008C5BD0">
          <w:rPr>
            <w:noProof/>
            <w:webHidden/>
          </w:rPr>
          <w:fldChar w:fldCharType="separate"/>
        </w:r>
        <w:r w:rsidR="008C5BD0">
          <w:rPr>
            <w:noProof/>
            <w:webHidden/>
          </w:rPr>
          <w:t>43</w:t>
        </w:r>
        <w:r w:rsidR="008C5BD0">
          <w:rPr>
            <w:noProof/>
            <w:webHidden/>
          </w:rPr>
          <w:fldChar w:fldCharType="end"/>
        </w:r>
      </w:hyperlink>
    </w:p>
    <w:p w14:paraId="643668E9" w14:textId="77777777" w:rsidR="008C5BD0" w:rsidRDefault="00C26EB2">
      <w:pPr>
        <w:pStyle w:val="31"/>
        <w:tabs>
          <w:tab w:val="right" w:leader="dot" w:pos="8778"/>
        </w:tabs>
        <w:ind w:left="960"/>
        <w:rPr>
          <w:rFonts w:asciiTheme="minorHAnsi" w:eastAsiaTheme="minorEastAsia" w:hAnsiTheme="minorHAnsi" w:cstheme="minorBidi"/>
          <w:noProof/>
          <w:sz w:val="21"/>
          <w:szCs w:val="22"/>
        </w:rPr>
      </w:pPr>
      <w:hyperlink w:anchor="_Toc406841184" w:history="1">
        <w:r w:rsidR="008C5BD0" w:rsidRPr="00E4333E">
          <w:rPr>
            <w:rStyle w:val="ae"/>
            <w:noProof/>
          </w:rPr>
          <w:t>5.1.1</w:t>
        </w:r>
        <w:r w:rsidR="008C5BD0" w:rsidRPr="00E4333E">
          <w:rPr>
            <w:rStyle w:val="ae"/>
            <w:rFonts w:hint="eastAsia"/>
            <w:noProof/>
          </w:rPr>
          <w:t xml:space="preserve"> </w:t>
        </w:r>
        <w:r w:rsidR="008C5BD0" w:rsidRPr="00E4333E">
          <w:rPr>
            <w:rStyle w:val="ae"/>
            <w:rFonts w:hint="eastAsia"/>
            <w:noProof/>
          </w:rPr>
          <w:t>系统整体流程设计</w:t>
        </w:r>
        <w:r w:rsidR="008C5BD0">
          <w:rPr>
            <w:noProof/>
            <w:webHidden/>
          </w:rPr>
          <w:tab/>
        </w:r>
        <w:r w:rsidR="008C5BD0">
          <w:rPr>
            <w:noProof/>
            <w:webHidden/>
          </w:rPr>
          <w:fldChar w:fldCharType="begin"/>
        </w:r>
        <w:r w:rsidR="008C5BD0">
          <w:rPr>
            <w:noProof/>
            <w:webHidden/>
          </w:rPr>
          <w:instrText xml:space="preserve"> PAGEREF _Toc406841184 \h </w:instrText>
        </w:r>
        <w:r w:rsidR="008C5BD0">
          <w:rPr>
            <w:noProof/>
            <w:webHidden/>
          </w:rPr>
        </w:r>
        <w:r w:rsidR="008C5BD0">
          <w:rPr>
            <w:noProof/>
            <w:webHidden/>
          </w:rPr>
          <w:fldChar w:fldCharType="separate"/>
        </w:r>
        <w:r w:rsidR="008C5BD0">
          <w:rPr>
            <w:noProof/>
            <w:webHidden/>
          </w:rPr>
          <w:t>43</w:t>
        </w:r>
        <w:r w:rsidR="008C5BD0">
          <w:rPr>
            <w:noProof/>
            <w:webHidden/>
          </w:rPr>
          <w:fldChar w:fldCharType="end"/>
        </w:r>
      </w:hyperlink>
    </w:p>
    <w:p w14:paraId="1663AAE8" w14:textId="77777777" w:rsidR="008C5BD0" w:rsidRDefault="00C26EB2">
      <w:pPr>
        <w:pStyle w:val="31"/>
        <w:tabs>
          <w:tab w:val="right" w:leader="dot" w:pos="8778"/>
        </w:tabs>
        <w:ind w:left="960"/>
        <w:rPr>
          <w:rFonts w:asciiTheme="minorHAnsi" w:eastAsiaTheme="minorEastAsia" w:hAnsiTheme="minorHAnsi" w:cstheme="minorBidi"/>
          <w:noProof/>
          <w:sz w:val="21"/>
          <w:szCs w:val="22"/>
        </w:rPr>
      </w:pPr>
      <w:hyperlink w:anchor="_Toc406841185" w:history="1">
        <w:r w:rsidR="008C5BD0" w:rsidRPr="00E4333E">
          <w:rPr>
            <w:rStyle w:val="ae"/>
            <w:noProof/>
          </w:rPr>
          <w:t>5.1.2</w:t>
        </w:r>
        <w:r w:rsidR="008C5BD0" w:rsidRPr="00E4333E">
          <w:rPr>
            <w:rStyle w:val="ae"/>
            <w:rFonts w:hint="eastAsia"/>
            <w:noProof/>
          </w:rPr>
          <w:t xml:space="preserve"> </w:t>
        </w:r>
        <w:r w:rsidR="008C5BD0" w:rsidRPr="00E4333E">
          <w:rPr>
            <w:rStyle w:val="ae"/>
            <w:rFonts w:hint="eastAsia"/>
            <w:noProof/>
          </w:rPr>
          <w:t>系统层次描述</w:t>
        </w:r>
        <w:r w:rsidR="008C5BD0">
          <w:rPr>
            <w:noProof/>
            <w:webHidden/>
          </w:rPr>
          <w:tab/>
        </w:r>
        <w:r w:rsidR="008C5BD0">
          <w:rPr>
            <w:noProof/>
            <w:webHidden/>
          </w:rPr>
          <w:fldChar w:fldCharType="begin"/>
        </w:r>
        <w:r w:rsidR="008C5BD0">
          <w:rPr>
            <w:noProof/>
            <w:webHidden/>
          </w:rPr>
          <w:instrText xml:space="preserve"> PAGEREF _Toc406841185 \h </w:instrText>
        </w:r>
        <w:r w:rsidR="008C5BD0">
          <w:rPr>
            <w:noProof/>
            <w:webHidden/>
          </w:rPr>
        </w:r>
        <w:r w:rsidR="008C5BD0">
          <w:rPr>
            <w:noProof/>
            <w:webHidden/>
          </w:rPr>
          <w:fldChar w:fldCharType="separate"/>
        </w:r>
        <w:r w:rsidR="008C5BD0">
          <w:rPr>
            <w:noProof/>
            <w:webHidden/>
          </w:rPr>
          <w:t>44</w:t>
        </w:r>
        <w:r w:rsidR="008C5BD0">
          <w:rPr>
            <w:noProof/>
            <w:webHidden/>
          </w:rPr>
          <w:fldChar w:fldCharType="end"/>
        </w:r>
      </w:hyperlink>
    </w:p>
    <w:p w14:paraId="08A04E37" w14:textId="77777777" w:rsidR="008C5BD0" w:rsidRDefault="00C26EB2">
      <w:pPr>
        <w:pStyle w:val="21"/>
        <w:tabs>
          <w:tab w:val="right" w:leader="dot" w:pos="8778"/>
        </w:tabs>
        <w:ind w:left="480"/>
        <w:rPr>
          <w:rFonts w:asciiTheme="minorHAnsi" w:eastAsiaTheme="minorEastAsia" w:hAnsiTheme="minorHAnsi" w:cstheme="minorBidi"/>
          <w:noProof/>
          <w:sz w:val="21"/>
          <w:szCs w:val="22"/>
        </w:rPr>
      </w:pPr>
      <w:hyperlink w:anchor="_Toc406841186" w:history="1">
        <w:r w:rsidR="008C5BD0" w:rsidRPr="00E4333E">
          <w:rPr>
            <w:rStyle w:val="ae"/>
            <w:noProof/>
          </w:rPr>
          <w:t>5.2</w:t>
        </w:r>
        <w:r w:rsidR="008C5BD0" w:rsidRPr="00E4333E">
          <w:rPr>
            <w:rStyle w:val="ae"/>
            <w:rFonts w:hint="eastAsia"/>
            <w:noProof/>
          </w:rPr>
          <w:t xml:space="preserve"> </w:t>
        </w:r>
        <w:r w:rsidR="008C5BD0" w:rsidRPr="00E4333E">
          <w:rPr>
            <w:rStyle w:val="ae"/>
            <w:rFonts w:hint="eastAsia"/>
            <w:noProof/>
          </w:rPr>
          <w:t>基于</w:t>
        </w:r>
        <w:r w:rsidR="008C5BD0" w:rsidRPr="00E4333E">
          <w:rPr>
            <w:rStyle w:val="ae"/>
            <w:noProof/>
          </w:rPr>
          <w:t>PDFBox</w:t>
        </w:r>
        <w:r w:rsidR="008C5BD0" w:rsidRPr="00E4333E">
          <w:rPr>
            <w:rStyle w:val="ae"/>
            <w:rFonts w:hint="eastAsia"/>
            <w:noProof/>
          </w:rPr>
          <w:t>的文档解析层</w:t>
        </w:r>
        <w:r w:rsidR="008C5BD0">
          <w:rPr>
            <w:noProof/>
            <w:webHidden/>
          </w:rPr>
          <w:tab/>
        </w:r>
        <w:r w:rsidR="008C5BD0">
          <w:rPr>
            <w:noProof/>
            <w:webHidden/>
          </w:rPr>
          <w:fldChar w:fldCharType="begin"/>
        </w:r>
        <w:r w:rsidR="008C5BD0">
          <w:rPr>
            <w:noProof/>
            <w:webHidden/>
          </w:rPr>
          <w:instrText xml:space="preserve"> PAGEREF _Toc406841186 \h </w:instrText>
        </w:r>
        <w:r w:rsidR="008C5BD0">
          <w:rPr>
            <w:noProof/>
            <w:webHidden/>
          </w:rPr>
        </w:r>
        <w:r w:rsidR="008C5BD0">
          <w:rPr>
            <w:noProof/>
            <w:webHidden/>
          </w:rPr>
          <w:fldChar w:fldCharType="separate"/>
        </w:r>
        <w:r w:rsidR="008C5BD0">
          <w:rPr>
            <w:noProof/>
            <w:webHidden/>
          </w:rPr>
          <w:t>45</w:t>
        </w:r>
        <w:r w:rsidR="008C5BD0">
          <w:rPr>
            <w:noProof/>
            <w:webHidden/>
          </w:rPr>
          <w:fldChar w:fldCharType="end"/>
        </w:r>
      </w:hyperlink>
    </w:p>
    <w:p w14:paraId="08E555D9" w14:textId="77777777" w:rsidR="008C5BD0" w:rsidRDefault="00C26EB2">
      <w:pPr>
        <w:pStyle w:val="21"/>
        <w:tabs>
          <w:tab w:val="right" w:leader="dot" w:pos="8778"/>
        </w:tabs>
        <w:ind w:left="480"/>
        <w:rPr>
          <w:rFonts w:asciiTheme="minorHAnsi" w:eastAsiaTheme="minorEastAsia" w:hAnsiTheme="minorHAnsi" w:cstheme="minorBidi"/>
          <w:noProof/>
          <w:sz w:val="21"/>
          <w:szCs w:val="22"/>
        </w:rPr>
      </w:pPr>
      <w:hyperlink w:anchor="_Toc406841187" w:history="1">
        <w:r w:rsidR="008C5BD0" w:rsidRPr="00E4333E">
          <w:rPr>
            <w:rStyle w:val="ae"/>
            <w:noProof/>
          </w:rPr>
          <w:t>5.3 PDF</w:t>
        </w:r>
        <w:r w:rsidR="008C5BD0" w:rsidRPr="00E4333E">
          <w:rPr>
            <w:rStyle w:val="ae"/>
            <w:rFonts w:hint="eastAsia"/>
            <w:noProof/>
          </w:rPr>
          <w:t>表格还原层</w:t>
        </w:r>
        <w:r w:rsidR="008C5BD0">
          <w:rPr>
            <w:noProof/>
            <w:webHidden/>
          </w:rPr>
          <w:tab/>
        </w:r>
        <w:r w:rsidR="008C5BD0">
          <w:rPr>
            <w:noProof/>
            <w:webHidden/>
          </w:rPr>
          <w:fldChar w:fldCharType="begin"/>
        </w:r>
        <w:r w:rsidR="008C5BD0">
          <w:rPr>
            <w:noProof/>
            <w:webHidden/>
          </w:rPr>
          <w:instrText xml:space="preserve"> PAGEREF _Toc406841187 \h </w:instrText>
        </w:r>
        <w:r w:rsidR="008C5BD0">
          <w:rPr>
            <w:noProof/>
            <w:webHidden/>
          </w:rPr>
        </w:r>
        <w:r w:rsidR="008C5BD0">
          <w:rPr>
            <w:noProof/>
            <w:webHidden/>
          </w:rPr>
          <w:fldChar w:fldCharType="separate"/>
        </w:r>
        <w:r w:rsidR="008C5BD0">
          <w:rPr>
            <w:noProof/>
            <w:webHidden/>
          </w:rPr>
          <w:t>46</w:t>
        </w:r>
        <w:r w:rsidR="008C5BD0">
          <w:rPr>
            <w:noProof/>
            <w:webHidden/>
          </w:rPr>
          <w:fldChar w:fldCharType="end"/>
        </w:r>
      </w:hyperlink>
    </w:p>
    <w:p w14:paraId="611B0C58" w14:textId="77777777" w:rsidR="008C5BD0" w:rsidRDefault="00C26EB2">
      <w:pPr>
        <w:pStyle w:val="21"/>
        <w:tabs>
          <w:tab w:val="right" w:leader="dot" w:pos="8778"/>
        </w:tabs>
        <w:ind w:left="480"/>
        <w:rPr>
          <w:rFonts w:asciiTheme="minorHAnsi" w:eastAsiaTheme="minorEastAsia" w:hAnsiTheme="minorHAnsi" w:cstheme="minorBidi"/>
          <w:noProof/>
          <w:sz w:val="21"/>
          <w:szCs w:val="22"/>
        </w:rPr>
      </w:pPr>
      <w:hyperlink w:anchor="_Toc406841188" w:history="1">
        <w:r w:rsidR="008C5BD0" w:rsidRPr="00E4333E">
          <w:rPr>
            <w:rStyle w:val="ae"/>
            <w:noProof/>
          </w:rPr>
          <w:t>5.4 PDF</w:t>
        </w:r>
        <w:r w:rsidR="008C5BD0" w:rsidRPr="00E4333E">
          <w:rPr>
            <w:rStyle w:val="ae"/>
            <w:rFonts w:hint="eastAsia"/>
            <w:noProof/>
          </w:rPr>
          <w:t>表格数据封装层</w:t>
        </w:r>
        <w:r w:rsidR="008C5BD0">
          <w:rPr>
            <w:noProof/>
            <w:webHidden/>
          </w:rPr>
          <w:tab/>
        </w:r>
        <w:r w:rsidR="008C5BD0">
          <w:rPr>
            <w:noProof/>
            <w:webHidden/>
          </w:rPr>
          <w:fldChar w:fldCharType="begin"/>
        </w:r>
        <w:r w:rsidR="008C5BD0">
          <w:rPr>
            <w:noProof/>
            <w:webHidden/>
          </w:rPr>
          <w:instrText xml:space="preserve"> PAGEREF _Toc406841188 \h </w:instrText>
        </w:r>
        <w:r w:rsidR="008C5BD0">
          <w:rPr>
            <w:noProof/>
            <w:webHidden/>
          </w:rPr>
        </w:r>
        <w:r w:rsidR="008C5BD0">
          <w:rPr>
            <w:noProof/>
            <w:webHidden/>
          </w:rPr>
          <w:fldChar w:fldCharType="separate"/>
        </w:r>
        <w:r w:rsidR="008C5BD0">
          <w:rPr>
            <w:noProof/>
            <w:webHidden/>
          </w:rPr>
          <w:t>47</w:t>
        </w:r>
        <w:r w:rsidR="008C5BD0">
          <w:rPr>
            <w:noProof/>
            <w:webHidden/>
          </w:rPr>
          <w:fldChar w:fldCharType="end"/>
        </w:r>
      </w:hyperlink>
    </w:p>
    <w:p w14:paraId="65B573BE" w14:textId="77777777" w:rsidR="008C5BD0" w:rsidRDefault="00C26EB2">
      <w:pPr>
        <w:pStyle w:val="31"/>
        <w:tabs>
          <w:tab w:val="right" w:leader="dot" w:pos="8778"/>
        </w:tabs>
        <w:ind w:left="960"/>
        <w:rPr>
          <w:rFonts w:asciiTheme="minorHAnsi" w:eastAsiaTheme="minorEastAsia" w:hAnsiTheme="minorHAnsi" w:cstheme="minorBidi"/>
          <w:noProof/>
          <w:sz w:val="21"/>
          <w:szCs w:val="22"/>
        </w:rPr>
      </w:pPr>
      <w:hyperlink w:anchor="_Toc406841189" w:history="1">
        <w:r w:rsidR="008C5BD0" w:rsidRPr="00E4333E">
          <w:rPr>
            <w:rStyle w:val="ae"/>
            <w:noProof/>
          </w:rPr>
          <w:t>5.4.1</w:t>
        </w:r>
        <w:r w:rsidR="008C5BD0" w:rsidRPr="00E4333E">
          <w:rPr>
            <w:rStyle w:val="ae"/>
            <w:rFonts w:hint="eastAsia"/>
            <w:noProof/>
          </w:rPr>
          <w:t xml:space="preserve"> </w:t>
        </w:r>
        <w:r w:rsidR="008C5BD0" w:rsidRPr="00E4333E">
          <w:rPr>
            <w:rStyle w:val="ae"/>
            <w:rFonts w:hint="eastAsia"/>
            <w:noProof/>
          </w:rPr>
          <w:t>表格数据的</w:t>
        </w:r>
        <w:r w:rsidR="008C5BD0" w:rsidRPr="00E4333E">
          <w:rPr>
            <w:rStyle w:val="ae"/>
            <w:noProof/>
          </w:rPr>
          <w:t>HTML</w:t>
        </w:r>
        <w:r w:rsidR="008C5BD0" w:rsidRPr="00E4333E">
          <w:rPr>
            <w:rStyle w:val="ae"/>
            <w:rFonts w:hint="eastAsia"/>
            <w:noProof/>
          </w:rPr>
          <w:t>格式封装</w:t>
        </w:r>
        <w:r w:rsidR="008C5BD0">
          <w:rPr>
            <w:noProof/>
            <w:webHidden/>
          </w:rPr>
          <w:tab/>
        </w:r>
        <w:r w:rsidR="008C5BD0">
          <w:rPr>
            <w:noProof/>
            <w:webHidden/>
          </w:rPr>
          <w:fldChar w:fldCharType="begin"/>
        </w:r>
        <w:r w:rsidR="008C5BD0">
          <w:rPr>
            <w:noProof/>
            <w:webHidden/>
          </w:rPr>
          <w:instrText xml:space="preserve"> PAGEREF _Toc406841189 \h </w:instrText>
        </w:r>
        <w:r w:rsidR="008C5BD0">
          <w:rPr>
            <w:noProof/>
            <w:webHidden/>
          </w:rPr>
        </w:r>
        <w:r w:rsidR="008C5BD0">
          <w:rPr>
            <w:noProof/>
            <w:webHidden/>
          </w:rPr>
          <w:fldChar w:fldCharType="separate"/>
        </w:r>
        <w:r w:rsidR="008C5BD0">
          <w:rPr>
            <w:noProof/>
            <w:webHidden/>
          </w:rPr>
          <w:t>47</w:t>
        </w:r>
        <w:r w:rsidR="008C5BD0">
          <w:rPr>
            <w:noProof/>
            <w:webHidden/>
          </w:rPr>
          <w:fldChar w:fldCharType="end"/>
        </w:r>
      </w:hyperlink>
    </w:p>
    <w:p w14:paraId="7D262FD0" w14:textId="77777777" w:rsidR="008C5BD0" w:rsidRDefault="00C26EB2">
      <w:pPr>
        <w:pStyle w:val="31"/>
        <w:tabs>
          <w:tab w:val="right" w:leader="dot" w:pos="8778"/>
        </w:tabs>
        <w:ind w:left="960"/>
        <w:rPr>
          <w:rFonts w:asciiTheme="minorHAnsi" w:eastAsiaTheme="minorEastAsia" w:hAnsiTheme="minorHAnsi" w:cstheme="minorBidi"/>
          <w:noProof/>
          <w:sz w:val="21"/>
          <w:szCs w:val="22"/>
        </w:rPr>
      </w:pPr>
      <w:hyperlink w:anchor="_Toc406841190" w:history="1">
        <w:r w:rsidR="008C5BD0" w:rsidRPr="00E4333E">
          <w:rPr>
            <w:rStyle w:val="ae"/>
            <w:noProof/>
          </w:rPr>
          <w:t>5.4.2</w:t>
        </w:r>
        <w:r w:rsidR="008C5BD0" w:rsidRPr="00E4333E">
          <w:rPr>
            <w:rStyle w:val="ae"/>
            <w:rFonts w:hint="eastAsia"/>
            <w:noProof/>
          </w:rPr>
          <w:t xml:space="preserve"> </w:t>
        </w:r>
        <w:r w:rsidR="008C5BD0" w:rsidRPr="00E4333E">
          <w:rPr>
            <w:rStyle w:val="ae"/>
            <w:rFonts w:hint="eastAsia"/>
            <w:noProof/>
          </w:rPr>
          <w:t>表格数据的</w:t>
        </w:r>
        <w:r w:rsidR="008C5BD0" w:rsidRPr="00E4333E">
          <w:rPr>
            <w:rStyle w:val="ae"/>
            <w:noProof/>
          </w:rPr>
          <w:t>JSON</w:t>
        </w:r>
        <w:r w:rsidR="008C5BD0" w:rsidRPr="00E4333E">
          <w:rPr>
            <w:rStyle w:val="ae"/>
            <w:rFonts w:hint="eastAsia"/>
            <w:noProof/>
          </w:rPr>
          <w:t>格式封装</w:t>
        </w:r>
        <w:r w:rsidR="008C5BD0">
          <w:rPr>
            <w:noProof/>
            <w:webHidden/>
          </w:rPr>
          <w:tab/>
        </w:r>
        <w:r w:rsidR="008C5BD0">
          <w:rPr>
            <w:noProof/>
            <w:webHidden/>
          </w:rPr>
          <w:fldChar w:fldCharType="begin"/>
        </w:r>
        <w:r w:rsidR="008C5BD0">
          <w:rPr>
            <w:noProof/>
            <w:webHidden/>
          </w:rPr>
          <w:instrText xml:space="preserve"> PAGEREF _Toc406841190 \h </w:instrText>
        </w:r>
        <w:r w:rsidR="008C5BD0">
          <w:rPr>
            <w:noProof/>
            <w:webHidden/>
          </w:rPr>
        </w:r>
        <w:r w:rsidR="008C5BD0">
          <w:rPr>
            <w:noProof/>
            <w:webHidden/>
          </w:rPr>
          <w:fldChar w:fldCharType="separate"/>
        </w:r>
        <w:r w:rsidR="008C5BD0">
          <w:rPr>
            <w:noProof/>
            <w:webHidden/>
          </w:rPr>
          <w:t>48</w:t>
        </w:r>
        <w:r w:rsidR="008C5BD0">
          <w:rPr>
            <w:noProof/>
            <w:webHidden/>
          </w:rPr>
          <w:fldChar w:fldCharType="end"/>
        </w:r>
      </w:hyperlink>
    </w:p>
    <w:p w14:paraId="3D053F11" w14:textId="77777777" w:rsidR="008C5BD0" w:rsidRDefault="00C26EB2">
      <w:pPr>
        <w:pStyle w:val="21"/>
        <w:tabs>
          <w:tab w:val="right" w:leader="dot" w:pos="8778"/>
        </w:tabs>
        <w:ind w:left="480"/>
        <w:rPr>
          <w:rFonts w:asciiTheme="minorHAnsi" w:eastAsiaTheme="minorEastAsia" w:hAnsiTheme="minorHAnsi" w:cstheme="minorBidi"/>
          <w:noProof/>
          <w:sz w:val="21"/>
          <w:szCs w:val="22"/>
        </w:rPr>
      </w:pPr>
      <w:hyperlink w:anchor="_Toc406841191" w:history="1">
        <w:r w:rsidR="008C5BD0" w:rsidRPr="00E4333E">
          <w:rPr>
            <w:rStyle w:val="ae"/>
            <w:noProof/>
          </w:rPr>
          <w:t>5.5</w:t>
        </w:r>
        <w:r w:rsidR="008C5BD0" w:rsidRPr="00E4333E">
          <w:rPr>
            <w:rStyle w:val="ae"/>
            <w:rFonts w:hint="eastAsia"/>
            <w:noProof/>
          </w:rPr>
          <w:t xml:space="preserve"> </w:t>
        </w:r>
        <w:r w:rsidR="008C5BD0" w:rsidRPr="00E4333E">
          <w:rPr>
            <w:rStyle w:val="ae"/>
            <w:rFonts w:hint="eastAsia"/>
            <w:noProof/>
          </w:rPr>
          <w:t>测试和分析</w:t>
        </w:r>
        <w:r w:rsidR="008C5BD0">
          <w:rPr>
            <w:noProof/>
            <w:webHidden/>
          </w:rPr>
          <w:tab/>
        </w:r>
        <w:r w:rsidR="008C5BD0">
          <w:rPr>
            <w:noProof/>
            <w:webHidden/>
          </w:rPr>
          <w:fldChar w:fldCharType="begin"/>
        </w:r>
        <w:r w:rsidR="008C5BD0">
          <w:rPr>
            <w:noProof/>
            <w:webHidden/>
          </w:rPr>
          <w:instrText xml:space="preserve"> PAGEREF _Toc406841191 \h </w:instrText>
        </w:r>
        <w:r w:rsidR="008C5BD0">
          <w:rPr>
            <w:noProof/>
            <w:webHidden/>
          </w:rPr>
        </w:r>
        <w:r w:rsidR="008C5BD0">
          <w:rPr>
            <w:noProof/>
            <w:webHidden/>
          </w:rPr>
          <w:fldChar w:fldCharType="separate"/>
        </w:r>
        <w:r w:rsidR="008C5BD0">
          <w:rPr>
            <w:noProof/>
            <w:webHidden/>
          </w:rPr>
          <w:t>49</w:t>
        </w:r>
        <w:r w:rsidR="008C5BD0">
          <w:rPr>
            <w:noProof/>
            <w:webHidden/>
          </w:rPr>
          <w:fldChar w:fldCharType="end"/>
        </w:r>
      </w:hyperlink>
    </w:p>
    <w:p w14:paraId="0D513670" w14:textId="77777777" w:rsidR="008C5BD0" w:rsidRDefault="00C26EB2">
      <w:pPr>
        <w:pStyle w:val="31"/>
        <w:tabs>
          <w:tab w:val="right" w:leader="dot" w:pos="8778"/>
        </w:tabs>
        <w:ind w:left="960"/>
        <w:rPr>
          <w:rFonts w:asciiTheme="minorHAnsi" w:eastAsiaTheme="minorEastAsia" w:hAnsiTheme="minorHAnsi" w:cstheme="minorBidi"/>
          <w:noProof/>
          <w:sz w:val="21"/>
          <w:szCs w:val="22"/>
        </w:rPr>
      </w:pPr>
      <w:hyperlink w:anchor="_Toc406841192" w:history="1">
        <w:r w:rsidR="008C5BD0" w:rsidRPr="00E4333E">
          <w:rPr>
            <w:rStyle w:val="ae"/>
            <w:noProof/>
          </w:rPr>
          <w:t>5.5.1</w:t>
        </w:r>
        <w:r w:rsidR="008C5BD0" w:rsidRPr="00E4333E">
          <w:rPr>
            <w:rStyle w:val="ae"/>
            <w:rFonts w:hint="eastAsia"/>
            <w:noProof/>
          </w:rPr>
          <w:t xml:space="preserve"> </w:t>
        </w:r>
        <w:r w:rsidR="008C5BD0" w:rsidRPr="00E4333E">
          <w:rPr>
            <w:rStyle w:val="ae"/>
            <w:rFonts w:hint="eastAsia"/>
            <w:noProof/>
          </w:rPr>
          <w:t>表格识别技术的评估参数</w:t>
        </w:r>
        <w:r w:rsidR="008C5BD0">
          <w:rPr>
            <w:noProof/>
            <w:webHidden/>
          </w:rPr>
          <w:tab/>
        </w:r>
        <w:r w:rsidR="008C5BD0">
          <w:rPr>
            <w:noProof/>
            <w:webHidden/>
          </w:rPr>
          <w:fldChar w:fldCharType="begin"/>
        </w:r>
        <w:r w:rsidR="008C5BD0">
          <w:rPr>
            <w:noProof/>
            <w:webHidden/>
          </w:rPr>
          <w:instrText xml:space="preserve"> PAGEREF _Toc406841192 \h </w:instrText>
        </w:r>
        <w:r w:rsidR="008C5BD0">
          <w:rPr>
            <w:noProof/>
            <w:webHidden/>
          </w:rPr>
        </w:r>
        <w:r w:rsidR="008C5BD0">
          <w:rPr>
            <w:noProof/>
            <w:webHidden/>
          </w:rPr>
          <w:fldChar w:fldCharType="separate"/>
        </w:r>
        <w:r w:rsidR="008C5BD0">
          <w:rPr>
            <w:noProof/>
            <w:webHidden/>
          </w:rPr>
          <w:t>49</w:t>
        </w:r>
        <w:r w:rsidR="008C5BD0">
          <w:rPr>
            <w:noProof/>
            <w:webHidden/>
          </w:rPr>
          <w:fldChar w:fldCharType="end"/>
        </w:r>
      </w:hyperlink>
    </w:p>
    <w:p w14:paraId="7FA21032" w14:textId="77777777" w:rsidR="008C5BD0" w:rsidRDefault="00C26EB2">
      <w:pPr>
        <w:pStyle w:val="31"/>
        <w:tabs>
          <w:tab w:val="right" w:leader="dot" w:pos="8778"/>
        </w:tabs>
        <w:ind w:left="960"/>
        <w:rPr>
          <w:rFonts w:asciiTheme="minorHAnsi" w:eastAsiaTheme="minorEastAsia" w:hAnsiTheme="minorHAnsi" w:cstheme="minorBidi"/>
          <w:noProof/>
          <w:sz w:val="21"/>
          <w:szCs w:val="22"/>
        </w:rPr>
      </w:pPr>
      <w:hyperlink w:anchor="_Toc406841193" w:history="1">
        <w:r w:rsidR="008C5BD0" w:rsidRPr="00E4333E">
          <w:rPr>
            <w:rStyle w:val="ae"/>
            <w:noProof/>
          </w:rPr>
          <w:t>5.5.2</w:t>
        </w:r>
        <w:r w:rsidR="008C5BD0" w:rsidRPr="00E4333E">
          <w:rPr>
            <w:rStyle w:val="ae"/>
            <w:rFonts w:hint="eastAsia"/>
            <w:noProof/>
          </w:rPr>
          <w:t xml:space="preserve"> </w:t>
        </w:r>
        <w:r w:rsidR="008C5BD0" w:rsidRPr="00E4333E">
          <w:rPr>
            <w:rStyle w:val="ae"/>
            <w:rFonts w:hint="eastAsia"/>
            <w:noProof/>
          </w:rPr>
          <w:t>实验结果与分析</w:t>
        </w:r>
        <w:r w:rsidR="008C5BD0">
          <w:rPr>
            <w:noProof/>
            <w:webHidden/>
          </w:rPr>
          <w:tab/>
        </w:r>
        <w:r w:rsidR="008C5BD0">
          <w:rPr>
            <w:noProof/>
            <w:webHidden/>
          </w:rPr>
          <w:fldChar w:fldCharType="begin"/>
        </w:r>
        <w:r w:rsidR="008C5BD0">
          <w:rPr>
            <w:noProof/>
            <w:webHidden/>
          </w:rPr>
          <w:instrText xml:space="preserve"> PAGEREF _Toc406841193 \h </w:instrText>
        </w:r>
        <w:r w:rsidR="008C5BD0">
          <w:rPr>
            <w:noProof/>
            <w:webHidden/>
          </w:rPr>
        </w:r>
        <w:r w:rsidR="008C5BD0">
          <w:rPr>
            <w:noProof/>
            <w:webHidden/>
          </w:rPr>
          <w:fldChar w:fldCharType="separate"/>
        </w:r>
        <w:r w:rsidR="008C5BD0">
          <w:rPr>
            <w:noProof/>
            <w:webHidden/>
          </w:rPr>
          <w:t>49</w:t>
        </w:r>
        <w:r w:rsidR="008C5BD0">
          <w:rPr>
            <w:noProof/>
            <w:webHidden/>
          </w:rPr>
          <w:fldChar w:fldCharType="end"/>
        </w:r>
      </w:hyperlink>
    </w:p>
    <w:p w14:paraId="07544022" w14:textId="77777777" w:rsidR="008C5BD0" w:rsidRDefault="00C26EB2">
      <w:pPr>
        <w:pStyle w:val="31"/>
        <w:tabs>
          <w:tab w:val="right" w:leader="dot" w:pos="8778"/>
        </w:tabs>
        <w:ind w:left="960"/>
        <w:rPr>
          <w:rFonts w:asciiTheme="minorHAnsi" w:eastAsiaTheme="minorEastAsia" w:hAnsiTheme="minorHAnsi" w:cstheme="minorBidi"/>
          <w:noProof/>
          <w:sz w:val="21"/>
          <w:szCs w:val="22"/>
        </w:rPr>
      </w:pPr>
      <w:hyperlink w:anchor="_Toc406841194" w:history="1">
        <w:r w:rsidR="008C5BD0" w:rsidRPr="00E4333E">
          <w:rPr>
            <w:rStyle w:val="ae"/>
            <w:noProof/>
          </w:rPr>
          <w:t>5.5.3</w:t>
        </w:r>
        <w:r w:rsidR="008C5BD0" w:rsidRPr="00E4333E">
          <w:rPr>
            <w:rStyle w:val="ae"/>
            <w:rFonts w:hint="eastAsia"/>
            <w:noProof/>
          </w:rPr>
          <w:t xml:space="preserve"> </w:t>
        </w:r>
        <w:r w:rsidR="008C5BD0" w:rsidRPr="00E4333E">
          <w:rPr>
            <w:rStyle w:val="ae"/>
            <w:rFonts w:hint="eastAsia"/>
            <w:noProof/>
          </w:rPr>
          <w:t>表格结构识别测试与分析</w:t>
        </w:r>
        <w:r w:rsidR="008C5BD0">
          <w:rPr>
            <w:noProof/>
            <w:webHidden/>
          </w:rPr>
          <w:tab/>
        </w:r>
        <w:r w:rsidR="008C5BD0">
          <w:rPr>
            <w:noProof/>
            <w:webHidden/>
          </w:rPr>
          <w:fldChar w:fldCharType="begin"/>
        </w:r>
        <w:r w:rsidR="008C5BD0">
          <w:rPr>
            <w:noProof/>
            <w:webHidden/>
          </w:rPr>
          <w:instrText xml:space="preserve"> PAGEREF _Toc406841194 \h </w:instrText>
        </w:r>
        <w:r w:rsidR="008C5BD0">
          <w:rPr>
            <w:noProof/>
            <w:webHidden/>
          </w:rPr>
        </w:r>
        <w:r w:rsidR="008C5BD0">
          <w:rPr>
            <w:noProof/>
            <w:webHidden/>
          </w:rPr>
          <w:fldChar w:fldCharType="separate"/>
        </w:r>
        <w:r w:rsidR="008C5BD0">
          <w:rPr>
            <w:noProof/>
            <w:webHidden/>
          </w:rPr>
          <w:t>54</w:t>
        </w:r>
        <w:r w:rsidR="008C5BD0">
          <w:rPr>
            <w:noProof/>
            <w:webHidden/>
          </w:rPr>
          <w:fldChar w:fldCharType="end"/>
        </w:r>
      </w:hyperlink>
    </w:p>
    <w:p w14:paraId="462D1678" w14:textId="77777777" w:rsidR="008C5BD0" w:rsidRDefault="00C26EB2">
      <w:pPr>
        <w:pStyle w:val="21"/>
        <w:tabs>
          <w:tab w:val="right" w:leader="dot" w:pos="8778"/>
        </w:tabs>
        <w:ind w:left="480"/>
        <w:rPr>
          <w:rFonts w:asciiTheme="minorHAnsi" w:eastAsiaTheme="minorEastAsia" w:hAnsiTheme="minorHAnsi" w:cstheme="minorBidi"/>
          <w:noProof/>
          <w:sz w:val="21"/>
          <w:szCs w:val="22"/>
        </w:rPr>
      </w:pPr>
      <w:hyperlink w:anchor="_Toc406841195" w:history="1">
        <w:r w:rsidR="008C5BD0" w:rsidRPr="00E4333E">
          <w:rPr>
            <w:rStyle w:val="ae"/>
            <w:noProof/>
          </w:rPr>
          <w:t>5.6</w:t>
        </w:r>
        <w:r w:rsidR="008C5BD0" w:rsidRPr="00E4333E">
          <w:rPr>
            <w:rStyle w:val="ae"/>
            <w:rFonts w:hint="eastAsia"/>
            <w:noProof/>
          </w:rPr>
          <w:t xml:space="preserve"> </w:t>
        </w:r>
        <w:r w:rsidR="008C5BD0" w:rsidRPr="00E4333E">
          <w:rPr>
            <w:rStyle w:val="ae"/>
            <w:rFonts w:hint="eastAsia"/>
            <w:noProof/>
          </w:rPr>
          <w:t>本章小结</w:t>
        </w:r>
        <w:r w:rsidR="008C5BD0">
          <w:rPr>
            <w:noProof/>
            <w:webHidden/>
          </w:rPr>
          <w:tab/>
        </w:r>
        <w:r w:rsidR="008C5BD0">
          <w:rPr>
            <w:noProof/>
            <w:webHidden/>
          </w:rPr>
          <w:fldChar w:fldCharType="begin"/>
        </w:r>
        <w:r w:rsidR="008C5BD0">
          <w:rPr>
            <w:noProof/>
            <w:webHidden/>
          </w:rPr>
          <w:instrText xml:space="preserve"> PAGEREF _Toc406841195 \h </w:instrText>
        </w:r>
        <w:r w:rsidR="008C5BD0">
          <w:rPr>
            <w:noProof/>
            <w:webHidden/>
          </w:rPr>
        </w:r>
        <w:r w:rsidR="008C5BD0">
          <w:rPr>
            <w:noProof/>
            <w:webHidden/>
          </w:rPr>
          <w:fldChar w:fldCharType="separate"/>
        </w:r>
        <w:r w:rsidR="008C5BD0">
          <w:rPr>
            <w:noProof/>
            <w:webHidden/>
          </w:rPr>
          <w:t>55</w:t>
        </w:r>
        <w:r w:rsidR="008C5BD0">
          <w:rPr>
            <w:noProof/>
            <w:webHidden/>
          </w:rPr>
          <w:fldChar w:fldCharType="end"/>
        </w:r>
      </w:hyperlink>
    </w:p>
    <w:p w14:paraId="4AC3C353" w14:textId="77777777" w:rsidR="008C5BD0" w:rsidRDefault="00C26EB2">
      <w:pPr>
        <w:pStyle w:val="12"/>
        <w:rPr>
          <w:rFonts w:asciiTheme="minorHAnsi" w:eastAsiaTheme="minorEastAsia" w:hAnsiTheme="minorHAnsi" w:cstheme="minorBidi"/>
          <w:noProof/>
          <w:sz w:val="21"/>
          <w:szCs w:val="22"/>
        </w:rPr>
      </w:pPr>
      <w:hyperlink w:anchor="_Toc406841196" w:history="1">
        <w:r w:rsidR="008C5BD0" w:rsidRPr="00E4333E">
          <w:rPr>
            <w:rStyle w:val="ae"/>
            <w:rFonts w:hint="eastAsia"/>
            <w:noProof/>
          </w:rPr>
          <w:t>第</w:t>
        </w:r>
        <w:r w:rsidR="008C5BD0" w:rsidRPr="00E4333E">
          <w:rPr>
            <w:rStyle w:val="ae"/>
            <w:rFonts w:hint="eastAsia"/>
            <w:noProof/>
          </w:rPr>
          <w:t>6</w:t>
        </w:r>
        <w:r w:rsidR="008C5BD0" w:rsidRPr="00E4333E">
          <w:rPr>
            <w:rStyle w:val="ae"/>
            <w:rFonts w:hint="eastAsia"/>
            <w:noProof/>
          </w:rPr>
          <w:t>章</w:t>
        </w:r>
        <w:r w:rsidR="008C5BD0">
          <w:rPr>
            <w:rFonts w:asciiTheme="minorHAnsi" w:eastAsiaTheme="minorEastAsia" w:hAnsiTheme="minorHAnsi" w:cstheme="minorBidi"/>
            <w:noProof/>
            <w:sz w:val="21"/>
            <w:szCs w:val="22"/>
          </w:rPr>
          <w:tab/>
        </w:r>
        <w:r w:rsidR="008C5BD0" w:rsidRPr="00E4333E">
          <w:rPr>
            <w:rStyle w:val="ae"/>
            <w:rFonts w:hint="eastAsia"/>
            <w:noProof/>
          </w:rPr>
          <w:t>总结与展望</w:t>
        </w:r>
        <w:r w:rsidR="008C5BD0">
          <w:rPr>
            <w:noProof/>
            <w:webHidden/>
          </w:rPr>
          <w:tab/>
        </w:r>
        <w:r w:rsidR="008C5BD0">
          <w:rPr>
            <w:noProof/>
            <w:webHidden/>
          </w:rPr>
          <w:fldChar w:fldCharType="begin"/>
        </w:r>
        <w:r w:rsidR="008C5BD0">
          <w:rPr>
            <w:noProof/>
            <w:webHidden/>
          </w:rPr>
          <w:instrText xml:space="preserve"> PAGEREF _Toc406841196 \h </w:instrText>
        </w:r>
        <w:r w:rsidR="008C5BD0">
          <w:rPr>
            <w:noProof/>
            <w:webHidden/>
          </w:rPr>
        </w:r>
        <w:r w:rsidR="008C5BD0">
          <w:rPr>
            <w:noProof/>
            <w:webHidden/>
          </w:rPr>
          <w:fldChar w:fldCharType="separate"/>
        </w:r>
        <w:r w:rsidR="008C5BD0">
          <w:rPr>
            <w:noProof/>
            <w:webHidden/>
          </w:rPr>
          <w:t>57</w:t>
        </w:r>
        <w:r w:rsidR="008C5BD0">
          <w:rPr>
            <w:noProof/>
            <w:webHidden/>
          </w:rPr>
          <w:fldChar w:fldCharType="end"/>
        </w:r>
      </w:hyperlink>
    </w:p>
    <w:p w14:paraId="532916CD" w14:textId="77777777" w:rsidR="008C5BD0" w:rsidRDefault="00C26EB2">
      <w:pPr>
        <w:pStyle w:val="21"/>
        <w:tabs>
          <w:tab w:val="right" w:leader="dot" w:pos="8778"/>
        </w:tabs>
        <w:ind w:left="480"/>
        <w:rPr>
          <w:rFonts w:asciiTheme="minorHAnsi" w:eastAsiaTheme="minorEastAsia" w:hAnsiTheme="minorHAnsi" w:cstheme="minorBidi"/>
          <w:noProof/>
          <w:sz w:val="21"/>
          <w:szCs w:val="22"/>
        </w:rPr>
      </w:pPr>
      <w:hyperlink w:anchor="_Toc406841197" w:history="1">
        <w:r w:rsidR="008C5BD0" w:rsidRPr="00E4333E">
          <w:rPr>
            <w:rStyle w:val="ae"/>
            <w:noProof/>
          </w:rPr>
          <w:t>6.1</w:t>
        </w:r>
        <w:r w:rsidR="008C5BD0" w:rsidRPr="00E4333E">
          <w:rPr>
            <w:rStyle w:val="ae"/>
            <w:rFonts w:hint="eastAsia"/>
            <w:noProof/>
          </w:rPr>
          <w:t xml:space="preserve"> </w:t>
        </w:r>
        <w:r w:rsidR="008C5BD0" w:rsidRPr="00E4333E">
          <w:rPr>
            <w:rStyle w:val="ae"/>
            <w:rFonts w:hint="eastAsia"/>
            <w:noProof/>
          </w:rPr>
          <w:t>论文总结</w:t>
        </w:r>
        <w:r w:rsidR="008C5BD0">
          <w:rPr>
            <w:noProof/>
            <w:webHidden/>
          </w:rPr>
          <w:tab/>
        </w:r>
        <w:r w:rsidR="008C5BD0">
          <w:rPr>
            <w:noProof/>
            <w:webHidden/>
          </w:rPr>
          <w:fldChar w:fldCharType="begin"/>
        </w:r>
        <w:r w:rsidR="008C5BD0">
          <w:rPr>
            <w:noProof/>
            <w:webHidden/>
          </w:rPr>
          <w:instrText xml:space="preserve"> PAGEREF _Toc406841197 \h </w:instrText>
        </w:r>
        <w:r w:rsidR="008C5BD0">
          <w:rPr>
            <w:noProof/>
            <w:webHidden/>
          </w:rPr>
        </w:r>
        <w:r w:rsidR="008C5BD0">
          <w:rPr>
            <w:noProof/>
            <w:webHidden/>
          </w:rPr>
          <w:fldChar w:fldCharType="separate"/>
        </w:r>
        <w:r w:rsidR="008C5BD0">
          <w:rPr>
            <w:noProof/>
            <w:webHidden/>
          </w:rPr>
          <w:t>57</w:t>
        </w:r>
        <w:r w:rsidR="008C5BD0">
          <w:rPr>
            <w:noProof/>
            <w:webHidden/>
          </w:rPr>
          <w:fldChar w:fldCharType="end"/>
        </w:r>
      </w:hyperlink>
    </w:p>
    <w:p w14:paraId="6A5C9388" w14:textId="77777777" w:rsidR="008C5BD0" w:rsidRDefault="00C26EB2">
      <w:pPr>
        <w:pStyle w:val="21"/>
        <w:tabs>
          <w:tab w:val="right" w:leader="dot" w:pos="8778"/>
        </w:tabs>
        <w:ind w:left="480"/>
        <w:rPr>
          <w:rFonts w:asciiTheme="minorHAnsi" w:eastAsiaTheme="minorEastAsia" w:hAnsiTheme="minorHAnsi" w:cstheme="minorBidi"/>
          <w:noProof/>
          <w:sz w:val="21"/>
          <w:szCs w:val="22"/>
        </w:rPr>
      </w:pPr>
      <w:hyperlink w:anchor="_Toc406841198" w:history="1">
        <w:r w:rsidR="008C5BD0" w:rsidRPr="00E4333E">
          <w:rPr>
            <w:rStyle w:val="ae"/>
            <w:noProof/>
          </w:rPr>
          <w:t>6.2</w:t>
        </w:r>
        <w:r w:rsidR="008C5BD0" w:rsidRPr="00E4333E">
          <w:rPr>
            <w:rStyle w:val="ae"/>
            <w:rFonts w:hint="eastAsia"/>
            <w:noProof/>
          </w:rPr>
          <w:t xml:space="preserve"> </w:t>
        </w:r>
        <w:r w:rsidR="008C5BD0" w:rsidRPr="00E4333E">
          <w:rPr>
            <w:rStyle w:val="ae"/>
            <w:rFonts w:hint="eastAsia"/>
            <w:noProof/>
          </w:rPr>
          <w:t>工作展望</w:t>
        </w:r>
        <w:r w:rsidR="008C5BD0">
          <w:rPr>
            <w:noProof/>
            <w:webHidden/>
          </w:rPr>
          <w:tab/>
        </w:r>
        <w:r w:rsidR="008C5BD0">
          <w:rPr>
            <w:noProof/>
            <w:webHidden/>
          </w:rPr>
          <w:fldChar w:fldCharType="begin"/>
        </w:r>
        <w:r w:rsidR="008C5BD0">
          <w:rPr>
            <w:noProof/>
            <w:webHidden/>
          </w:rPr>
          <w:instrText xml:space="preserve"> PAGEREF _Toc406841198 \h </w:instrText>
        </w:r>
        <w:r w:rsidR="008C5BD0">
          <w:rPr>
            <w:noProof/>
            <w:webHidden/>
          </w:rPr>
        </w:r>
        <w:r w:rsidR="008C5BD0">
          <w:rPr>
            <w:noProof/>
            <w:webHidden/>
          </w:rPr>
          <w:fldChar w:fldCharType="separate"/>
        </w:r>
        <w:r w:rsidR="008C5BD0">
          <w:rPr>
            <w:noProof/>
            <w:webHidden/>
          </w:rPr>
          <w:t>58</w:t>
        </w:r>
        <w:r w:rsidR="008C5BD0">
          <w:rPr>
            <w:noProof/>
            <w:webHidden/>
          </w:rPr>
          <w:fldChar w:fldCharType="end"/>
        </w:r>
      </w:hyperlink>
    </w:p>
    <w:p w14:paraId="7C94B92C" w14:textId="77777777" w:rsidR="008C5BD0" w:rsidRDefault="00C26EB2">
      <w:pPr>
        <w:pStyle w:val="12"/>
        <w:rPr>
          <w:rFonts w:asciiTheme="minorHAnsi" w:eastAsiaTheme="minorEastAsia" w:hAnsiTheme="minorHAnsi" w:cstheme="minorBidi"/>
          <w:noProof/>
          <w:sz w:val="21"/>
          <w:szCs w:val="22"/>
        </w:rPr>
      </w:pPr>
      <w:hyperlink w:anchor="_Toc406841199" w:history="1">
        <w:r w:rsidR="008C5BD0" w:rsidRPr="00E4333E">
          <w:rPr>
            <w:rStyle w:val="ae"/>
            <w:rFonts w:hint="eastAsia"/>
            <w:noProof/>
          </w:rPr>
          <w:t>参考文献</w:t>
        </w:r>
        <w:r w:rsidR="008C5BD0">
          <w:rPr>
            <w:noProof/>
            <w:webHidden/>
          </w:rPr>
          <w:tab/>
        </w:r>
        <w:r w:rsidR="008C5BD0">
          <w:rPr>
            <w:noProof/>
            <w:webHidden/>
          </w:rPr>
          <w:fldChar w:fldCharType="begin"/>
        </w:r>
        <w:r w:rsidR="008C5BD0">
          <w:rPr>
            <w:noProof/>
            <w:webHidden/>
          </w:rPr>
          <w:instrText xml:space="preserve"> PAGEREF _Toc406841199 \h </w:instrText>
        </w:r>
        <w:r w:rsidR="008C5BD0">
          <w:rPr>
            <w:noProof/>
            <w:webHidden/>
          </w:rPr>
        </w:r>
        <w:r w:rsidR="008C5BD0">
          <w:rPr>
            <w:noProof/>
            <w:webHidden/>
          </w:rPr>
          <w:fldChar w:fldCharType="separate"/>
        </w:r>
        <w:r w:rsidR="008C5BD0">
          <w:rPr>
            <w:noProof/>
            <w:webHidden/>
          </w:rPr>
          <w:t>59</w:t>
        </w:r>
        <w:r w:rsidR="008C5BD0">
          <w:rPr>
            <w:noProof/>
            <w:webHidden/>
          </w:rPr>
          <w:fldChar w:fldCharType="end"/>
        </w:r>
      </w:hyperlink>
    </w:p>
    <w:p w14:paraId="7090B4FB" w14:textId="294590C3" w:rsidR="008C5BD0" w:rsidRDefault="00C26EB2">
      <w:pPr>
        <w:pStyle w:val="12"/>
        <w:rPr>
          <w:rFonts w:asciiTheme="minorHAnsi" w:eastAsiaTheme="minorEastAsia" w:hAnsiTheme="minorHAnsi" w:cstheme="minorBidi"/>
          <w:noProof/>
          <w:sz w:val="21"/>
          <w:szCs w:val="22"/>
        </w:rPr>
      </w:pPr>
      <w:hyperlink w:anchor="_Toc406841200" w:history="1">
        <w:r w:rsidR="008C5BD0" w:rsidRPr="00E4333E">
          <w:rPr>
            <w:rStyle w:val="ae"/>
            <w:rFonts w:hint="eastAsia"/>
            <w:noProof/>
          </w:rPr>
          <w:t>附录</w:t>
        </w:r>
        <w:r w:rsidR="008C5BD0">
          <w:rPr>
            <w:noProof/>
            <w:webHidden/>
          </w:rPr>
          <w:tab/>
        </w:r>
        <w:r w:rsidR="008C5BD0" w:rsidRPr="008C5BD0">
          <w:rPr>
            <w:noProof/>
            <w:webHidden/>
          </w:rPr>
          <w:tab/>
        </w:r>
        <w:r w:rsidR="008C5BD0">
          <w:rPr>
            <w:noProof/>
            <w:webHidden/>
          </w:rPr>
          <w:fldChar w:fldCharType="begin"/>
        </w:r>
        <w:r w:rsidR="008C5BD0">
          <w:rPr>
            <w:noProof/>
            <w:webHidden/>
          </w:rPr>
          <w:instrText xml:space="preserve"> PAGEREF _Toc406841200 \h </w:instrText>
        </w:r>
        <w:r w:rsidR="008C5BD0">
          <w:rPr>
            <w:noProof/>
            <w:webHidden/>
          </w:rPr>
        </w:r>
        <w:r w:rsidR="008C5BD0">
          <w:rPr>
            <w:noProof/>
            <w:webHidden/>
          </w:rPr>
          <w:fldChar w:fldCharType="separate"/>
        </w:r>
        <w:r w:rsidR="008C5BD0">
          <w:rPr>
            <w:noProof/>
            <w:webHidden/>
          </w:rPr>
          <w:t>61</w:t>
        </w:r>
        <w:r w:rsidR="008C5BD0">
          <w:rPr>
            <w:noProof/>
            <w:webHidden/>
          </w:rPr>
          <w:fldChar w:fldCharType="end"/>
        </w:r>
      </w:hyperlink>
    </w:p>
    <w:p w14:paraId="7A7C05E1" w14:textId="6CCF3FE9" w:rsidR="008C5BD0" w:rsidRDefault="00C26EB2">
      <w:pPr>
        <w:pStyle w:val="12"/>
        <w:rPr>
          <w:rFonts w:asciiTheme="minorHAnsi" w:eastAsiaTheme="minorEastAsia" w:hAnsiTheme="minorHAnsi" w:cstheme="minorBidi"/>
          <w:noProof/>
          <w:sz w:val="21"/>
          <w:szCs w:val="22"/>
        </w:rPr>
      </w:pPr>
      <w:hyperlink w:anchor="_Toc406841201" w:history="1">
        <w:r w:rsidR="008C5BD0" w:rsidRPr="00E4333E">
          <w:rPr>
            <w:rStyle w:val="ae"/>
            <w:rFonts w:hint="eastAsia"/>
            <w:noProof/>
          </w:rPr>
          <w:t>致</w:t>
        </w:r>
        <w:r w:rsidR="008C5BD0" w:rsidRPr="00E4333E">
          <w:rPr>
            <w:rStyle w:val="ae"/>
            <w:noProof/>
          </w:rPr>
          <w:t xml:space="preserve">  </w:t>
        </w:r>
        <w:r w:rsidR="008C5BD0" w:rsidRPr="00E4333E">
          <w:rPr>
            <w:rStyle w:val="ae"/>
            <w:rFonts w:hint="eastAsia"/>
            <w:noProof/>
          </w:rPr>
          <w:t>谢</w:t>
        </w:r>
        <w:r w:rsidR="008C5BD0">
          <w:rPr>
            <w:noProof/>
            <w:webHidden/>
          </w:rPr>
          <w:tab/>
        </w:r>
        <w:r w:rsidR="008C5BD0" w:rsidRPr="008C5BD0">
          <w:rPr>
            <w:noProof/>
            <w:webHidden/>
          </w:rPr>
          <w:tab/>
        </w:r>
        <w:r w:rsidR="008C5BD0">
          <w:rPr>
            <w:noProof/>
            <w:webHidden/>
          </w:rPr>
          <w:fldChar w:fldCharType="begin"/>
        </w:r>
        <w:r w:rsidR="008C5BD0">
          <w:rPr>
            <w:noProof/>
            <w:webHidden/>
          </w:rPr>
          <w:instrText xml:space="preserve"> PAGEREF _Toc406841201 \h </w:instrText>
        </w:r>
        <w:r w:rsidR="008C5BD0">
          <w:rPr>
            <w:noProof/>
            <w:webHidden/>
          </w:rPr>
        </w:r>
        <w:r w:rsidR="008C5BD0">
          <w:rPr>
            <w:noProof/>
            <w:webHidden/>
          </w:rPr>
          <w:fldChar w:fldCharType="separate"/>
        </w:r>
        <w:r w:rsidR="008C5BD0">
          <w:rPr>
            <w:noProof/>
            <w:webHidden/>
          </w:rPr>
          <w:t>62</w:t>
        </w:r>
        <w:r w:rsidR="008C5BD0">
          <w:rPr>
            <w:noProof/>
            <w:webHidden/>
          </w:rPr>
          <w:fldChar w:fldCharType="end"/>
        </w:r>
      </w:hyperlink>
    </w:p>
    <w:p w14:paraId="02FA7CF5" w14:textId="77777777" w:rsidR="008C5BD0" w:rsidRDefault="00C26EB2">
      <w:pPr>
        <w:pStyle w:val="12"/>
        <w:rPr>
          <w:rFonts w:asciiTheme="minorHAnsi" w:eastAsiaTheme="minorEastAsia" w:hAnsiTheme="minorHAnsi" w:cstheme="minorBidi"/>
          <w:noProof/>
          <w:sz w:val="21"/>
          <w:szCs w:val="22"/>
        </w:rPr>
      </w:pPr>
      <w:hyperlink w:anchor="_Toc406841202" w:history="1">
        <w:r w:rsidR="008C5BD0" w:rsidRPr="00E4333E">
          <w:rPr>
            <w:rStyle w:val="ae"/>
            <w:rFonts w:hint="eastAsia"/>
            <w:noProof/>
          </w:rPr>
          <w:t>攻读学位期间发表的学术论文目录</w:t>
        </w:r>
        <w:r w:rsidR="008C5BD0">
          <w:rPr>
            <w:noProof/>
            <w:webHidden/>
          </w:rPr>
          <w:tab/>
        </w:r>
        <w:r w:rsidR="008C5BD0">
          <w:rPr>
            <w:noProof/>
            <w:webHidden/>
          </w:rPr>
          <w:fldChar w:fldCharType="begin"/>
        </w:r>
        <w:r w:rsidR="008C5BD0">
          <w:rPr>
            <w:noProof/>
            <w:webHidden/>
          </w:rPr>
          <w:instrText xml:space="preserve"> PAGEREF _Toc406841202 \h </w:instrText>
        </w:r>
        <w:r w:rsidR="008C5BD0">
          <w:rPr>
            <w:noProof/>
            <w:webHidden/>
          </w:rPr>
        </w:r>
        <w:r w:rsidR="008C5BD0">
          <w:rPr>
            <w:noProof/>
            <w:webHidden/>
          </w:rPr>
          <w:fldChar w:fldCharType="separate"/>
        </w:r>
        <w:r w:rsidR="008C5BD0">
          <w:rPr>
            <w:noProof/>
            <w:webHidden/>
          </w:rPr>
          <w:t>63</w:t>
        </w:r>
        <w:r w:rsidR="008C5BD0">
          <w:rPr>
            <w:noProof/>
            <w:webHidden/>
          </w:rPr>
          <w:fldChar w:fldCharType="end"/>
        </w:r>
      </w:hyperlink>
    </w:p>
    <w:p w14:paraId="524CFE8C" w14:textId="77777777" w:rsidR="00173303" w:rsidRDefault="00173303">
      <w:pPr>
        <w:jc w:val="center"/>
        <w:rPr>
          <w:rFonts w:ascii="Times New Roman" w:hAnsi="Times New Roman"/>
        </w:rPr>
        <w:sectPr w:rsidR="00173303">
          <w:headerReference w:type="default" r:id="rId12"/>
          <w:footerReference w:type="even" r:id="rId13"/>
          <w:footerReference w:type="default" r:id="rId14"/>
          <w:endnotePr>
            <w:numFmt w:val="decimal"/>
          </w:endnotePr>
          <w:pgSz w:w="11906" w:h="16838"/>
          <w:pgMar w:top="1440" w:right="1559" w:bottom="1440" w:left="1559" w:header="851" w:footer="992" w:gutter="0"/>
          <w:pgNumType w:fmt="upperRoman" w:start="1"/>
          <w:cols w:space="720"/>
          <w:docGrid w:type="lines" w:linePitch="326"/>
        </w:sectPr>
      </w:pPr>
      <w:r>
        <w:rPr>
          <w:rFonts w:ascii="Times New Roman" w:hAnsi="Times New Roman"/>
          <w:b/>
          <w:sz w:val="21"/>
          <w:szCs w:val="21"/>
        </w:rPr>
        <w:fldChar w:fldCharType="end"/>
      </w:r>
    </w:p>
    <w:p w14:paraId="6ECE16BA" w14:textId="77777777" w:rsidR="00173303" w:rsidRDefault="006638B8">
      <w:pPr>
        <w:pStyle w:val="1"/>
      </w:pPr>
      <w:bookmarkStart w:id="22" w:name="_Toc248481436"/>
      <w:r>
        <w:rPr>
          <w:rFonts w:hint="eastAsia"/>
        </w:rPr>
        <w:lastRenderedPageBreak/>
        <w:t xml:space="preserve"> </w:t>
      </w:r>
      <w:bookmarkStart w:id="23" w:name="_Toc406841142"/>
      <w:r w:rsidR="00173303">
        <w:t>绪论</w:t>
      </w:r>
      <w:bookmarkEnd w:id="22"/>
      <w:bookmarkEnd w:id="23"/>
    </w:p>
    <w:p w14:paraId="734ABD8D" w14:textId="77777777" w:rsidR="00173303" w:rsidRDefault="00173303">
      <w:pPr>
        <w:pStyle w:val="2"/>
      </w:pPr>
      <w:bookmarkStart w:id="24" w:name="_Toc248481437"/>
      <w:bookmarkStart w:id="25" w:name="_Toc406841143"/>
      <w:r>
        <w:t>研究背景</w:t>
      </w:r>
      <w:bookmarkEnd w:id="24"/>
      <w:bookmarkEnd w:id="25"/>
    </w:p>
    <w:p w14:paraId="5AEA6B71" w14:textId="24030F54" w:rsidR="00723837" w:rsidRDefault="008A73BE" w:rsidP="007E2E46">
      <w:pPr>
        <w:spacing w:line="400" w:lineRule="exact"/>
        <w:ind w:firstLine="420"/>
        <w:rPr>
          <w:ins w:id="26" w:author="xuan Zhao" w:date="2017-11-06T15:16:00Z"/>
          <w:rFonts w:ascii="Times New Roman" w:hAnsi="宋体" w:hint="eastAsia"/>
          <w:szCs w:val="24"/>
          <w:lang w:val="en-AU"/>
        </w:rPr>
        <w:pPrChange w:id="27" w:author="xuan Zhao" w:date="2017-11-06T15:37:00Z">
          <w:pPr>
            <w:spacing w:line="400" w:lineRule="exact"/>
            <w:ind w:firstLine="420"/>
          </w:pPr>
        </w:pPrChange>
      </w:pPr>
      <w:ins w:id="28" w:author="xuan Zhao" w:date="2017-11-06T15:07:00Z">
        <w:r>
          <w:rPr>
            <w:rFonts w:ascii="Times New Roman" w:hAnsi="宋体" w:hint="eastAsia"/>
            <w:szCs w:val="24"/>
            <w:lang w:val="en-AU"/>
          </w:rPr>
          <w:t>随着互联网的</w:t>
        </w:r>
      </w:ins>
      <w:ins w:id="29" w:author="xuan Zhao" w:date="2017-11-06T15:08:00Z">
        <w:r w:rsidR="0013198C">
          <w:rPr>
            <w:rFonts w:ascii="Times New Roman" w:hAnsi="宋体" w:hint="eastAsia"/>
            <w:szCs w:val="24"/>
            <w:lang w:val="en-AU"/>
          </w:rPr>
          <w:t>高速</w:t>
        </w:r>
      </w:ins>
      <w:ins w:id="30" w:author="xuan Zhao" w:date="2017-11-06T15:07:00Z">
        <w:r>
          <w:rPr>
            <w:rFonts w:ascii="Times New Roman" w:hAnsi="宋体" w:hint="eastAsia"/>
            <w:szCs w:val="24"/>
            <w:lang w:val="en-AU"/>
          </w:rPr>
          <w:t>发展，计算机相关技术已经渗透入人们</w:t>
        </w:r>
      </w:ins>
      <w:ins w:id="31" w:author="xuan Zhao" w:date="2017-11-06T15:08:00Z">
        <w:r>
          <w:rPr>
            <w:rFonts w:ascii="Times New Roman" w:hAnsi="宋体" w:hint="eastAsia"/>
            <w:szCs w:val="24"/>
            <w:lang w:val="en-AU"/>
          </w:rPr>
          <w:t>学习生活的方方面面。</w:t>
        </w:r>
      </w:ins>
      <w:ins w:id="32" w:author="xuan Zhao" w:date="2017-11-06T15:10:00Z">
        <w:r w:rsidR="00C711F8">
          <w:rPr>
            <w:rFonts w:ascii="Times New Roman" w:hAnsi="宋体" w:hint="eastAsia"/>
            <w:szCs w:val="24"/>
            <w:lang w:val="en-AU"/>
          </w:rPr>
          <w:t>现在，人们可以使用搜索引擎获取</w:t>
        </w:r>
      </w:ins>
      <w:ins w:id="33" w:author="xuan Zhao" w:date="2017-11-06T15:23:00Z">
        <w:r w:rsidR="000B3BAB">
          <w:rPr>
            <w:rFonts w:ascii="Times New Roman" w:hAnsi="宋体" w:hint="eastAsia"/>
            <w:szCs w:val="24"/>
            <w:lang w:val="en-AU"/>
          </w:rPr>
          <w:t>各类</w:t>
        </w:r>
      </w:ins>
      <w:ins w:id="34" w:author="xuan Zhao" w:date="2017-11-06T15:10:00Z">
        <w:r w:rsidR="00C711F8">
          <w:rPr>
            <w:rFonts w:ascii="Times New Roman" w:hAnsi="宋体" w:hint="eastAsia"/>
            <w:szCs w:val="24"/>
            <w:lang w:val="en-AU"/>
          </w:rPr>
          <w:t>信息</w:t>
        </w:r>
      </w:ins>
      <w:ins w:id="35" w:author="xuan Zhao" w:date="2017-11-06T15:11:00Z">
        <w:r w:rsidR="00C711F8">
          <w:rPr>
            <w:rFonts w:ascii="Times New Roman" w:hAnsi="宋体" w:hint="eastAsia"/>
            <w:szCs w:val="24"/>
            <w:lang w:val="en-AU"/>
          </w:rPr>
          <w:t>知识，可以在电商平台进行网上购物，可以使用社交</w:t>
        </w:r>
      </w:ins>
      <w:ins w:id="36" w:author="xuan Zhao" w:date="2017-11-06T15:12:00Z">
        <w:r w:rsidR="00C711F8">
          <w:rPr>
            <w:rFonts w:ascii="Times New Roman" w:hAnsi="宋体" w:hint="eastAsia"/>
            <w:szCs w:val="24"/>
            <w:lang w:val="en-AU"/>
          </w:rPr>
          <w:t>软件与亲友保持联系</w:t>
        </w:r>
      </w:ins>
      <w:ins w:id="37" w:author="xuan Zhao" w:date="2017-11-06T15:13:00Z">
        <w:r w:rsidR="00C711F8">
          <w:rPr>
            <w:rFonts w:ascii="Times New Roman" w:hAnsi="宋体" w:hint="eastAsia"/>
            <w:szCs w:val="24"/>
            <w:lang w:val="en-AU"/>
          </w:rPr>
          <w:t>。</w:t>
        </w:r>
      </w:ins>
      <w:ins w:id="38" w:author="xuan Zhao" w:date="2017-11-06T15:22:00Z">
        <w:r w:rsidR="000B3BAB">
          <w:rPr>
            <w:rFonts w:ascii="Times New Roman" w:hAnsi="宋体" w:hint="eastAsia"/>
            <w:szCs w:val="24"/>
            <w:lang w:val="en-AU"/>
          </w:rPr>
          <w:t>得益于</w:t>
        </w:r>
      </w:ins>
      <w:ins w:id="39" w:author="xuan Zhao" w:date="2017-11-06T15:27:00Z">
        <w:r w:rsidR="00407A33">
          <w:rPr>
            <w:rFonts w:ascii="Times New Roman" w:hAnsi="宋体" w:hint="eastAsia"/>
            <w:szCs w:val="24"/>
            <w:lang w:val="en-AU"/>
          </w:rPr>
          <w:t>信息检索和</w:t>
        </w:r>
      </w:ins>
      <w:ins w:id="40" w:author="xuan Zhao" w:date="2017-11-06T15:23:00Z">
        <w:r w:rsidR="000B3BAB">
          <w:rPr>
            <w:rFonts w:ascii="Times New Roman" w:hAnsi="宋体" w:hint="eastAsia"/>
            <w:szCs w:val="24"/>
            <w:lang w:val="en-AU"/>
          </w:rPr>
          <w:t>推荐系统领域相关技术的发展进步，各类互联网服务</w:t>
        </w:r>
      </w:ins>
      <w:ins w:id="41" w:author="xuan Zhao" w:date="2017-11-06T15:24:00Z">
        <w:r w:rsidR="00F97149">
          <w:rPr>
            <w:rFonts w:ascii="Times New Roman" w:hAnsi="宋体" w:hint="eastAsia"/>
            <w:szCs w:val="24"/>
            <w:lang w:val="en-AU"/>
          </w:rPr>
          <w:t>正趋于个性化和智能化</w:t>
        </w:r>
        <w:r w:rsidR="00EA58A6">
          <w:rPr>
            <w:rFonts w:ascii="Times New Roman" w:hAnsi="宋体" w:hint="eastAsia"/>
            <w:szCs w:val="24"/>
            <w:lang w:val="en-AU"/>
          </w:rPr>
          <w:t>：</w:t>
        </w:r>
      </w:ins>
      <w:ins w:id="42" w:author="xuan Zhao" w:date="2017-11-06T15:28:00Z">
        <w:r w:rsidR="00407A33">
          <w:rPr>
            <w:rFonts w:ascii="Times New Roman" w:hAnsi="宋体" w:hint="eastAsia"/>
            <w:szCs w:val="24"/>
            <w:lang w:val="en-AU"/>
          </w:rPr>
          <w:t>搜索引擎会根据用户的搜索点击历史，为其提供</w:t>
        </w:r>
      </w:ins>
      <w:ins w:id="43" w:author="xuan Zhao" w:date="2017-11-06T15:29:00Z">
        <w:r w:rsidR="00407A33">
          <w:rPr>
            <w:rFonts w:ascii="Times New Roman" w:hAnsi="宋体" w:hint="eastAsia"/>
            <w:szCs w:val="24"/>
            <w:lang w:val="en-AU"/>
          </w:rPr>
          <w:t>个性化的搜索结果</w:t>
        </w:r>
        <w:r w:rsidR="00664D5A">
          <w:rPr>
            <w:rFonts w:ascii="Times New Roman" w:hAnsi="宋体" w:hint="eastAsia"/>
            <w:szCs w:val="24"/>
            <w:lang w:val="en-AU"/>
          </w:rPr>
          <w:t>；</w:t>
        </w:r>
      </w:ins>
      <w:ins w:id="44" w:author="xuan Zhao" w:date="2017-11-06T15:25:00Z">
        <w:r w:rsidR="00AD62B2">
          <w:rPr>
            <w:rFonts w:ascii="Times New Roman" w:hAnsi="宋体" w:hint="eastAsia"/>
            <w:szCs w:val="24"/>
            <w:lang w:val="en-AU"/>
          </w:rPr>
          <w:t>新闻资讯类应用软件可以</w:t>
        </w:r>
      </w:ins>
      <w:ins w:id="45" w:author="xuan Zhao" w:date="2017-11-06T15:26:00Z">
        <w:r w:rsidR="00AD62B2">
          <w:rPr>
            <w:rFonts w:ascii="Times New Roman" w:hAnsi="宋体" w:hint="eastAsia"/>
            <w:szCs w:val="24"/>
            <w:lang w:val="en-AU"/>
          </w:rPr>
          <w:t>主动给用户推送其可能感兴趣的信息内容；</w:t>
        </w:r>
      </w:ins>
      <w:ins w:id="46" w:author="xuan Zhao" w:date="2017-11-06T15:27:00Z">
        <w:r w:rsidR="00407A33">
          <w:rPr>
            <w:rFonts w:ascii="Times New Roman" w:hAnsi="宋体" w:hint="eastAsia"/>
            <w:szCs w:val="24"/>
            <w:lang w:val="en-AU"/>
          </w:rPr>
          <w:t>电商平台</w:t>
        </w:r>
      </w:ins>
      <w:ins w:id="47" w:author="xuan Zhao" w:date="2017-11-06T15:29:00Z">
        <w:r w:rsidR="00AA21EF">
          <w:rPr>
            <w:rFonts w:ascii="Times New Roman" w:hAnsi="宋体" w:hint="eastAsia"/>
            <w:szCs w:val="24"/>
            <w:lang w:val="en-AU"/>
          </w:rPr>
          <w:t>会</w:t>
        </w:r>
      </w:ins>
      <w:ins w:id="48" w:author="xuan Zhao" w:date="2017-11-06T15:30:00Z">
        <w:r w:rsidR="00AA21EF">
          <w:rPr>
            <w:rFonts w:ascii="Times New Roman" w:hAnsi="宋体" w:hint="eastAsia"/>
            <w:szCs w:val="24"/>
            <w:lang w:val="en-AU"/>
          </w:rPr>
          <w:t>根据消费者特点进行商品推荐；</w:t>
        </w:r>
      </w:ins>
      <w:ins w:id="49" w:author="xuan Zhao" w:date="2017-11-06T15:31:00Z">
        <w:r w:rsidR="00D5274A">
          <w:rPr>
            <w:rFonts w:ascii="Times New Roman" w:hAnsi="宋体" w:hint="eastAsia"/>
            <w:szCs w:val="24"/>
            <w:lang w:val="en-AU"/>
          </w:rPr>
          <w:t>社交应用通过分析用户的人际关系，向</w:t>
        </w:r>
      </w:ins>
      <w:ins w:id="50" w:author="xuan Zhao" w:date="2017-11-06T15:32:00Z">
        <w:r w:rsidR="00D5274A">
          <w:rPr>
            <w:rFonts w:ascii="Times New Roman" w:hAnsi="宋体" w:hint="eastAsia"/>
            <w:szCs w:val="24"/>
            <w:lang w:val="en-AU"/>
          </w:rPr>
          <w:t>其推荐可能认识的人，帮助用户结识新朋友</w:t>
        </w:r>
      </w:ins>
      <w:ins w:id="51" w:author="xuan Zhao" w:date="2017-11-06T15:33:00Z">
        <w:r w:rsidR="0032797F">
          <w:rPr>
            <w:rFonts w:ascii="Times New Roman" w:hAnsi="宋体" w:hint="eastAsia"/>
            <w:szCs w:val="24"/>
            <w:lang w:val="en-AU"/>
          </w:rPr>
          <w:t>、</w:t>
        </w:r>
      </w:ins>
      <w:ins w:id="52" w:author="xuan Zhao" w:date="2017-11-06T15:32:00Z">
        <w:r w:rsidR="00D5274A">
          <w:rPr>
            <w:rFonts w:ascii="Times New Roman" w:hAnsi="宋体" w:hint="eastAsia"/>
            <w:szCs w:val="24"/>
            <w:lang w:val="en-AU"/>
          </w:rPr>
          <w:t>拓展人脉</w:t>
        </w:r>
        <w:r w:rsidR="00752E9A">
          <w:rPr>
            <w:rFonts w:ascii="Times New Roman" w:hAnsi="宋体" w:hint="eastAsia"/>
            <w:szCs w:val="24"/>
            <w:lang w:val="en-AU"/>
          </w:rPr>
          <w:t>。</w:t>
        </w:r>
      </w:ins>
      <w:ins w:id="53" w:author="xuan Zhao" w:date="2017-11-06T15:34:00Z">
        <w:r w:rsidR="001566D2">
          <w:rPr>
            <w:rFonts w:ascii="Times New Roman" w:hAnsi="宋体" w:hint="eastAsia"/>
            <w:szCs w:val="24"/>
            <w:lang w:val="en-AU"/>
          </w:rPr>
          <w:t>在</w:t>
        </w:r>
      </w:ins>
      <w:ins w:id="54" w:author="xuan Zhao" w:date="2017-11-06T15:35:00Z">
        <w:r w:rsidR="001566D2">
          <w:rPr>
            <w:rFonts w:ascii="Times New Roman" w:hAnsi="宋体" w:hint="eastAsia"/>
            <w:szCs w:val="24"/>
            <w:lang w:val="en-AU"/>
          </w:rPr>
          <w:t>此背景下，提高检索和推荐结果的准确度，</w:t>
        </w:r>
      </w:ins>
      <w:ins w:id="55" w:author="xuan Zhao" w:date="2017-11-06T15:36:00Z">
        <w:r w:rsidR="001566D2">
          <w:rPr>
            <w:rFonts w:ascii="Times New Roman" w:hAnsi="宋体" w:hint="eastAsia"/>
            <w:szCs w:val="24"/>
            <w:lang w:val="en-AU"/>
          </w:rPr>
          <w:t>是当前迫切需要解决的问题</w:t>
        </w:r>
      </w:ins>
      <w:ins w:id="56" w:author="xuan Zhao" w:date="2017-11-06T16:03:00Z">
        <w:r w:rsidR="00D352B4">
          <w:rPr>
            <w:rFonts w:ascii="Times New Roman" w:hAnsi="宋体" w:hint="eastAsia"/>
            <w:szCs w:val="24"/>
            <w:lang w:val="en-AU"/>
          </w:rPr>
          <w:t>，具有十分重要的现实意义</w:t>
        </w:r>
      </w:ins>
      <w:ins w:id="57" w:author="xuan Zhao" w:date="2017-11-06T15:36:00Z">
        <w:r w:rsidR="001566D2">
          <w:rPr>
            <w:rFonts w:ascii="Times New Roman" w:hAnsi="宋体" w:hint="eastAsia"/>
            <w:szCs w:val="24"/>
            <w:lang w:val="en-AU"/>
          </w:rPr>
          <w:t>。</w:t>
        </w:r>
      </w:ins>
    </w:p>
    <w:p w14:paraId="4C5CE4AD" w14:textId="112CCBE2" w:rsidR="00197111" w:rsidRPr="00183AE2" w:rsidRDefault="00E634E9" w:rsidP="00183AE2">
      <w:pPr>
        <w:spacing w:line="400" w:lineRule="exact"/>
        <w:ind w:firstLine="420"/>
        <w:rPr>
          <w:ins w:id="58" w:author="xuan Zhao" w:date="2017-11-06T14:59:00Z"/>
          <w:rFonts w:ascii="Times New Roman" w:hAnsi="宋体" w:hint="eastAsia"/>
          <w:szCs w:val="24"/>
          <w:lang w:val="en-AU"/>
          <w:rPrChange w:id="59" w:author="xuan Zhao" w:date="2017-11-06T16:19:00Z">
            <w:rPr>
              <w:ins w:id="60" w:author="xuan Zhao" w:date="2017-11-06T14:59:00Z"/>
              <w:rFonts w:ascii="Times New Roman" w:hAnsi="宋体" w:hint="eastAsia"/>
              <w:szCs w:val="24"/>
              <w:lang w:val="en-AU"/>
            </w:rPr>
          </w:rPrChange>
        </w:rPr>
        <w:pPrChange w:id="61" w:author="xuan Zhao" w:date="2017-11-06T16:19:00Z">
          <w:pPr>
            <w:spacing w:line="400" w:lineRule="exact"/>
            <w:ind w:firstLine="420"/>
          </w:pPr>
        </w:pPrChange>
      </w:pPr>
      <w:ins w:id="62" w:author="xuan Zhao" w:date="2017-11-06T15:49:00Z">
        <w:r>
          <w:rPr>
            <w:rFonts w:ascii="Times New Roman" w:hAnsi="宋体" w:hint="eastAsia"/>
            <w:szCs w:val="24"/>
            <w:lang w:val="en-AU"/>
          </w:rPr>
          <w:t>排序问题是</w:t>
        </w:r>
      </w:ins>
      <w:ins w:id="63" w:author="xuan Zhao" w:date="2017-11-06T14:59:00Z">
        <w:r w:rsidR="007E2E46">
          <w:rPr>
            <w:rFonts w:ascii="Times New Roman" w:hAnsi="宋体" w:hint="eastAsia"/>
            <w:szCs w:val="24"/>
            <w:lang w:val="en-AU"/>
          </w:rPr>
          <w:t>信息检索和推荐系统</w:t>
        </w:r>
      </w:ins>
      <w:ins w:id="64" w:author="xuan Zhao" w:date="2017-11-06T15:49:00Z">
        <w:r>
          <w:rPr>
            <w:rFonts w:ascii="Times New Roman" w:hAnsi="宋体" w:hint="eastAsia"/>
            <w:szCs w:val="24"/>
            <w:lang w:val="en-AU"/>
          </w:rPr>
          <w:t>等领域的</w:t>
        </w:r>
      </w:ins>
      <w:ins w:id="65" w:author="xuan Zhao" w:date="2017-11-06T15:50:00Z">
        <w:r>
          <w:rPr>
            <w:rFonts w:ascii="Times New Roman" w:hAnsi="宋体" w:hint="eastAsia"/>
            <w:szCs w:val="24"/>
            <w:lang w:val="en-AU"/>
          </w:rPr>
          <w:t>核心问题</w:t>
        </w:r>
      </w:ins>
      <w:ins w:id="66" w:author="xuan Zhao" w:date="2017-11-06T15:57:00Z">
        <w:r w:rsidR="00012455">
          <w:rPr>
            <w:rFonts w:ascii="Times New Roman" w:hAnsi="宋体" w:hint="eastAsia"/>
            <w:szCs w:val="24"/>
            <w:lang w:val="en-AU"/>
          </w:rPr>
          <w:t>之一</w:t>
        </w:r>
      </w:ins>
      <w:ins w:id="67" w:author="xuan Zhao" w:date="2017-11-06T14:59:00Z">
        <w:r w:rsidR="000E7F4A" w:rsidRPr="000E7F4A">
          <w:rPr>
            <w:rFonts w:ascii="Times New Roman" w:hAnsi="宋体" w:hint="eastAsia"/>
            <w:szCs w:val="24"/>
            <w:lang w:val="en-AU"/>
          </w:rPr>
          <w:t>。例如，在搜索引擎</w:t>
        </w:r>
      </w:ins>
      <w:ins w:id="68" w:author="xuan Zhao" w:date="2017-11-06T15:04:00Z">
        <w:r w:rsidR="00164A18">
          <w:rPr>
            <w:rFonts w:ascii="Times New Roman" w:hAnsi="宋体" w:hint="eastAsia"/>
            <w:szCs w:val="24"/>
            <w:lang w:val="en-AU"/>
          </w:rPr>
          <w:t>的应用场景</w:t>
        </w:r>
      </w:ins>
      <w:ins w:id="69" w:author="xuan Zhao" w:date="2017-11-06T14:59:00Z">
        <w:r w:rsidR="000E7F4A" w:rsidRPr="000E7F4A">
          <w:rPr>
            <w:rFonts w:ascii="Times New Roman" w:hAnsi="宋体" w:hint="eastAsia"/>
            <w:szCs w:val="24"/>
            <w:lang w:val="en-AU"/>
          </w:rPr>
          <w:t>中，需要将</w:t>
        </w:r>
      </w:ins>
      <w:ins w:id="70" w:author="xuan Zhao" w:date="2017-11-06T15:04:00Z">
        <w:r w:rsidR="00164A18">
          <w:rPr>
            <w:rFonts w:ascii="Times New Roman" w:hAnsi="宋体" w:hint="eastAsia"/>
            <w:szCs w:val="24"/>
            <w:lang w:val="en-AU"/>
          </w:rPr>
          <w:t>网页</w:t>
        </w:r>
      </w:ins>
      <w:ins w:id="71" w:author="xuan Zhao" w:date="2017-11-06T14:59:00Z">
        <w:r w:rsidR="000E7F4A" w:rsidRPr="000E7F4A">
          <w:rPr>
            <w:rFonts w:ascii="Times New Roman" w:hAnsi="宋体" w:hint="eastAsia"/>
            <w:szCs w:val="24"/>
            <w:lang w:val="en-AU"/>
          </w:rPr>
          <w:t>搜索结果按照与用户的检索目的的符合程度进行排序；在推荐系统中，需要把候选物品按照用户可能感兴趣</w:t>
        </w:r>
        <w:r w:rsidR="00D82C5F">
          <w:rPr>
            <w:rFonts w:ascii="Times New Roman" w:hAnsi="宋体" w:hint="eastAsia"/>
            <w:szCs w:val="24"/>
            <w:lang w:val="en-AU"/>
          </w:rPr>
          <w:t>的程度进行排序。</w:t>
        </w:r>
      </w:ins>
      <w:ins w:id="72" w:author="xuan Zhao" w:date="2017-11-06T16:01:00Z">
        <w:r w:rsidR="00D82C5F">
          <w:rPr>
            <w:rFonts w:ascii="Times New Roman" w:hAnsi="宋体" w:hint="eastAsia"/>
            <w:szCs w:val="24"/>
            <w:lang w:val="en-AU"/>
          </w:rPr>
          <w:t>排序结果</w:t>
        </w:r>
      </w:ins>
      <w:ins w:id="73" w:author="xuan Zhao" w:date="2017-11-06T16:18:00Z">
        <w:r w:rsidR="000B6F75">
          <w:rPr>
            <w:rFonts w:ascii="Times New Roman" w:hAnsi="宋体" w:hint="eastAsia"/>
            <w:szCs w:val="24"/>
            <w:lang w:val="en-AU"/>
          </w:rPr>
          <w:t>的准确</w:t>
        </w:r>
      </w:ins>
      <w:ins w:id="74" w:author="xuan Zhao" w:date="2017-11-06T16:19:00Z">
        <w:r w:rsidR="000B6F75">
          <w:rPr>
            <w:rFonts w:ascii="Times New Roman" w:hAnsi="宋体" w:hint="eastAsia"/>
            <w:szCs w:val="24"/>
            <w:lang w:val="en-AU"/>
          </w:rPr>
          <w:t>性和合理性</w:t>
        </w:r>
      </w:ins>
      <w:ins w:id="75" w:author="xuan Zhao" w:date="2017-11-06T16:05:00Z">
        <w:r w:rsidR="00B54182">
          <w:rPr>
            <w:rFonts w:ascii="Times New Roman" w:hAnsi="宋体" w:hint="eastAsia"/>
            <w:szCs w:val="24"/>
            <w:lang w:val="en-AU"/>
          </w:rPr>
          <w:t>会</w:t>
        </w:r>
      </w:ins>
      <w:ins w:id="76" w:author="xuan Zhao" w:date="2017-11-06T16:01:00Z">
        <w:r w:rsidR="00D82C5F">
          <w:rPr>
            <w:rFonts w:ascii="Times New Roman" w:hAnsi="宋体" w:hint="eastAsia"/>
            <w:szCs w:val="24"/>
            <w:lang w:val="en-AU"/>
          </w:rPr>
          <w:t>直接影响</w:t>
        </w:r>
      </w:ins>
      <w:ins w:id="77" w:author="xuan Zhao" w:date="2017-11-06T16:02:00Z">
        <w:r w:rsidR="00D82C5F">
          <w:rPr>
            <w:rFonts w:ascii="Times New Roman" w:hAnsi="宋体" w:hint="eastAsia"/>
            <w:szCs w:val="24"/>
            <w:lang w:val="en-AU"/>
          </w:rPr>
          <w:t>检索和推荐的质量，因此，</w:t>
        </w:r>
      </w:ins>
      <w:ins w:id="78" w:author="xuan Zhao" w:date="2017-11-06T16:05:00Z">
        <w:r w:rsidR="00B54182">
          <w:rPr>
            <w:rFonts w:ascii="Times New Roman" w:hAnsi="宋体" w:hint="eastAsia"/>
            <w:szCs w:val="24"/>
            <w:lang w:val="en-AU"/>
          </w:rPr>
          <w:t>对</w:t>
        </w:r>
      </w:ins>
      <w:ins w:id="79" w:author="xuan Zhao" w:date="2017-11-06T16:02:00Z">
        <w:r w:rsidR="00D82C5F">
          <w:rPr>
            <w:rFonts w:ascii="Times New Roman" w:hAnsi="宋体" w:hint="eastAsia"/>
            <w:szCs w:val="24"/>
            <w:lang w:val="en-AU"/>
          </w:rPr>
          <w:t>排序模型</w:t>
        </w:r>
      </w:ins>
      <w:ins w:id="80" w:author="xuan Zhao" w:date="2017-11-06T16:05:00Z">
        <w:r w:rsidR="00B54182">
          <w:rPr>
            <w:rFonts w:ascii="Times New Roman" w:hAnsi="宋体" w:hint="eastAsia"/>
            <w:szCs w:val="24"/>
            <w:lang w:val="en-AU"/>
          </w:rPr>
          <w:t>和</w:t>
        </w:r>
      </w:ins>
      <w:ins w:id="81" w:author="xuan Zhao" w:date="2017-11-06T16:02:00Z">
        <w:r w:rsidR="00D82C5F">
          <w:rPr>
            <w:rFonts w:ascii="Times New Roman" w:hAnsi="宋体" w:hint="eastAsia"/>
            <w:szCs w:val="24"/>
            <w:lang w:val="en-AU"/>
          </w:rPr>
          <w:t>排序结果</w:t>
        </w:r>
      </w:ins>
      <w:ins w:id="82" w:author="xuan Zhao" w:date="2017-11-06T16:05:00Z">
        <w:r w:rsidR="00B54182">
          <w:rPr>
            <w:rFonts w:ascii="Times New Roman" w:hAnsi="宋体" w:hint="eastAsia"/>
            <w:szCs w:val="24"/>
            <w:lang w:val="en-AU"/>
          </w:rPr>
          <w:t>优化方法的研究</w:t>
        </w:r>
      </w:ins>
      <w:ins w:id="83" w:author="xuan Zhao" w:date="2017-11-06T16:16:00Z">
        <w:r w:rsidR="00E53088">
          <w:rPr>
            <w:rFonts w:ascii="Times New Roman" w:hAnsi="宋体" w:hint="eastAsia"/>
            <w:szCs w:val="24"/>
            <w:lang w:val="en-AU"/>
          </w:rPr>
          <w:t>具有很高</w:t>
        </w:r>
      </w:ins>
      <w:ins w:id="84" w:author="xuan Zhao" w:date="2017-11-06T16:18:00Z">
        <w:r w:rsidR="00DC423F">
          <w:rPr>
            <w:rFonts w:ascii="Times New Roman" w:hAnsi="宋体" w:hint="eastAsia"/>
            <w:szCs w:val="24"/>
            <w:lang w:val="en-AU"/>
          </w:rPr>
          <w:t>的</w:t>
        </w:r>
      </w:ins>
      <w:ins w:id="85" w:author="xuan Zhao" w:date="2017-11-06T16:16:00Z">
        <w:r w:rsidR="00E53088">
          <w:rPr>
            <w:rFonts w:ascii="Times New Roman" w:hAnsi="宋体" w:hint="eastAsia"/>
            <w:szCs w:val="24"/>
            <w:lang w:val="en-AU"/>
          </w:rPr>
          <w:t>价值</w:t>
        </w:r>
      </w:ins>
      <w:ins w:id="86" w:author="xuan Zhao" w:date="2017-11-06T14:59:00Z">
        <w:r w:rsidR="000E7F4A" w:rsidRPr="000E7F4A">
          <w:rPr>
            <w:rFonts w:ascii="Times New Roman" w:hAnsi="宋体" w:hint="eastAsia"/>
            <w:szCs w:val="24"/>
            <w:lang w:val="en-AU"/>
          </w:rPr>
          <w:t>。</w:t>
        </w:r>
        <w:bookmarkStart w:id="87" w:name="_GoBack"/>
        <w:bookmarkEnd w:id="87"/>
      </w:ins>
    </w:p>
    <w:p w14:paraId="19AC4053" w14:textId="1C66E5CC" w:rsidR="000E7F4A" w:rsidRPr="000E7F4A" w:rsidRDefault="000E7F4A" w:rsidP="000E7F4A">
      <w:pPr>
        <w:spacing w:line="400" w:lineRule="exact"/>
        <w:ind w:firstLine="420"/>
        <w:rPr>
          <w:ins w:id="88" w:author="xuan Zhao" w:date="2017-11-06T14:57:00Z"/>
          <w:rFonts w:ascii="Times New Roman" w:hAnsi="宋体"/>
          <w:szCs w:val="24"/>
          <w:lang w:val="en-AU"/>
          <w:rPrChange w:id="89" w:author="xuan Zhao" w:date="2017-11-06T14:59:00Z">
            <w:rPr>
              <w:ins w:id="90" w:author="xuan Zhao" w:date="2017-11-06T14:57:00Z"/>
              <w:rFonts w:ascii="Times New Roman" w:hAnsi="宋体"/>
              <w:szCs w:val="24"/>
            </w:rPr>
          </w:rPrChange>
        </w:rPr>
      </w:pPr>
      <w:ins w:id="91" w:author="xuan Zhao" w:date="2017-11-06T14:59:00Z">
        <w:r w:rsidRPr="000E7F4A">
          <w:rPr>
            <w:rFonts w:ascii="Times New Roman" w:hAnsi="宋体" w:hint="eastAsia"/>
            <w:szCs w:val="24"/>
            <w:lang w:val="en-AU"/>
          </w:rPr>
          <w:t>近年来，深度学习作为学术领域的重点研究方向之一，取得了一系列显著的进展。例如，卷积神经网络（</w:t>
        </w:r>
        <w:r w:rsidRPr="000E7F4A">
          <w:rPr>
            <w:rFonts w:ascii="Times New Roman" w:hAnsi="宋体" w:hint="eastAsia"/>
            <w:szCs w:val="24"/>
            <w:lang w:val="en-AU"/>
          </w:rPr>
          <w:t>CNN</w:t>
        </w:r>
        <w:r w:rsidRPr="000E7F4A">
          <w:rPr>
            <w:rFonts w:ascii="Times New Roman" w:hAnsi="宋体" w:hint="eastAsia"/>
            <w:szCs w:val="24"/>
            <w:lang w:val="en-AU"/>
          </w:rPr>
          <w:t>）在处理计算机视觉方向中的物体识别、图像分类等问题中，取得了明显领先于如</w:t>
        </w:r>
        <w:r w:rsidRPr="000E7F4A">
          <w:rPr>
            <w:rFonts w:ascii="Times New Roman" w:hAnsi="宋体" w:hint="eastAsia"/>
            <w:szCs w:val="24"/>
            <w:lang w:val="en-AU"/>
          </w:rPr>
          <w:t>SVM</w:t>
        </w:r>
        <w:r w:rsidRPr="000E7F4A">
          <w:rPr>
            <w:rFonts w:ascii="Times New Roman" w:hAnsi="宋体" w:hint="eastAsia"/>
            <w:szCs w:val="24"/>
            <w:lang w:val="en-AU"/>
          </w:rPr>
          <w:t>等传统算法模型的效果；循环神经网络（</w:t>
        </w:r>
        <w:r w:rsidRPr="000E7F4A">
          <w:rPr>
            <w:rFonts w:ascii="Times New Roman" w:hAnsi="宋体" w:hint="eastAsia"/>
            <w:szCs w:val="24"/>
            <w:lang w:val="en-AU"/>
          </w:rPr>
          <w:t>RNN</w:t>
        </w:r>
        <w:r w:rsidRPr="000E7F4A">
          <w:rPr>
            <w:rFonts w:ascii="Times New Roman" w:hAnsi="宋体" w:hint="eastAsia"/>
            <w:szCs w:val="24"/>
            <w:lang w:val="en-AU"/>
          </w:rPr>
          <w:t>）则被广泛用于处理时间序列信息数据，特别是其变体</w:t>
        </w:r>
        <w:r w:rsidRPr="000E7F4A">
          <w:rPr>
            <w:rFonts w:ascii="Times New Roman" w:hAnsi="宋体" w:hint="eastAsia"/>
            <w:szCs w:val="24"/>
            <w:lang w:val="en-AU"/>
          </w:rPr>
          <w:t>LSTM</w:t>
        </w:r>
        <w:r w:rsidRPr="000E7F4A">
          <w:rPr>
            <w:rFonts w:ascii="Times New Roman" w:hAnsi="宋体" w:hint="eastAsia"/>
            <w:szCs w:val="24"/>
            <w:lang w:val="en-AU"/>
          </w:rPr>
          <w:t>和</w:t>
        </w:r>
        <w:r w:rsidRPr="000E7F4A">
          <w:rPr>
            <w:rFonts w:ascii="Times New Roman" w:hAnsi="宋体" w:hint="eastAsia"/>
            <w:szCs w:val="24"/>
            <w:lang w:val="en-AU"/>
          </w:rPr>
          <w:t>GRU</w:t>
        </w:r>
        <w:r w:rsidRPr="000E7F4A">
          <w:rPr>
            <w:rFonts w:ascii="Times New Roman" w:hAnsi="宋体" w:hint="eastAsia"/>
            <w:szCs w:val="24"/>
            <w:lang w:val="en-AU"/>
          </w:rPr>
          <w:t>，通过特殊的结构设计解决了</w:t>
        </w:r>
        <w:r w:rsidRPr="000E7F4A">
          <w:rPr>
            <w:rFonts w:ascii="Times New Roman" w:hAnsi="宋体" w:hint="eastAsia"/>
            <w:szCs w:val="24"/>
            <w:lang w:val="en-AU"/>
          </w:rPr>
          <w:t>RNN</w:t>
        </w:r>
        <w:r w:rsidRPr="000E7F4A">
          <w:rPr>
            <w:rFonts w:ascii="Times New Roman" w:hAnsi="宋体" w:hint="eastAsia"/>
            <w:szCs w:val="24"/>
            <w:lang w:val="en-AU"/>
          </w:rPr>
          <w:t>中的长期依赖问题，在如机器翻译、语音识别、机器创作等任务中取得了令人惊喜的效果。众多研究成果表明，在训练数据充足的条件下，深度神经网络模型在处理如分类、回归等机器学习任务时，能够取得显著优于传统算法模型的效果。据此可以推测，将深度学习技术应用于解决排序问题，预计能够在一定程度上提升排序结果的准确性。</w:t>
        </w:r>
      </w:ins>
    </w:p>
    <w:p w14:paraId="1556BE4A" w14:textId="08D1DE28" w:rsidR="00DD63F3" w:rsidRPr="00585C4D" w:rsidDel="00500372" w:rsidRDefault="00282CA4" w:rsidP="00DD63F3">
      <w:pPr>
        <w:spacing w:line="400" w:lineRule="exact"/>
        <w:ind w:firstLine="420"/>
        <w:rPr>
          <w:del w:id="92" w:author="xuan Zhao" w:date="2017-11-06T14:59:00Z"/>
          <w:rFonts w:ascii="Times New Roman" w:hAnsi="宋体"/>
          <w:szCs w:val="24"/>
        </w:rPr>
      </w:pPr>
      <w:del w:id="93" w:author="xuan Zhao" w:date="2017-11-06T14:59:00Z">
        <w:r w:rsidRPr="00585C4D" w:rsidDel="00500372">
          <w:rPr>
            <w:rFonts w:ascii="Times New Roman" w:hAnsi="宋体" w:hint="eastAsia"/>
            <w:szCs w:val="24"/>
          </w:rPr>
          <w:delText>随着</w:delText>
        </w:r>
        <w:r w:rsidRPr="00585C4D" w:rsidDel="00500372">
          <w:rPr>
            <w:rFonts w:ascii="Times New Roman" w:hAnsi="宋体"/>
            <w:szCs w:val="24"/>
          </w:rPr>
          <w:delText>互联网的不断发展，</w:delText>
        </w:r>
        <w:r w:rsidRPr="00585C4D" w:rsidDel="00500372">
          <w:rPr>
            <w:rFonts w:ascii="Times New Roman" w:hAnsi="宋体" w:hint="eastAsia"/>
            <w:szCs w:val="24"/>
          </w:rPr>
          <w:delText>互联网</w:delText>
        </w:r>
        <w:r w:rsidRPr="00585C4D" w:rsidDel="00500372">
          <w:rPr>
            <w:rFonts w:ascii="Times New Roman" w:hAnsi="宋体"/>
            <w:szCs w:val="24"/>
          </w:rPr>
          <w:delText>技术已经逐渐渗透到人们生活的方方面面</w:delText>
        </w:r>
        <w:r w:rsidRPr="00585C4D" w:rsidDel="00500372">
          <w:rPr>
            <w:rFonts w:ascii="Times New Roman" w:hAnsi="宋体" w:hint="eastAsia"/>
            <w:szCs w:val="24"/>
          </w:rPr>
          <w:delText>，人类</w:delText>
        </w:r>
        <w:r w:rsidRPr="00585C4D" w:rsidDel="00500372">
          <w:rPr>
            <w:rFonts w:ascii="Times New Roman" w:hAnsi="宋体"/>
            <w:szCs w:val="24"/>
          </w:rPr>
          <w:delText>的学习</w:delText>
        </w:r>
        <w:r w:rsidRPr="00585C4D" w:rsidDel="00500372">
          <w:rPr>
            <w:rFonts w:ascii="Times New Roman" w:hAnsi="宋体" w:hint="eastAsia"/>
            <w:szCs w:val="24"/>
          </w:rPr>
          <w:delText>和</w:delText>
        </w:r>
        <w:r w:rsidRPr="00585C4D" w:rsidDel="00500372">
          <w:rPr>
            <w:rFonts w:ascii="Times New Roman" w:hAnsi="宋体"/>
            <w:szCs w:val="24"/>
          </w:rPr>
          <w:delText>生活习惯</w:delText>
        </w:r>
        <w:r w:rsidRPr="00585C4D" w:rsidDel="00500372">
          <w:rPr>
            <w:rFonts w:ascii="Times New Roman" w:hAnsi="宋体" w:hint="eastAsia"/>
            <w:szCs w:val="24"/>
          </w:rPr>
          <w:delText>也随之</w:delText>
        </w:r>
        <w:r w:rsidRPr="00585C4D" w:rsidDel="00500372">
          <w:rPr>
            <w:rFonts w:ascii="Times New Roman" w:hAnsi="宋体"/>
            <w:szCs w:val="24"/>
          </w:rPr>
          <w:delText>产生了深刻的变革。</w:delText>
        </w:r>
        <w:r w:rsidRPr="00585C4D" w:rsidDel="00500372">
          <w:rPr>
            <w:rFonts w:ascii="Times New Roman" w:hAnsi="宋体" w:hint="eastAsia"/>
            <w:szCs w:val="24"/>
          </w:rPr>
          <w:delText>电子文档由于</w:delText>
        </w:r>
        <w:r w:rsidRPr="00585C4D" w:rsidDel="00500372">
          <w:rPr>
            <w:rFonts w:ascii="Times New Roman" w:hAnsi="宋体"/>
            <w:szCs w:val="24"/>
          </w:rPr>
          <w:delText>其</w:delText>
        </w:r>
        <w:r w:rsidRPr="00585C4D" w:rsidDel="00500372">
          <w:rPr>
            <w:rFonts w:ascii="Times New Roman" w:hAnsi="宋体" w:hint="eastAsia"/>
            <w:szCs w:val="24"/>
          </w:rPr>
          <w:delText>易用</w:delText>
        </w:r>
        <w:r w:rsidRPr="00585C4D" w:rsidDel="00500372">
          <w:rPr>
            <w:rFonts w:ascii="Times New Roman" w:hAnsi="宋体"/>
            <w:szCs w:val="24"/>
          </w:rPr>
          <w:delText>、易</w:delText>
        </w:r>
        <w:r w:rsidRPr="00585C4D" w:rsidDel="00500372">
          <w:rPr>
            <w:rFonts w:ascii="Times New Roman" w:hAnsi="宋体" w:hint="eastAsia"/>
            <w:szCs w:val="24"/>
          </w:rPr>
          <w:delText>传播</w:delText>
        </w:r>
        <w:r w:rsidRPr="00585C4D" w:rsidDel="00500372">
          <w:rPr>
            <w:rFonts w:ascii="Times New Roman" w:hAnsi="宋体"/>
            <w:szCs w:val="24"/>
          </w:rPr>
          <w:delText>、</w:delText>
        </w:r>
        <w:r w:rsidRPr="00585C4D" w:rsidDel="00500372">
          <w:rPr>
            <w:rFonts w:ascii="Times New Roman" w:hAnsi="宋体" w:hint="eastAsia"/>
            <w:szCs w:val="24"/>
          </w:rPr>
          <w:delText>便捷易存储</w:delText>
        </w:r>
        <w:r w:rsidRPr="00585C4D" w:rsidDel="00500372">
          <w:rPr>
            <w:rFonts w:ascii="Times New Roman" w:hAnsi="宋体"/>
            <w:szCs w:val="24"/>
          </w:rPr>
          <w:delText>等优势</w:delText>
        </w:r>
        <w:r w:rsidR="00DD63F3" w:rsidRPr="00585C4D" w:rsidDel="00500372">
          <w:rPr>
            <w:rFonts w:ascii="Times New Roman" w:hAnsi="宋体" w:hint="eastAsia"/>
            <w:szCs w:val="24"/>
          </w:rPr>
          <w:delText>受到</w:delText>
        </w:r>
        <w:r w:rsidR="00DD63F3" w:rsidRPr="00585C4D" w:rsidDel="00500372">
          <w:rPr>
            <w:rFonts w:ascii="Times New Roman" w:hAnsi="宋体"/>
            <w:szCs w:val="24"/>
          </w:rPr>
          <w:delText>了年轻人的追捧。</w:delText>
        </w:r>
        <w:r w:rsidR="00DD63F3" w:rsidRPr="00585C4D" w:rsidDel="00500372">
          <w:rPr>
            <w:rFonts w:ascii="Times New Roman" w:hAnsi="宋体" w:hint="eastAsia"/>
            <w:szCs w:val="24"/>
          </w:rPr>
          <w:delText>传统</w:delText>
        </w:r>
        <w:r w:rsidR="00DD63F3" w:rsidRPr="00585C4D" w:rsidDel="00500372">
          <w:rPr>
            <w:rFonts w:ascii="Times New Roman" w:hAnsi="宋体"/>
            <w:szCs w:val="24"/>
          </w:rPr>
          <w:delText>的纸质书籍报刊杂志</w:delText>
        </w:r>
        <w:r w:rsidR="00DD63F3" w:rsidRPr="00585C4D" w:rsidDel="00500372">
          <w:rPr>
            <w:rFonts w:ascii="Times New Roman" w:hAnsi="宋体" w:hint="eastAsia"/>
            <w:szCs w:val="24"/>
          </w:rPr>
          <w:delText>也相应受到</w:delText>
        </w:r>
        <w:r w:rsidR="00DD63F3" w:rsidRPr="00585C4D" w:rsidDel="00500372">
          <w:rPr>
            <w:rFonts w:ascii="Times New Roman" w:hAnsi="宋体"/>
            <w:szCs w:val="24"/>
          </w:rPr>
          <w:delText>了前所未有的挑战。</w:delText>
        </w:r>
        <w:r w:rsidR="00DD63F3" w:rsidRPr="00585C4D" w:rsidDel="00500372">
          <w:rPr>
            <w:rFonts w:ascii="Times New Roman" w:hAnsi="宋体" w:hint="eastAsia"/>
            <w:szCs w:val="24"/>
          </w:rPr>
          <w:delText>而</w:delText>
        </w:r>
        <w:r w:rsidR="00DD63F3" w:rsidRPr="00585C4D" w:rsidDel="00500372">
          <w:rPr>
            <w:rFonts w:ascii="Times New Roman" w:hAnsi="宋体"/>
            <w:szCs w:val="24"/>
          </w:rPr>
          <w:delText>PDF</w:delText>
        </w:r>
        <w:r w:rsidR="00DD63F3" w:rsidRPr="00585C4D" w:rsidDel="00500372">
          <w:rPr>
            <w:rFonts w:ascii="Times New Roman" w:hAnsi="宋体"/>
            <w:szCs w:val="24"/>
          </w:rPr>
          <w:delText>格式</w:delText>
        </w:r>
        <w:r w:rsidR="00DD63F3" w:rsidRPr="00585C4D" w:rsidDel="00500372">
          <w:rPr>
            <w:rFonts w:ascii="Times New Roman" w:hAnsi="宋体" w:hint="eastAsia"/>
            <w:szCs w:val="24"/>
          </w:rPr>
          <w:delText>由于</w:delText>
        </w:r>
        <w:r w:rsidR="00DD63F3" w:rsidRPr="00585C4D" w:rsidDel="00500372">
          <w:rPr>
            <w:rFonts w:ascii="Times New Roman" w:hAnsi="宋体"/>
            <w:szCs w:val="24"/>
          </w:rPr>
          <w:delText>其</w:delText>
        </w:r>
        <w:r w:rsidR="00DD63F3" w:rsidRPr="00585C4D" w:rsidDel="00500372">
          <w:rPr>
            <w:rFonts w:ascii="Times New Roman" w:hAnsi="宋体" w:hint="eastAsia"/>
            <w:szCs w:val="24"/>
          </w:rPr>
          <w:delText>跨平台特性</w:delText>
        </w:r>
        <w:r w:rsidR="00DD63F3" w:rsidRPr="00585C4D" w:rsidDel="00500372">
          <w:rPr>
            <w:rFonts w:ascii="Times New Roman" w:hAnsi="宋体"/>
            <w:szCs w:val="24"/>
          </w:rPr>
          <w:delText>已广泛运用于</w:delText>
        </w:r>
        <w:r w:rsidRPr="00585C4D" w:rsidDel="00500372">
          <w:rPr>
            <w:rFonts w:ascii="Times New Roman" w:hAnsi="宋体" w:hint="eastAsia"/>
            <w:szCs w:val="24"/>
          </w:rPr>
          <w:delText>Windows</w:delText>
        </w:r>
        <w:r w:rsidRPr="00585C4D" w:rsidDel="00500372">
          <w:rPr>
            <w:rFonts w:ascii="Times New Roman" w:hAnsi="宋体" w:hint="eastAsia"/>
            <w:szCs w:val="24"/>
          </w:rPr>
          <w:delText>，</w:delText>
        </w:r>
        <w:r w:rsidRPr="00585C4D" w:rsidDel="00500372">
          <w:rPr>
            <w:rFonts w:ascii="Times New Roman" w:hAnsi="宋体" w:hint="eastAsia"/>
            <w:szCs w:val="24"/>
          </w:rPr>
          <w:delText>Unix</w:delText>
        </w:r>
        <w:r w:rsidRPr="00585C4D" w:rsidDel="00500372">
          <w:rPr>
            <w:rFonts w:ascii="Times New Roman" w:hAnsi="宋体" w:hint="eastAsia"/>
            <w:szCs w:val="24"/>
          </w:rPr>
          <w:delText>，</w:delText>
        </w:r>
        <w:r w:rsidRPr="00585C4D" w:rsidDel="00500372">
          <w:rPr>
            <w:rFonts w:ascii="Times New Roman" w:hAnsi="宋体" w:hint="eastAsia"/>
            <w:szCs w:val="24"/>
          </w:rPr>
          <w:delText>Mac OS</w:delText>
        </w:r>
        <w:r w:rsidRPr="00585C4D" w:rsidDel="00500372">
          <w:rPr>
            <w:rFonts w:ascii="Times New Roman" w:hAnsi="宋体" w:hint="eastAsia"/>
            <w:szCs w:val="24"/>
          </w:rPr>
          <w:delText>等当前主流的操作系统中，</w:delText>
        </w:r>
        <w:r w:rsidRPr="00585C4D" w:rsidDel="00500372">
          <w:rPr>
            <w:rFonts w:ascii="Times New Roman" w:hAnsi="宋体"/>
            <w:szCs w:val="24"/>
          </w:rPr>
          <w:delText>并</w:delText>
        </w:r>
        <w:r w:rsidR="00DD63F3" w:rsidRPr="00585C4D" w:rsidDel="00500372">
          <w:rPr>
            <w:rFonts w:ascii="Times New Roman" w:hAnsi="宋体" w:hint="eastAsia"/>
            <w:szCs w:val="24"/>
          </w:rPr>
          <w:delText>已经</w:delText>
        </w:r>
        <w:r w:rsidRPr="00585C4D" w:rsidDel="00500372">
          <w:rPr>
            <w:rFonts w:ascii="Times New Roman" w:hAnsi="宋体" w:hint="eastAsia"/>
            <w:szCs w:val="24"/>
          </w:rPr>
          <w:delText>成为</w:delText>
        </w:r>
        <w:r w:rsidRPr="00585C4D" w:rsidDel="00500372">
          <w:rPr>
            <w:rFonts w:ascii="Times New Roman" w:hAnsi="宋体" w:hint="eastAsia"/>
            <w:szCs w:val="24"/>
          </w:rPr>
          <w:delText>Internet</w:delText>
        </w:r>
        <w:r w:rsidRPr="00585C4D" w:rsidDel="00500372">
          <w:rPr>
            <w:rFonts w:ascii="Times New Roman" w:hAnsi="宋体" w:hint="eastAsia"/>
            <w:szCs w:val="24"/>
          </w:rPr>
          <w:delText>上电子文档发行和数字化信息传播的理想文档格式。</w:delText>
        </w:r>
        <w:r w:rsidR="003E10F3" w:rsidDel="00500372">
          <w:rPr>
            <w:rFonts w:ascii="Times New Roman" w:hAnsi="宋体" w:hint="eastAsia"/>
            <w:szCs w:val="24"/>
          </w:rPr>
          <w:delText>全球单单</w:delText>
        </w:r>
        <w:r w:rsidR="003E10F3" w:rsidDel="00500372">
          <w:rPr>
            <w:rFonts w:ascii="Times New Roman" w:hAnsi="宋体"/>
            <w:szCs w:val="24"/>
          </w:rPr>
          <w:delText>从</w:delText>
        </w:r>
        <w:r w:rsidR="003E10F3" w:rsidDel="00500372">
          <w:rPr>
            <w:rFonts w:ascii="Times New Roman" w:hAnsi="宋体"/>
            <w:szCs w:val="24"/>
          </w:rPr>
          <w:delText>Google</w:delText>
        </w:r>
        <w:r w:rsidR="003E10F3" w:rsidDel="00500372">
          <w:rPr>
            <w:rFonts w:ascii="Times New Roman" w:hAnsi="宋体"/>
            <w:szCs w:val="24"/>
          </w:rPr>
          <w:delText>搜索引擎就能搜到</w:delText>
        </w:r>
        <w:r w:rsidR="008D4BFF" w:rsidDel="00500372">
          <w:rPr>
            <w:rFonts w:ascii="Times New Roman" w:hAnsi="宋体" w:hint="eastAsia"/>
            <w:szCs w:val="24"/>
          </w:rPr>
          <w:delText>10</w:delText>
        </w:r>
        <w:r w:rsidR="003E10F3" w:rsidDel="00500372">
          <w:rPr>
            <w:rFonts w:ascii="Times New Roman" w:hAnsi="宋体" w:hint="eastAsia"/>
            <w:szCs w:val="24"/>
          </w:rPr>
          <w:delText>亿</w:delText>
        </w:r>
        <w:r w:rsidR="008D4BFF" w:rsidDel="00500372">
          <w:rPr>
            <w:rFonts w:ascii="Times New Roman" w:hAnsi="宋体"/>
            <w:szCs w:val="24"/>
          </w:rPr>
          <w:delText>2</w:delText>
        </w:r>
        <w:r w:rsidR="008D4BFF" w:rsidDel="00500372">
          <w:rPr>
            <w:rFonts w:ascii="Times New Roman" w:hAnsi="宋体" w:hint="eastAsia"/>
            <w:szCs w:val="24"/>
          </w:rPr>
          <w:delText>千</w:delText>
        </w:r>
        <w:r w:rsidR="003E10F3" w:rsidDel="00500372">
          <w:rPr>
            <w:rFonts w:ascii="Times New Roman" w:hAnsi="宋体"/>
            <w:szCs w:val="24"/>
          </w:rPr>
          <w:delText>万份的</w:delText>
        </w:r>
        <w:r w:rsidR="003E10F3" w:rsidDel="00500372">
          <w:rPr>
            <w:rFonts w:ascii="Times New Roman" w:hAnsi="宋体"/>
            <w:szCs w:val="24"/>
          </w:rPr>
          <w:delText>PDF</w:delText>
        </w:r>
        <w:r w:rsidR="003E10F3" w:rsidDel="00500372">
          <w:rPr>
            <w:rFonts w:ascii="Times New Roman" w:hAnsi="宋体"/>
            <w:szCs w:val="24"/>
          </w:rPr>
          <w:delText>文档</w:delText>
        </w:r>
        <w:r w:rsidR="00706A38" w:rsidDel="00500372">
          <w:rPr>
            <w:rFonts w:ascii="Times New Roman" w:hAnsi="宋体" w:hint="eastAsia"/>
            <w:szCs w:val="24"/>
            <w:vertAlign w:val="superscript"/>
          </w:rPr>
          <w:delText>[</w:delText>
        </w:r>
        <w:r w:rsidR="00706A38" w:rsidDel="00500372">
          <w:rPr>
            <w:rFonts w:ascii="Times New Roman" w:hAnsi="宋体"/>
            <w:szCs w:val="24"/>
            <w:vertAlign w:val="superscript"/>
          </w:rPr>
          <w:delText>1</w:delText>
        </w:r>
        <w:r w:rsidR="00706A38" w:rsidDel="00500372">
          <w:rPr>
            <w:rFonts w:ascii="Times New Roman" w:hAnsi="宋体" w:hint="eastAsia"/>
            <w:szCs w:val="24"/>
            <w:vertAlign w:val="superscript"/>
          </w:rPr>
          <w:delText>]</w:delText>
        </w:r>
        <w:r w:rsidR="003E10F3" w:rsidDel="00500372">
          <w:rPr>
            <w:rFonts w:ascii="Times New Roman" w:hAnsi="宋体"/>
            <w:szCs w:val="24"/>
          </w:rPr>
          <w:delText>。</w:delText>
        </w:r>
      </w:del>
    </w:p>
    <w:p w14:paraId="3BCEDE4C" w14:textId="059AB55A" w:rsidR="008C240C" w:rsidRPr="00585C4D" w:rsidDel="00500372" w:rsidRDefault="00DD63F3" w:rsidP="00CF24C0">
      <w:pPr>
        <w:spacing w:line="400" w:lineRule="exact"/>
        <w:ind w:firstLine="420"/>
        <w:rPr>
          <w:del w:id="94" w:author="xuan Zhao" w:date="2017-11-06T14:59:00Z"/>
          <w:rFonts w:ascii="Times New Roman" w:hAnsi="宋体"/>
          <w:szCs w:val="24"/>
        </w:rPr>
      </w:pPr>
      <w:del w:id="95" w:author="xuan Zhao" w:date="2017-11-06T14:59:00Z">
        <w:r w:rsidRPr="00585C4D" w:rsidDel="00500372">
          <w:rPr>
            <w:rFonts w:ascii="Times New Roman" w:hAnsi="宋体" w:hint="eastAsia"/>
            <w:szCs w:val="24"/>
          </w:rPr>
          <w:delText>现</w:delText>
        </w:r>
        <w:r w:rsidR="00282CA4" w:rsidRPr="00585C4D" w:rsidDel="00500372">
          <w:rPr>
            <w:rFonts w:ascii="Times New Roman" w:hAnsi="宋体" w:hint="eastAsia"/>
            <w:szCs w:val="24"/>
          </w:rPr>
          <w:delText>如今的</w:delText>
        </w:r>
        <w:r w:rsidR="00282CA4" w:rsidRPr="00585C4D" w:rsidDel="00500372">
          <w:rPr>
            <w:rFonts w:ascii="Times New Roman" w:hAnsi="宋体"/>
            <w:szCs w:val="24"/>
          </w:rPr>
          <w:delText>互联网上</w:delText>
        </w:r>
        <w:r w:rsidR="00282CA4" w:rsidRPr="00585C4D" w:rsidDel="00500372">
          <w:rPr>
            <w:rFonts w:ascii="Times New Roman" w:hAnsi="宋体" w:hint="eastAsia"/>
            <w:szCs w:val="24"/>
          </w:rPr>
          <w:delText>，越来越多的电子书籍、产品使用说明书、公司公告财报、网络资料、科学</w:delText>
        </w:r>
        <w:r w:rsidR="00282CA4" w:rsidRPr="00585C4D" w:rsidDel="00500372">
          <w:rPr>
            <w:rFonts w:ascii="Times New Roman" w:hAnsi="宋体"/>
            <w:szCs w:val="24"/>
          </w:rPr>
          <w:delText>文献、</w:delText>
        </w:r>
        <w:r w:rsidR="00282CA4" w:rsidRPr="00585C4D" w:rsidDel="00500372">
          <w:rPr>
            <w:rFonts w:ascii="Times New Roman" w:hAnsi="宋体" w:hint="eastAsia"/>
            <w:szCs w:val="24"/>
          </w:rPr>
          <w:delText>电子邮件等都开始使用</w:delText>
        </w:r>
        <w:r w:rsidR="00282CA4" w:rsidRPr="00585C4D" w:rsidDel="00500372">
          <w:rPr>
            <w:rFonts w:ascii="Times New Roman" w:hAnsi="宋体" w:hint="eastAsia"/>
            <w:szCs w:val="24"/>
          </w:rPr>
          <w:delText>PDF</w:delText>
        </w:r>
        <w:r w:rsidR="00282CA4" w:rsidRPr="00585C4D" w:rsidDel="00500372">
          <w:rPr>
            <w:rFonts w:ascii="Times New Roman" w:hAnsi="宋体" w:hint="eastAsia"/>
            <w:szCs w:val="24"/>
          </w:rPr>
          <w:delText>格式作为电子文档的首选格式。</w:delText>
        </w:r>
        <w:r w:rsidR="00CF24C0" w:rsidDel="00500372">
          <w:rPr>
            <w:rFonts w:ascii="Times New Roman" w:hAnsi="宋体" w:hint="eastAsia"/>
            <w:szCs w:val="24"/>
          </w:rPr>
          <w:delText>将</w:delText>
        </w:r>
        <w:r w:rsidR="00CF24C0" w:rsidDel="00500372">
          <w:rPr>
            <w:rFonts w:ascii="Times New Roman" w:hAnsi="宋体"/>
            <w:szCs w:val="24"/>
          </w:rPr>
          <w:delText>PDF</w:delText>
        </w:r>
        <w:r w:rsidR="00CF24C0" w:rsidDel="00500372">
          <w:rPr>
            <w:rFonts w:ascii="Times New Roman" w:hAnsi="宋体"/>
            <w:szCs w:val="24"/>
          </w:rPr>
          <w:delText>格式与</w:delText>
        </w:r>
        <w:r w:rsidR="00CF24C0" w:rsidDel="00500372">
          <w:rPr>
            <w:rFonts w:ascii="Times New Roman" w:hAnsi="宋体"/>
            <w:szCs w:val="24"/>
          </w:rPr>
          <w:delText>Word</w:delText>
        </w:r>
        <w:r w:rsidR="00CF24C0" w:rsidDel="00500372">
          <w:rPr>
            <w:rFonts w:ascii="Times New Roman" w:hAnsi="宋体"/>
            <w:szCs w:val="24"/>
          </w:rPr>
          <w:delText>格式进行对比，</w:delText>
        </w:r>
        <w:r w:rsidR="00CF24C0" w:rsidDel="00500372">
          <w:rPr>
            <w:rFonts w:ascii="Times New Roman" w:hAnsi="宋体" w:hint="eastAsia"/>
            <w:szCs w:val="24"/>
          </w:rPr>
          <w:delText>通过</w:delText>
        </w:r>
        <w:r w:rsidR="00CF24C0" w:rsidDel="00500372">
          <w:rPr>
            <w:rFonts w:ascii="Times New Roman" w:hAnsi="宋体"/>
            <w:szCs w:val="24"/>
          </w:rPr>
          <w:delText>Google</w:delText>
        </w:r>
        <w:r w:rsidR="00CF24C0" w:rsidDel="00500372">
          <w:rPr>
            <w:rFonts w:ascii="Times New Roman" w:hAnsi="宋体"/>
            <w:szCs w:val="24"/>
          </w:rPr>
          <w:delText>搜索互联网上存在的</w:delText>
        </w:r>
        <w:r w:rsidR="00CF24C0" w:rsidDel="00500372">
          <w:rPr>
            <w:rFonts w:ascii="Times New Roman" w:hAnsi="宋体" w:hint="eastAsia"/>
            <w:szCs w:val="24"/>
          </w:rPr>
          <w:delText>两类</w:delText>
        </w:r>
        <w:r w:rsidR="00CF24C0" w:rsidDel="00500372">
          <w:rPr>
            <w:rFonts w:ascii="Times New Roman" w:hAnsi="宋体"/>
            <w:szCs w:val="24"/>
          </w:rPr>
          <w:delText>文档数量进行对比发现，</w:delText>
        </w:r>
        <w:r w:rsidR="00CF24C0" w:rsidDel="00500372">
          <w:rPr>
            <w:rFonts w:ascii="Times New Roman" w:hAnsi="宋体"/>
            <w:szCs w:val="24"/>
          </w:rPr>
          <w:delText>PDF</w:delText>
        </w:r>
        <w:r w:rsidR="00CF24C0" w:rsidDel="00500372">
          <w:rPr>
            <w:rFonts w:ascii="Times New Roman" w:hAnsi="宋体"/>
            <w:szCs w:val="24"/>
          </w:rPr>
          <w:delText>文档数量是</w:delText>
        </w:r>
        <w:r w:rsidR="00CF24C0" w:rsidDel="00500372">
          <w:rPr>
            <w:rFonts w:ascii="Times New Roman" w:hAnsi="宋体"/>
            <w:szCs w:val="24"/>
          </w:rPr>
          <w:delText>Word</w:delText>
        </w:r>
        <w:r w:rsidR="00CF24C0" w:rsidDel="00500372">
          <w:rPr>
            <w:rFonts w:ascii="Times New Roman" w:hAnsi="宋体" w:hint="eastAsia"/>
            <w:szCs w:val="24"/>
          </w:rPr>
          <w:delText>类型</w:delText>
        </w:r>
        <w:r w:rsidR="00CF24C0" w:rsidDel="00500372">
          <w:rPr>
            <w:rFonts w:ascii="Times New Roman" w:hAnsi="宋体"/>
            <w:szCs w:val="24"/>
          </w:rPr>
          <w:delText>文档数量的</w:delText>
        </w:r>
        <w:r w:rsidR="00CF24C0" w:rsidDel="00500372">
          <w:rPr>
            <w:rFonts w:ascii="Times New Roman" w:hAnsi="宋体" w:hint="eastAsia"/>
            <w:szCs w:val="24"/>
          </w:rPr>
          <w:delText>8</w:delText>
        </w:r>
        <w:r w:rsidR="00CF24C0" w:rsidDel="00500372">
          <w:rPr>
            <w:rFonts w:ascii="Times New Roman" w:hAnsi="宋体" w:hint="eastAsia"/>
            <w:szCs w:val="24"/>
          </w:rPr>
          <w:delText>倍，</w:delText>
        </w:r>
        <w:r w:rsidR="00CF24C0" w:rsidDel="00500372">
          <w:rPr>
            <w:rFonts w:ascii="Times New Roman" w:hAnsi="宋体"/>
            <w:szCs w:val="24"/>
          </w:rPr>
          <w:delText>由此可见</w:delText>
        </w:r>
        <w:r w:rsidR="00CF24C0" w:rsidDel="00500372">
          <w:rPr>
            <w:rFonts w:ascii="Times New Roman" w:hAnsi="宋体"/>
            <w:szCs w:val="24"/>
          </w:rPr>
          <w:delText>PDF</w:delText>
        </w:r>
        <w:r w:rsidR="00CF24C0" w:rsidDel="00500372">
          <w:rPr>
            <w:rFonts w:ascii="Times New Roman" w:hAnsi="宋体" w:hint="eastAsia"/>
            <w:szCs w:val="24"/>
          </w:rPr>
          <w:delText>格式在</w:delText>
        </w:r>
        <w:r w:rsidR="00CF24C0" w:rsidDel="00500372">
          <w:rPr>
            <w:rFonts w:ascii="Times New Roman" w:hAnsi="宋体"/>
            <w:szCs w:val="24"/>
          </w:rPr>
          <w:delText>互联网时代的重要性。</w:delText>
        </w:r>
        <w:r w:rsidRPr="00585C4D" w:rsidDel="00500372">
          <w:rPr>
            <w:rFonts w:ascii="Times New Roman" w:hAnsi="宋体" w:hint="eastAsia"/>
            <w:szCs w:val="24"/>
          </w:rPr>
          <w:delText>信息</w:delText>
        </w:r>
        <w:r w:rsidRPr="00585C4D" w:rsidDel="00500372">
          <w:rPr>
            <w:rFonts w:ascii="Times New Roman" w:hAnsi="宋体"/>
            <w:szCs w:val="24"/>
          </w:rPr>
          <w:delText>的爆炸式增长在一定程度上丰富了人们的生活，但同时</w:delText>
        </w:r>
        <w:r w:rsidRPr="00585C4D" w:rsidDel="00500372">
          <w:rPr>
            <w:rFonts w:ascii="Times New Roman" w:hAnsi="宋体" w:hint="eastAsia"/>
            <w:szCs w:val="24"/>
          </w:rPr>
          <w:delText>也</w:delText>
        </w:r>
        <w:r w:rsidRPr="00585C4D" w:rsidDel="00500372">
          <w:rPr>
            <w:rFonts w:ascii="Times New Roman" w:hAnsi="宋体"/>
            <w:szCs w:val="24"/>
          </w:rPr>
          <w:delText>带来了不小的麻烦。</w:delText>
        </w:r>
        <w:r w:rsidRPr="00585C4D" w:rsidDel="00500372">
          <w:rPr>
            <w:rFonts w:ascii="Times New Roman" w:hAnsi="宋体" w:hint="eastAsia"/>
            <w:szCs w:val="24"/>
          </w:rPr>
          <w:delText>大量</w:delText>
        </w:r>
        <w:r w:rsidRPr="00585C4D" w:rsidDel="00500372">
          <w:rPr>
            <w:rFonts w:ascii="Times New Roman" w:hAnsi="宋体"/>
            <w:szCs w:val="24"/>
          </w:rPr>
          <w:delText>的电子文档包含丰富的信息，但如何从海</w:delText>
        </w:r>
        <w:r w:rsidRPr="00585C4D" w:rsidDel="00500372">
          <w:rPr>
            <w:rFonts w:ascii="Times New Roman" w:hAnsi="宋体" w:hint="eastAsia"/>
            <w:szCs w:val="24"/>
          </w:rPr>
          <w:delText>量</w:delText>
        </w:r>
        <w:r w:rsidRPr="00585C4D" w:rsidDel="00500372">
          <w:rPr>
            <w:rFonts w:ascii="Times New Roman" w:hAnsi="宋体"/>
            <w:szCs w:val="24"/>
          </w:rPr>
          <w:delText>的信息中</w:delText>
        </w:r>
        <w:r w:rsidRPr="00585C4D" w:rsidDel="00500372">
          <w:rPr>
            <w:rFonts w:ascii="Times New Roman" w:hAnsi="宋体" w:hint="eastAsia"/>
            <w:szCs w:val="24"/>
          </w:rPr>
          <w:delText>获取</w:delText>
        </w:r>
        <w:r w:rsidRPr="00585C4D" w:rsidDel="00500372">
          <w:rPr>
            <w:rFonts w:ascii="Times New Roman" w:hAnsi="宋体"/>
            <w:szCs w:val="24"/>
          </w:rPr>
          <w:delText>有价值的</w:delText>
        </w:r>
        <w:r w:rsidRPr="00585C4D" w:rsidDel="00500372">
          <w:rPr>
            <w:rFonts w:ascii="Times New Roman" w:hAnsi="宋体" w:hint="eastAsia"/>
            <w:szCs w:val="24"/>
          </w:rPr>
          <w:delText>数据</w:delText>
        </w:r>
        <w:r w:rsidRPr="00585C4D" w:rsidDel="00500372">
          <w:rPr>
            <w:rFonts w:ascii="Times New Roman" w:hAnsi="宋体"/>
            <w:szCs w:val="24"/>
          </w:rPr>
          <w:delText>，如何将杂乱</w:delText>
        </w:r>
        <w:r w:rsidR="00476498" w:rsidRPr="00585C4D" w:rsidDel="00500372">
          <w:rPr>
            <w:rFonts w:ascii="Times New Roman" w:hAnsi="宋体" w:hint="eastAsia"/>
            <w:szCs w:val="24"/>
          </w:rPr>
          <w:delText>的</w:delText>
        </w:r>
        <w:r w:rsidR="00476498" w:rsidRPr="00585C4D" w:rsidDel="00500372">
          <w:rPr>
            <w:rFonts w:ascii="Times New Roman" w:hAnsi="宋体"/>
            <w:szCs w:val="24"/>
          </w:rPr>
          <w:delText>数据整理成可分析</w:delText>
        </w:r>
        <w:r w:rsidR="00476498" w:rsidRPr="00585C4D" w:rsidDel="00500372">
          <w:rPr>
            <w:rFonts w:ascii="Times New Roman" w:hAnsi="宋体" w:hint="eastAsia"/>
            <w:szCs w:val="24"/>
          </w:rPr>
          <w:delText>可</w:delText>
        </w:r>
        <w:r w:rsidR="00476498" w:rsidRPr="00585C4D" w:rsidDel="00500372">
          <w:rPr>
            <w:rFonts w:ascii="Times New Roman" w:hAnsi="宋体"/>
            <w:szCs w:val="24"/>
          </w:rPr>
          <w:delText>利用的结构化数据已经成为近年来的又一</w:delText>
        </w:r>
        <w:r w:rsidR="00476498" w:rsidRPr="00585C4D" w:rsidDel="00500372">
          <w:rPr>
            <w:rFonts w:ascii="Times New Roman" w:hAnsi="宋体" w:hint="eastAsia"/>
            <w:szCs w:val="24"/>
          </w:rPr>
          <w:delText>研究</w:delText>
        </w:r>
        <w:r w:rsidR="00476498" w:rsidRPr="00585C4D" w:rsidDel="00500372">
          <w:rPr>
            <w:rFonts w:ascii="Times New Roman" w:hAnsi="宋体"/>
            <w:szCs w:val="24"/>
          </w:rPr>
          <w:delText>热点问题。</w:delText>
        </w:r>
      </w:del>
    </w:p>
    <w:p w14:paraId="0A32D30B" w14:textId="0417017D" w:rsidR="00720A06" w:rsidRPr="00585C4D" w:rsidDel="00500372" w:rsidRDefault="00476498" w:rsidP="00476498">
      <w:pPr>
        <w:spacing w:line="400" w:lineRule="exact"/>
        <w:rPr>
          <w:del w:id="96" w:author="xuan Zhao" w:date="2017-11-06T14:59:00Z"/>
          <w:rFonts w:ascii="Times New Roman" w:hAnsi="宋体"/>
          <w:szCs w:val="24"/>
        </w:rPr>
      </w:pPr>
      <w:del w:id="97" w:author="xuan Zhao" w:date="2017-11-06T14:59:00Z">
        <w:r w:rsidRPr="00585C4D" w:rsidDel="00500372">
          <w:rPr>
            <w:rFonts w:ascii="Times New Roman" w:hAnsi="宋体"/>
            <w:szCs w:val="24"/>
          </w:rPr>
          <w:tab/>
        </w:r>
        <w:r w:rsidRPr="00585C4D" w:rsidDel="00500372">
          <w:rPr>
            <w:rFonts w:ascii="Times New Roman" w:hAnsi="宋体" w:hint="eastAsia"/>
            <w:szCs w:val="24"/>
          </w:rPr>
          <w:delText>表格</w:delText>
        </w:r>
        <w:r w:rsidRPr="00585C4D" w:rsidDel="00500372">
          <w:rPr>
            <w:rFonts w:ascii="Times New Roman" w:hAnsi="宋体"/>
            <w:szCs w:val="24"/>
          </w:rPr>
          <w:delText>作为呈现信息的优质载体，在网页、图像、</w:delText>
        </w:r>
        <w:r w:rsidRPr="00585C4D" w:rsidDel="00500372">
          <w:rPr>
            <w:rFonts w:ascii="Times New Roman" w:hAnsi="宋体"/>
            <w:szCs w:val="24"/>
          </w:rPr>
          <w:delText>PDF</w:delText>
        </w:r>
        <w:r w:rsidRPr="00585C4D" w:rsidDel="00500372">
          <w:rPr>
            <w:rFonts w:ascii="Times New Roman" w:hAnsi="宋体" w:hint="eastAsia"/>
            <w:szCs w:val="24"/>
          </w:rPr>
          <w:delText>等媒介</w:delText>
        </w:r>
        <w:r w:rsidRPr="00585C4D" w:rsidDel="00500372">
          <w:rPr>
            <w:rFonts w:ascii="Times New Roman" w:hAnsi="宋体"/>
            <w:szCs w:val="24"/>
          </w:rPr>
          <w:delText>中都占有</w:delText>
        </w:r>
        <w:r w:rsidRPr="00585C4D" w:rsidDel="00500372">
          <w:rPr>
            <w:rFonts w:ascii="Times New Roman" w:hAnsi="宋体" w:hint="eastAsia"/>
            <w:szCs w:val="24"/>
          </w:rPr>
          <w:delText>着</w:delText>
        </w:r>
        <w:r w:rsidRPr="00585C4D" w:rsidDel="00500372">
          <w:rPr>
            <w:rFonts w:ascii="Times New Roman" w:hAnsi="宋体"/>
            <w:szCs w:val="24"/>
          </w:rPr>
          <w:delText>举足轻重的位置。涉及到</w:delText>
        </w:r>
        <w:r w:rsidRPr="00585C4D" w:rsidDel="00500372">
          <w:rPr>
            <w:rFonts w:ascii="Times New Roman" w:hAnsi="宋体" w:hint="eastAsia"/>
            <w:szCs w:val="24"/>
          </w:rPr>
          <w:delText>数字</w:delText>
        </w:r>
        <w:r w:rsidRPr="00585C4D" w:rsidDel="00500372">
          <w:rPr>
            <w:rFonts w:ascii="Times New Roman" w:hAnsi="宋体"/>
            <w:szCs w:val="24"/>
          </w:rPr>
          <w:delText>信息，对比信息的数据往往都以表格的方式呈现。对于</w:delText>
        </w:r>
        <w:r w:rsidRPr="00585C4D" w:rsidDel="00500372">
          <w:rPr>
            <w:rFonts w:ascii="Times New Roman" w:hAnsi="宋体" w:hint="eastAsia"/>
            <w:szCs w:val="24"/>
          </w:rPr>
          <w:delText>网页</w:delText>
        </w:r>
        <w:r w:rsidRPr="00585C4D" w:rsidDel="00500372">
          <w:rPr>
            <w:rFonts w:ascii="Times New Roman" w:hAnsi="宋体"/>
            <w:szCs w:val="24"/>
          </w:rPr>
          <w:delText>中表格信息的提取，由于</w:delText>
        </w:r>
        <w:r w:rsidRPr="00585C4D" w:rsidDel="00500372">
          <w:rPr>
            <w:rFonts w:ascii="Times New Roman" w:hAnsi="宋体"/>
            <w:szCs w:val="24"/>
          </w:rPr>
          <w:delText>HTML</w:delText>
        </w:r>
        <w:r w:rsidRPr="00585C4D" w:rsidDel="00500372">
          <w:rPr>
            <w:rFonts w:ascii="Times New Roman" w:hAnsi="宋体"/>
            <w:szCs w:val="24"/>
          </w:rPr>
          <w:delText>结构</w:delText>
        </w:r>
        <w:r w:rsidRPr="00585C4D" w:rsidDel="00500372">
          <w:rPr>
            <w:rFonts w:ascii="Times New Roman" w:hAnsi="宋体" w:hint="eastAsia"/>
            <w:szCs w:val="24"/>
          </w:rPr>
          <w:delText>的</w:delText>
        </w:r>
        <w:r w:rsidRPr="00585C4D" w:rsidDel="00500372">
          <w:rPr>
            <w:rFonts w:ascii="Times New Roman" w:hAnsi="宋体"/>
            <w:szCs w:val="24"/>
          </w:rPr>
          <w:delText>特征，表格的提取相对容易。图像</w:delText>
        </w:r>
        <w:r w:rsidRPr="00585C4D" w:rsidDel="00500372">
          <w:rPr>
            <w:rFonts w:ascii="Times New Roman" w:hAnsi="宋体" w:hint="eastAsia"/>
            <w:szCs w:val="24"/>
          </w:rPr>
          <w:delText>中</w:delText>
        </w:r>
        <w:r w:rsidRPr="00585C4D" w:rsidDel="00500372">
          <w:rPr>
            <w:rFonts w:ascii="Times New Roman" w:hAnsi="宋体"/>
            <w:szCs w:val="24"/>
          </w:rPr>
          <w:delText>表格的识别往往借助图像识别的常用算法完成。而</w:delText>
        </w:r>
        <w:r w:rsidRPr="00585C4D" w:rsidDel="00500372">
          <w:rPr>
            <w:rFonts w:ascii="Times New Roman" w:hAnsi="宋体" w:hint="eastAsia"/>
            <w:szCs w:val="24"/>
          </w:rPr>
          <w:delText>PDF</w:delText>
        </w:r>
        <w:r w:rsidRPr="00585C4D" w:rsidDel="00500372">
          <w:rPr>
            <w:rFonts w:ascii="Times New Roman" w:hAnsi="宋体" w:hint="eastAsia"/>
            <w:szCs w:val="24"/>
          </w:rPr>
          <w:delText>格式</w:delText>
        </w:r>
        <w:r w:rsidRPr="00585C4D" w:rsidDel="00500372">
          <w:rPr>
            <w:rFonts w:ascii="Times New Roman" w:hAnsi="宋体"/>
            <w:szCs w:val="24"/>
          </w:rPr>
          <w:delText>的</w:delText>
        </w:r>
        <w:r w:rsidRPr="00585C4D" w:rsidDel="00500372">
          <w:rPr>
            <w:rFonts w:ascii="Times New Roman" w:hAnsi="宋体" w:hint="eastAsia"/>
            <w:szCs w:val="24"/>
          </w:rPr>
          <w:delText>文件</w:delText>
        </w:r>
        <w:r w:rsidRPr="00585C4D" w:rsidDel="00500372">
          <w:rPr>
            <w:rFonts w:ascii="Times New Roman" w:hAnsi="宋体"/>
            <w:szCs w:val="24"/>
          </w:rPr>
          <w:delText>，由于</w:delText>
        </w:r>
        <w:r w:rsidRPr="00585C4D" w:rsidDel="00500372">
          <w:rPr>
            <w:rFonts w:ascii="Times New Roman" w:hAnsi="宋体" w:hint="eastAsia"/>
            <w:szCs w:val="24"/>
          </w:rPr>
          <w:delText>PDF</w:delText>
        </w:r>
        <w:r w:rsidRPr="00585C4D" w:rsidDel="00500372">
          <w:rPr>
            <w:rFonts w:ascii="Times New Roman" w:hAnsi="宋体" w:hint="eastAsia"/>
            <w:szCs w:val="24"/>
          </w:rPr>
          <w:delText>格式</w:delText>
        </w:r>
        <w:r w:rsidRPr="00585C4D" w:rsidDel="00500372">
          <w:rPr>
            <w:rFonts w:ascii="Times New Roman" w:hAnsi="宋体"/>
            <w:szCs w:val="24"/>
          </w:rPr>
          <w:delText>自身的</w:delText>
        </w:r>
        <w:r w:rsidRPr="00585C4D" w:rsidDel="00500372">
          <w:rPr>
            <w:rFonts w:ascii="Times New Roman" w:hAnsi="宋体" w:hint="eastAsia"/>
            <w:szCs w:val="24"/>
          </w:rPr>
          <w:delText>格式并</w:delText>
        </w:r>
        <w:r w:rsidRPr="00585C4D" w:rsidDel="00500372">
          <w:rPr>
            <w:rFonts w:ascii="Times New Roman" w:hAnsi="宋体"/>
            <w:szCs w:val="24"/>
          </w:rPr>
          <w:delText>未对表格进行结构化，因此表格线条的检测以及表格的还原都有不小的挑战。</w:delText>
        </w:r>
        <w:r w:rsidR="00720A06" w:rsidRPr="00585C4D" w:rsidDel="00500372">
          <w:rPr>
            <w:rFonts w:ascii="Times New Roman" w:hAnsi="宋体" w:hint="eastAsia"/>
            <w:szCs w:val="24"/>
          </w:rPr>
          <w:delText>针对</w:delText>
        </w:r>
        <w:r w:rsidR="00720A06" w:rsidRPr="00585C4D" w:rsidDel="00500372">
          <w:rPr>
            <w:rFonts w:ascii="Times New Roman" w:hAnsi="宋体"/>
            <w:szCs w:val="24"/>
          </w:rPr>
          <w:delText>PDF</w:delText>
        </w:r>
        <w:r w:rsidR="00720A06" w:rsidRPr="00585C4D" w:rsidDel="00500372">
          <w:rPr>
            <w:rFonts w:ascii="Times New Roman" w:hAnsi="宋体"/>
            <w:szCs w:val="24"/>
          </w:rPr>
          <w:delText>格式的表格识别</w:delText>
        </w:r>
        <w:r w:rsidR="00720A06" w:rsidRPr="00585C4D" w:rsidDel="00500372">
          <w:rPr>
            <w:rFonts w:ascii="Times New Roman" w:hAnsi="宋体" w:hint="eastAsia"/>
            <w:szCs w:val="24"/>
          </w:rPr>
          <w:delText>技术</w:delText>
        </w:r>
        <w:r w:rsidR="00720A06" w:rsidRPr="00585C4D" w:rsidDel="00500372">
          <w:rPr>
            <w:rFonts w:ascii="Times New Roman" w:hAnsi="宋体"/>
            <w:szCs w:val="24"/>
          </w:rPr>
          <w:delText>相比前两者并</w:delText>
        </w:r>
        <w:r w:rsidR="00720A06" w:rsidRPr="00585C4D" w:rsidDel="00500372">
          <w:rPr>
            <w:rFonts w:ascii="Times New Roman" w:hAnsi="宋体" w:hint="eastAsia"/>
            <w:szCs w:val="24"/>
          </w:rPr>
          <w:delText>不</w:delText>
        </w:r>
        <w:r w:rsidR="00720A06" w:rsidRPr="00585C4D" w:rsidDel="00500372">
          <w:rPr>
            <w:rFonts w:ascii="Times New Roman" w:hAnsi="宋体"/>
            <w:szCs w:val="24"/>
          </w:rPr>
          <w:delText>十分成熟，</w:delText>
        </w:r>
        <w:r w:rsidR="00720A06" w:rsidRPr="00585C4D" w:rsidDel="00500372">
          <w:rPr>
            <w:rFonts w:ascii="Times New Roman" w:hAnsi="宋体" w:hint="eastAsia"/>
            <w:szCs w:val="24"/>
          </w:rPr>
          <w:delText>但</w:delText>
        </w:r>
        <w:r w:rsidR="00720A06" w:rsidRPr="00585C4D" w:rsidDel="00500372">
          <w:rPr>
            <w:rFonts w:ascii="Times New Roman" w:hAnsi="宋体"/>
            <w:szCs w:val="24"/>
          </w:rPr>
          <w:delText>随着</w:delText>
        </w:r>
        <w:r w:rsidR="00720A06" w:rsidRPr="00585C4D" w:rsidDel="00500372">
          <w:rPr>
            <w:rFonts w:ascii="Times New Roman" w:hAnsi="宋体"/>
            <w:szCs w:val="24"/>
          </w:rPr>
          <w:delText>PDF</w:delText>
        </w:r>
        <w:r w:rsidR="00720A06" w:rsidRPr="00585C4D" w:rsidDel="00500372">
          <w:rPr>
            <w:rFonts w:ascii="Times New Roman" w:hAnsi="宋体"/>
            <w:szCs w:val="24"/>
          </w:rPr>
          <w:delText>格式的</w:delText>
        </w:r>
        <w:r w:rsidR="00720A06" w:rsidRPr="00585C4D" w:rsidDel="00500372">
          <w:rPr>
            <w:rFonts w:ascii="Times New Roman" w:hAnsi="宋体" w:hint="eastAsia"/>
            <w:szCs w:val="24"/>
          </w:rPr>
          <w:delText>不断</w:delText>
        </w:r>
        <w:r w:rsidR="00720A06" w:rsidRPr="00585C4D" w:rsidDel="00500372">
          <w:rPr>
            <w:rFonts w:ascii="Times New Roman" w:hAnsi="宋体"/>
            <w:szCs w:val="24"/>
          </w:rPr>
          <w:delText>普及</w:delText>
        </w:r>
        <w:r w:rsidR="00720A06" w:rsidRPr="00585C4D" w:rsidDel="00500372">
          <w:rPr>
            <w:rFonts w:ascii="Times New Roman" w:hAnsi="宋体" w:hint="eastAsia"/>
            <w:szCs w:val="24"/>
          </w:rPr>
          <w:delText>和</w:delText>
        </w:r>
        <w:r w:rsidR="00720A06" w:rsidRPr="00585C4D" w:rsidDel="00500372">
          <w:rPr>
            <w:rFonts w:ascii="Times New Roman" w:hAnsi="宋体"/>
            <w:szCs w:val="24"/>
          </w:rPr>
          <w:delText>升温，近几年来</w:delText>
        </w:r>
        <w:r w:rsidR="00720A06" w:rsidRPr="00585C4D" w:rsidDel="00500372">
          <w:rPr>
            <w:rFonts w:ascii="Times New Roman" w:hAnsi="宋体" w:hint="eastAsia"/>
            <w:szCs w:val="24"/>
          </w:rPr>
          <w:delText>针对</w:delText>
        </w:r>
        <w:r w:rsidR="00720A06" w:rsidRPr="00585C4D" w:rsidDel="00500372">
          <w:rPr>
            <w:rFonts w:ascii="Times New Roman" w:hAnsi="宋体"/>
            <w:szCs w:val="24"/>
          </w:rPr>
          <w:delText>PDF</w:delText>
        </w:r>
        <w:r w:rsidR="00720A06" w:rsidRPr="00585C4D" w:rsidDel="00500372">
          <w:rPr>
            <w:rFonts w:ascii="Times New Roman" w:hAnsi="宋体"/>
            <w:szCs w:val="24"/>
          </w:rPr>
          <w:delText>的表格提取逐渐受到重视，针对</w:delText>
        </w:r>
        <w:r w:rsidR="00720A06" w:rsidRPr="00585C4D" w:rsidDel="00500372">
          <w:rPr>
            <w:rFonts w:ascii="Times New Roman" w:hAnsi="宋体"/>
            <w:szCs w:val="24"/>
          </w:rPr>
          <w:delText>PDF</w:delText>
        </w:r>
        <w:r w:rsidR="00720A06" w:rsidRPr="00585C4D" w:rsidDel="00500372">
          <w:rPr>
            <w:rFonts w:ascii="Times New Roman" w:hAnsi="宋体"/>
            <w:szCs w:val="24"/>
          </w:rPr>
          <w:delText>的表格提取方法也</w:delText>
        </w:r>
        <w:r w:rsidR="00720A06" w:rsidRPr="00585C4D" w:rsidDel="00500372">
          <w:rPr>
            <w:rFonts w:ascii="Times New Roman" w:hAnsi="宋体" w:hint="eastAsia"/>
            <w:szCs w:val="24"/>
          </w:rPr>
          <w:delText>随之</w:delText>
        </w:r>
        <w:r w:rsidR="00720A06" w:rsidRPr="00585C4D" w:rsidDel="00500372">
          <w:rPr>
            <w:rFonts w:ascii="Times New Roman" w:hAnsi="宋体"/>
            <w:szCs w:val="24"/>
          </w:rPr>
          <w:delText>多样化</w:delText>
        </w:r>
        <w:r w:rsidR="00720A06" w:rsidRPr="00585C4D" w:rsidDel="00500372">
          <w:rPr>
            <w:rFonts w:ascii="Times New Roman" w:hAnsi="宋体" w:hint="eastAsia"/>
            <w:szCs w:val="24"/>
          </w:rPr>
          <w:delText>。</w:delText>
        </w:r>
      </w:del>
    </w:p>
    <w:p w14:paraId="5AD700C5" w14:textId="77777777" w:rsidR="00173303" w:rsidRDefault="00173303">
      <w:pPr>
        <w:pStyle w:val="2"/>
      </w:pPr>
      <w:bookmarkStart w:id="98" w:name="_Toc248481438"/>
      <w:bookmarkStart w:id="99" w:name="_Toc406841144"/>
      <w:r>
        <w:t>研究意义</w:t>
      </w:r>
      <w:bookmarkEnd w:id="98"/>
      <w:bookmarkEnd w:id="99"/>
    </w:p>
    <w:p w14:paraId="0545731E" w14:textId="77777777" w:rsidR="00720A06" w:rsidRPr="00585C4D" w:rsidRDefault="00720A06" w:rsidP="00456481">
      <w:pPr>
        <w:spacing w:line="400" w:lineRule="exact"/>
        <w:ind w:firstLine="420"/>
        <w:rPr>
          <w:rFonts w:ascii="Times New Roman" w:hAnsi="宋体"/>
          <w:szCs w:val="24"/>
        </w:rPr>
      </w:pPr>
      <w:r w:rsidRPr="00585C4D">
        <w:rPr>
          <w:rFonts w:ascii="Times New Roman" w:hAnsi="宋体" w:hint="eastAsia"/>
          <w:szCs w:val="24"/>
        </w:rPr>
        <w:t>如前所</w:t>
      </w:r>
      <w:r w:rsidRPr="00585C4D">
        <w:rPr>
          <w:rFonts w:ascii="Times New Roman" w:hAnsi="宋体"/>
          <w:szCs w:val="24"/>
        </w:rPr>
        <w:t>述，</w:t>
      </w:r>
      <w:r w:rsidRPr="00585C4D">
        <w:rPr>
          <w:rFonts w:ascii="Times New Roman" w:hAnsi="宋体" w:hint="eastAsia"/>
          <w:szCs w:val="24"/>
        </w:rPr>
        <w:t>电子</w:t>
      </w:r>
      <w:r w:rsidRPr="00585C4D">
        <w:rPr>
          <w:rFonts w:ascii="Times New Roman" w:hAnsi="宋体"/>
          <w:szCs w:val="24"/>
        </w:rPr>
        <w:t>文档逐渐走入时代舞台的中央，</w:t>
      </w:r>
      <w:r w:rsidR="00456481" w:rsidRPr="00585C4D">
        <w:rPr>
          <w:rFonts w:ascii="Times New Roman" w:hAnsi="宋体" w:hint="eastAsia"/>
          <w:szCs w:val="24"/>
        </w:rPr>
        <w:t>受到</w:t>
      </w:r>
      <w:r w:rsidR="00456481" w:rsidRPr="00585C4D">
        <w:rPr>
          <w:rFonts w:ascii="Times New Roman" w:hAnsi="宋体"/>
          <w:szCs w:val="24"/>
        </w:rPr>
        <w:t>大量</w:t>
      </w:r>
      <w:r w:rsidR="00456481" w:rsidRPr="00585C4D">
        <w:rPr>
          <w:rFonts w:ascii="Times New Roman" w:hAnsi="宋体" w:hint="eastAsia"/>
          <w:szCs w:val="24"/>
        </w:rPr>
        <w:t>青年</w:t>
      </w:r>
      <w:r w:rsidR="00456481" w:rsidRPr="00585C4D">
        <w:rPr>
          <w:rFonts w:ascii="Times New Roman" w:hAnsi="宋体"/>
          <w:szCs w:val="24"/>
        </w:rPr>
        <w:t>、中年</w:t>
      </w:r>
      <w:r w:rsidR="00456481" w:rsidRPr="00585C4D">
        <w:rPr>
          <w:rFonts w:ascii="Times New Roman" w:hAnsi="宋体" w:hint="eastAsia"/>
          <w:szCs w:val="24"/>
        </w:rPr>
        <w:t>甚至</w:t>
      </w:r>
      <w:r w:rsidR="00456481" w:rsidRPr="00585C4D">
        <w:rPr>
          <w:rFonts w:ascii="Times New Roman" w:hAnsi="宋体"/>
          <w:szCs w:val="24"/>
        </w:rPr>
        <w:t>是老年群体的追捧。</w:t>
      </w:r>
      <w:r w:rsidR="00456481" w:rsidRPr="00585C4D">
        <w:rPr>
          <w:rFonts w:ascii="Times New Roman" w:hAnsi="宋体" w:hint="eastAsia"/>
          <w:szCs w:val="24"/>
        </w:rPr>
        <w:t>而</w:t>
      </w:r>
      <w:r w:rsidR="00456481" w:rsidRPr="00585C4D">
        <w:rPr>
          <w:rFonts w:ascii="Times New Roman" w:hAnsi="宋体"/>
          <w:szCs w:val="24"/>
        </w:rPr>
        <w:t>PDF</w:t>
      </w:r>
      <w:r w:rsidR="00456481" w:rsidRPr="00585C4D">
        <w:rPr>
          <w:rFonts w:ascii="Times New Roman" w:hAnsi="宋体"/>
          <w:szCs w:val="24"/>
        </w:rPr>
        <w:t>作为以呈现为特色的文档格式，</w:t>
      </w:r>
      <w:r w:rsidR="00456481" w:rsidRPr="00585C4D">
        <w:rPr>
          <w:rFonts w:ascii="Times New Roman" w:hAnsi="宋体" w:hint="eastAsia"/>
          <w:szCs w:val="24"/>
        </w:rPr>
        <w:t>相对于</w:t>
      </w:r>
      <w:r w:rsidR="00456481" w:rsidRPr="00585C4D">
        <w:rPr>
          <w:rFonts w:ascii="Times New Roman" w:hAnsi="宋体"/>
          <w:szCs w:val="24"/>
        </w:rPr>
        <w:t>word, txt</w:t>
      </w:r>
      <w:r w:rsidR="00456481" w:rsidRPr="00585C4D">
        <w:rPr>
          <w:rFonts w:ascii="Times New Roman" w:hAnsi="宋体" w:hint="eastAsia"/>
          <w:szCs w:val="24"/>
        </w:rPr>
        <w:t>等</w:t>
      </w:r>
      <w:r w:rsidR="00456481" w:rsidRPr="00585C4D">
        <w:rPr>
          <w:rFonts w:ascii="Times New Roman" w:hAnsi="宋体"/>
          <w:szCs w:val="24"/>
        </w:rPr>
        <w:t>其他形式的电子文档格式，</w:t>
      </w:r>
      <w:r w:rsidR="00456481" w:rsidRPr="00585C4D">
        <w:rPr>
          <w:rFonts w:ascii="Times New Roman" w:hAnsi="宋体" w:hint="eastAsia"/>
          <w:szCs w:val="24"/>
        </w:rPr>
        <w:t>在</w:t>
      </w:r>
      <w:r w:rsidR="00456481" w:rsidRPr="00585C4D">
        <w:rPr>
          <w:rFonts w:ascii="Times New Roman" w:hAnsi="宋体"/>
          <w:szCs w:val="24"/>
        </w:rPr>
        <w:t>保证</w:t>
      </w:r>
      <w:r w:rsidR="00456481" w:rsidRPr="00585C4D">
        <w:rPr>
          <w:rFonts w:ascii="Times New Roman" w:hAnsi="宋体" w:hint="eastAsia"/>
          <w:szCs w:val="24"/>
        </w:rPr>
        <w:t>格式</w:t>
      </w:r>
      <w:r w:rsidR="00456481" w:rsidRPr="00585C4D">
        <w:rPr>
          <w:rFonts w:ascii="Times New Roman" w:hAnsi="宋体"/>
          <w:szCs w:val="24"/>
        </w:rPr>
        <w:t>的完整性</w:t>
      </w:r>
      <w:r w:rsidR="00456481" w:rsidRPr="00585C4D">
        <w:rPr>
          <w:rFonts w:ascii="Times New Roman" w:hAnsi="宋体" w:hint="eastAsia"/>
          <w:szCs w:val="24"/>
        </w:rPr>
        <w:t>、</w:t>
      </w:r>
      <w:r w:rsidR="00456481" w:rsidRPr="00585C4D">
        <w:rPr>
          <w:rFonts w:ascii="Times New Roman" w:hAnsi="宋体"/>
          <w:szCs w:val="24"/>
        </w:rPr>
        <w:t>图像处理</w:t>
      </w:r>
      <w:r w:rsidR="00456481" w:rsidRPr="00585C4D">
        <w:rPr>
          <w:rFonts w:ascii="Times New Roman" w:hAnsi="宋体" w:hint="eastAsia"/>
          <w:szCs w:val="24"/>
        </w:rPr>
        <w:t>跨平台</w:t>
      </w:r>
      <w:r w:rsidR="00456481" w:rsidRPr="00585C4D">
        <w:rPr>
          <w:rFonts w:ascii="Times New Roman" w:hAnsi="宋体"/>
          <w:szCs w:val="24"/>
        </w:rPr>
        <w:t>等</w:t>
      </w:r>
      <w:r w:rsidR="00456481" w:rsidRPr="00585C4D">
        <w:rPr>
          <w:rFonts w:ascii="Times New Roman" w:hAnsi="宋体" w:hint="eastAsia"/>
          <w:szCs w:val="24"/>
        </w:rPr>
        <w:t>方面</w:t>
      </w:r>
      <w:r w:rsidR="00456481" w:rsidRPr="00585C4D">
        <w:rPr>
          <w:rFonts w:ascii="Times New Roman" w:hAnsi="宋体"/>
          <w:szCs w:val="24"/>
        </w:rPr>
        <w:t>都有着</w:t>
      </w:r>
      <w:r w:rsidR="00456481" w:rsidRPr="00585C4D">
        <w:rPr>
          <w:rFonts w:ascii="Times New Roman" w:hAnsi="宋体" w:hint="eastAsia"/>
          <w:szCs w:val="24"/>
        </w:rPr>
        <w:t>显著</w:t>
      </w:r>
      <w:r w:rsidR="00456481" w:rsidRPr="00585C4D">
        <w:rPr>
          <w:rFonts w:ascii="Times New Roman" w:hAnsi="宋体"/>
          <w:szCs w:val="24"/>
        </w:rPr>
        <w:t>的</w:t>
      </w:r>
      <w:r w:rsidR="00456481" w:rsidRPr="00585C4D">
        <w:rPr>
          <w:rFonts w:ascii="Times New Roman" w:hAnsi="宋体" w:hint="eastAsia"/>
          <w:szCs w:val="24"/>
        </w:rPr>
        <w:t>优势</w:t>
      </w:r>
      <w:r w:rsidR="00456481" w:rsidRPr="00585C4D">
        <w:rPr>
          <w:rFonts w:ascii="Times New Roman" w:hAnsi="宋体"/>
          <w:szCs w:val="24"/>
        </w:rPr>
        <w:t>。因此</w:t>
      </w:r>
      <w:r w:rsidR="00456481" w:rsidRPr="00585C4D">
        <w:rPr>
          <w:rFonts w:ascii="Times New Roman" w:hAnsi="宋体" w:hint="eastAsia"/>
          <w:szCs w:val="24"/>
        </w:rPr>
        <w:t>PDF</w:t>
      </w:r>
      <w:r w:rsidR="00456481" w:rsidRPr="00585C4D">
        <w:rPr>
          <w:rFonts w:ascii="Times New Roman" w:hAnsi="宋体" w:hint="eastAsia"/>
          <w:szCs w:val="24"/>
        </w:rPr>
        <w:t>格式</w:t>
      </w:r>
      <w:r w:rsidR="00456481" w:rsidRPr="00585C4D">
        <w:rPr>
          <w:rFonts w:ascii="Times New Roman" w:hAnsi="宋体"/>
          <w:szCs w:val="24"/>
        </w:rPr>
        <w:t>已经成为</w:t>
      </w:r>
      <w:r w:rsidR="00456481" w:rsidRPr="00585C4D">
        <w:rPr>
          <w:rFonts w:ascii="Times New Roman" w:hAnsi="宋体" w:hint="eastAsia"/>
          <w:szCs w:val="24"/>
        </w:rPr>
        <w:t>电子书籍、产品使用说明书、公司公告财报、网络资料、科学</w:t>
      </w:r>
      <w:r w:rsidR="00456481" w:rsidRPr="00585C4D">
        <w:rPr>
          <w:rFonts w:ascii="Times New Roman" w:hAnsi="宋体"/>
          <w:szCs w:val="24"/>
        </w:rPr>
        <w:lastRenderedPageBreak/>
        <w:t>文献、</w:t>
      </w:r>
      <w:r w:rsidR="00456481" w:rsidRPr="00585C4D">
        <w:rPr>
          <w:rFonts w:ascii="Times New Roman" w:hAnsi="宋体" w:hint="eastAsia"/>
          <w:szCs w:val="24"/>
        </w:rPr>
        <w:t>电子邮件等各类</w:t>
      </w:r>
      <w:r w:rsidR="00456481" w:rsidRPr="00585C4D">
        <w:rPr>
          <w:rFonts w:ascii="Times New Roman" w:hAnsi="宋体"/>
          <w:szCs w:val="24"/>
        </w:rPr>
        <w:t>电子文档的首先格式。</w:t>
      </w:r>
    </w:p>
    <w:p w14:paraId="545DE871" w14:textId="77777777" w:rsidR="00456481" w:rsidRDefault="001007B8" w:rsidP="00585C4D">
      <w:pPr>
        <w:spacing w:line="400" w:lineRule="exact"/>
        <w:ind w:firstLine="420"/>
        <w:rPr>
          <w:rFonts w:ascii="Times New Roman" w:hAnsi="宋体"/>
          <w:szCs w:val="24"/>
        </w:rPr>
      </w:pPr>
      <w:r w:rsidRPr="00585C4D">
        <w:rPr>
          <w:rFonts w:ascii="Times New Roman" w:hAnsi="宋体" w:hint="eastAsia"/>
          <w:szCs w:val="24"/>
        </w:rPr>
        <w:t>对于表格</w:t>
      </w:r>
      <w:r w:rsidRPr="00585C4D">
        <w:rPr>
          <w:rFonts w:ascii="Times New Roman" w:hAnsi="宋体"/>
          <w:szCs w:val="24"/>
        </w:rPr>
        <w:t>的识别，早起主要集中在</w:t>
      </w:r>
      <w:r w:rsidRPr="00585C4D">
        <w:rPr>
          <w:rFonts w:ascii="Times New Roman" w:hAnsi="宋体" w:hint="eastAsia"/>
          <w:szCs w:val="24"/>
        </w:rPr>
        <w:t>图像</w:t>
      </w:r>
      <w:r w:rsidRPr="00585C4D">
        <w:rPr>
          <w:rFonts w:ascii="Times New Roman" w:hAnsi="宋体"/>
          <w:szCs w:val="24"/>
        </w:rPr>
        <w:t>中表格数据的</w:t>
      </w:r>
      <w:r w:rsidRPr="00585C4D">
        <w:rPr>
          <w:rFonts w:ascii="Times New Roman" w:hAnsi="宋体" w:hint="eastAsia"/>
          <w:szCs w:val="24"/>
        </w:rPr>
        <w:t>识别</w:t>
      </w:r>
      <w:r w:rsidRPr="00585C4D">
        <w:rPr>
          <w:rFonts w:ascii="Times New Roman" w:hAnsi="宋体"/>
          <w:szCs w:val="24"/>
        </w:rPr>
        <w:t>和解析。</w:t>
      </w:r>
      <w:r w:rsidRPr="00585C4D">
        <w:rPr>
          <w:rFonts w:ascii="Times New Roman" w:hAnsi="宋体" w:hint="eastAsia"/>
          <w:szCs w:val="24"/>
        </w:rPr>
        <w:t>如</w:t>
      </w:r>
      <w:r w:rsidRPr="00585C4D">
        <w:rPr>
          <w:rFonts w:ascii="Times New Roman" w:hAnsi="宋体"/>
          <w:szCs w:val="24"/>
        </w:rPr>
        <w:t>早年</w:t>
      </w:r>
      <w:r w:rsidRPr="00585C4D">
        <w:rPr>
          <w:rFonts w:ascii="Times New Roman" w:hAnsi="宋体" w:hint="eastAsia"/>
          <w:szCs w:val="24"/>
        </w:rPr>
        <w:t>间</w:t>
      </w:r>
      <w:r w:rsidRPr="00585C4D">
        <w:rPr>
          <w:rFonts w:ascii="Times New Roman" w:hAnsi="宋体"/>
          <w:szCs w:val="24"/>
        </w:rPr>
        <w:t>的成绩</w:t>
      </w:r>
      <w:r w:rsidRPr="00585C4D">
        <w:rPr>
          <w:rFonts w:ascii="Times New Roman" w:hAnsi="宋体" w:hint="eastAsia"/>
          <w:szCs w:val="24"/>
        </w:rPr>
        <w:t>录入</w:t>
      </w:r>
      <w:r w:rsidRPr="00585C4D">
        <w:rPr>
          <w:rFonts w:ascii="Times New Roman" w:hAnsi="宋体"/>
          <w:szCs w:val="24"/>
        </w:rPr>
        <w:t>，由于当时计算机并不十分发达。大量</w:t>
      </w:r>
      <w:r w:rsidRPr="00585C4D">
        <w:rPr>
          <w:rFonts w:ascii="Times New Roman" w:hAnsi="宋体" w:hint="eastAsia"/>
          <w:szCs w:val="24"/>
        </w:rPr>
        <w:t>的</w:t>
      </w:r>
      <w:r w:rsidRPr="00585C4D">
        <w:rPr>
          <w:rFonts w:ascii="Times New Roman" w:hAnsi="宋体"/>
          <w:szCs w:val="24"/>
        </w:rPr>
        <w:t>成绩信息是存储在纸质版的成绩单上。未来</w:t>
      </w:r>
      <w:r w:rsidRPr="00585C4D">
        <w:rPr>
          <w:rFonts w:ascii="Times New Roman" w:hAnsi="宋体" w:hint="eastAsia"/>
          <w:szCs w:val="24"/>
        </w:rPr>
        <w:t>将</w:t>
      </w:r>
      <w:r w:rsidRPr="00585C4D">
        <w:rPr>
          <w:rFonts w:ascii="Times New Roman" w:hAnsi="宋体"/>
          <w:szCs w:val="24"/>
        </w:rPr>
        <w:t>这部分数据数字化，需要通过图像识别技术来检查图像上的框线，</w:t>
      </w:r>
      <w:r w:rsidRPr="00585C4D">
        <w:rPr>
          <w:rFonts w:ascii="Times New Roman" w:hAnsi="宋体" w:hint="eastAsia"/>
          <w:szCs w:val="24"/>
        </w:rPr>
        <w:t>主要</w:t>
      </w:r>
      <w:r w:rsidRPr="00585C4D">
        <w:rPr>
          <w:rFonts w:ascii="Times New Roman" w:hAnsi="宋体"/>
          <w:szCs w:val="24"/>
        </w:rPr>
        <w:t>涉及的技术包括</w:t>
      </w:r>
      <w:r w:rsidRPr="00585C4D">
        <w:rPr>
          <w:rFonts w:ascii="Times New Roman" w:hAnsi="宋体" w:hint="eastAsia"/>
          <w:szCs w:val="24"/>
        </w:rPr>
        <w:t>图像</w:t>
      </w:r>
      <w:r w:rsidRPr="00585C4D">
        <w:rPr>
          <w:rFonts w:ascii="Times New Roman" w:hAnsi="宋体"/>
          <w:szCs w:val="24"/>
        </w:rPr>
        <w:t>平滑，边缘</w:t>
      </w:r>
      <w:r w:rsidRPr="00585C4D">
        <w:rPr>
          <w:rFonts w:ascii="Times New Roman" w:hAnsi="宋体" w:hint="eastAsia"/>
          <w:szCs w:val="24"/>
        </w:rPr>
        <w:t>检测</w:t>
      </w:r>
      <w:r w:rsidRPr="00585C4D">
        <w:rPr>
          <w:rFonts w:ascii="Times New Roman" w:hAnsi="宋体"/>
          <w:szCs w:val="24"/>
        </w:rPr>
        <w:t>倾斜矫正等。</w:t>
      </w:r>
      <w:r w:rsidRPr="00585C4D">
        <w:rPr>
          <w:rFonts w:ascii="Times New Roman" w:hAnsi="宋体" w:hint="eastAsia"/>
          <w:szCs w:val="24"/>
        </w:rPr>
        <w:t>随着</w:t>
      </w:r>
      <w:r w:rsidRPr="00585C4D">
        <w:rPr>
          <w:rFonts w:ascii="Times New Roman" w:hAnsi="宋体"/>
          <w:szCs w:val="24"/>
        </w:rPr>
        <w:t>互联网的不断普及，</w:t>
      </w:r>
      <w:r w:rsidRPr="00585C4D">
        <w:rPr>
          <w:rFonts w:ascii="Times New Roman" w:hAnsi="宋体" w:hint="eastAsia"/>
          <w:szCs w:val="24"/>
        </w:rPr>
        <w:t>针对</w:t>
      </w:r>
      <w:r w:rsidRPr="00585C4D">
        <w:rPr>
          <w:rFonts w:ascii="Times New Roman" w:hAnsi="宋体"/>
          <w:szCs w:val="24"/>
        </w:rPr>
        <w:t>HTML</w:t>
      </w:r>
      <w:r w:rsidRPr="00585C4D">
        <w:rPr>
          <w:rFonts w:ascii="Times New Roman" w:hAnsi="宋体"/>
          <w:szCs w:val="24"/>
        </w:rPr>
        <w:t>的表格识别</w:t>
      </w:r>
      <w:r w:rsidRPr="00585C4D">
        <w:rPr>
          <w:rFonts w:ascii="Times New Roman" w:hAnsi="宋体" w:hint="eastAsia"/>
          <w:szCs w:val="24"/>
        </w:rPr>
        <w:t>研究</w:t>
      </w:r>
      <w:r w:rsidRPr="00585C4D">
        <w:rPr>
          <w:rFonts w:ascii="Times New Roman" w:hAnsi="宋体"/>
          <w:szCs w:val="24"/>
        </w:rPr>
        <w:t>也逐渐兴起。</w:t>
      </w:r>
      <w:r w:rsidRPr="00585C4D">
        <w:rPr>
          <w:rFonts w:ascii="Times New Roman" w:hAnsi="宋体" w:hint="eastAsia"/>
          <w:szCs w:val="24"/>
        </w:rPr>
        <w:t>由于</w:t>
      </w:r>
      <w:r w:rsidRPr="00585C4D">
        <w:rPr>
          <w:rFonts w:ascii="Times New Roman" w:hAnsi="宋体"/>
          <w:szCs w:val="24"/>
        </w:rPr>
        <w:t>HTML</w:t>
      </w:r>
      <w:r w:rsidRPr="00585C4D">
        <w:rPr>
          <w:rFonts w:ascii="Times New Roman" w:hAnsi="宋体"/>
          <w:szCs w:val="24"/>
        </w:rPr>
        <w:t>对于表格有明确的标签标注，在表格提取上难度相对较小。</w:t>
      </w:r>
      <w:r w:rsidR="00585C4D" w:rsidRPr="00585C4D">
        <w:rPr>
          <w:rFonts w:ascii="Times New Roman" w:hAnsi="宋体"/>
          <w:szCs w:val="24"/>
        </w:rPr>
        <w:t>但是</w:t>
      </w:r>
      <w:r w:rsidR="00585C4D" w:rsidRPr="00585C4D">
        <w:rPr>
          <w:rFonts w:ascii="Times New Roman" w:hAnsi="宋体" w:hint="eastAsia"/>
          <w:szCs w:val="24"/>
        </w:rPr>
        <w:t>Web</w:t>
      </w:r>
      <w:r w:rsidR="00585C4D" w:rsidRPr="00585C4D">
        <w:rPr>
          <w:rFonts w:ascii="Times New Roman" w:hAnsi="宋体"/>
          <w:szCs w:val="24"/>
        </w:rPr>
        <w:t>中的表格有</w:t>
      </w:r>
      <w:r w:rsidR="00585C4D" w:rsidRPr="00585C4D">
        <w:rPr>
          <w:rFonts w:ascii="Times New Roman" w:hAnsi="宋体" w:hint="eastAsia"/>
          <w:szCs w:val="24"/>
        </w:rPr>
        <w:t>很大</w:t>
      </w:r>
      <w:r w:rsidR="00585C4D" w:rsidRPr="00585C4D">
        <w:rPr>
          <w:rFonts w:ascii="Times New Roman" w:hAnsi="宋体"/>
          <w:szCs w:val="24"/>
        </w:rPr>
        <w:t>一部分</w:t>
      </w:r>
      <w:r w:rsidR="00585C4D" w:rsidRPr="00585C4D">
        <w:rPr>
          <w:rFonts w:ascii="Times New Roman" w:hAnsi="宋体" w:hint="eastAsia"/>
          <w:szCs w:val="24"/>
        </w:rPr>
        <w:t>是</w:t>
      </w:r>
      <w:r w:rsidR="00585C4D" w:rsidRPr="00585C4D">
        <w:rPr>
          <w:rFonts w:ascii="Times New Roman" w:hAnsi="宋体"/>
          <w:szCs w:val="24"/>
        </w:rPr>
        <w:t>为了排版需求而</w:t>
      </w:r>
      <w:r w:rsidR="00585C4D" w:rsidRPr="00585C4D">
        <w:rPr>
          <w:rFonts w:ascii="Times New Roman" w:hAnsi="宋体" w:hint="eastAsia"/>
          <w:szCs w:val="24"/>
        </w:rPr>
        <w:t>添加</w:t>
      </w:r>
      <w:r w:rsidR="00585C4D" w:rsidRPr="00585C4D">
        <w:rPr>
          <w:rFonts w:ascii="Times New Roman" w:hAnsi="宋体"/>
          <w:szCs w:val="24"/>
        </w:rPr>
        <w:t>的</w:t>
      </w:r>
      <w:r w:rsidR="00585C4D" w:rsidRPr="00585C4D">
        <w:rPr>
          <w:rFonts w:ascii="Times New Roman" w:hAnsi="宋体" w:hint="eastAsia"/>
          <w:szCs w:val="24"/>
        </w:rPr>
        <w:t>，</w:t>
      </w:r>
      <w:r w:rsidR="00585C4D" w:rsidRPr="00585C4D">
        <w:rPr>
          <w:rFonts w:ascii="Times New Roman" w:hAnsi="宋体"/>
          <w:szCs w:val="24"/>
        </w:rPr>
        <w:t>这类的表格具有表格</w:t>
      </w:r>
      <w:r w:rsidR="00585C4D" w:rsidRPr="00585C4D">
        <w:rPr>
          <w:rFonts w:ascii="Times New Roman" w:hAnsi="宋体" w:hint="eastAsia"/>
          <w:szCs w:val="24"/>
        </w:rPr>
        <w:t>标签</w:t>
      </w:r>
      <w:r w:rsidR="00585C4D" w:rsidRPr="00585C4D">
        <w:rPr>
          <w:rFonts w:ascii="Times New Roman" w:hAnsi="宋体"/>
          <w:szCs w:val="24"/>
        </w:rPr>
        <w:t>因此具有很强的误导性。</w:t>
      </w:r>
      <w:r w:rsidR="00585C4D" w:rsidRPr="00585C4D">
        <w:rPr>
          <w:rFonts w:ascii="Times New Roman" w:hAnsi="宋体" w:hint="eastAsia"/>
          <w:szCs w:val="24"/>
        </w:rPr>
        <w:t>因此</w:t>
      </w:r>
      <w:r w:rsidR="00585C4D" w:rsidRPr="00585C4D">
        <w:rPr>
          <w:rFonts w:ascii="Times New Roman" w:hAnsi="宋体" w:hint="eastAsia"/>
          <w:szCs w:val="24"/>
        </w:rPr>
        <w:t>W</w:t>
      </w:r>
      <w:r w:rsidR="00585C4D" w:rsidRPr="00585C4D">
        <w:rPr>
          <w:rFonts w:ascii="Times New Roman" w:hAnsi="宋体"/>
          <w:szCs w:val="24"/>
        </w:rPr>
        <w:t>eb</w:t>
      </w:r>
      <w:r w:rsidR="00585C4D" w:rsidRPr="00585C4D">
        <w:rPr>
          <w:rFonts w:ascii="Times New Roman" w:hAnsi="宋体"/>
          <w:szCs w:val="24"/>
        </w:rPr>
        <w:t>类表格处理的主要难度在于</w:t>
      </w:r>
      <w:r w:rsidR="00585C4D">
        <w:rPr>
          <w:rFonts w:ascii="Times New Roman" w:hAnsi="宋体" w:hint="eastAsia"/>
          <w:szCs w:val="24"/>
        </w:rPr>
        <w:t>伪表格</w:t>
      </w:r>
      <w:r w:rsidR="00585C4D">
        <w:rPr>
          <w:rFonts w:ascii="Times New Roman" w:hAnsi="宋体"/>
          <w:szCs w:val="24"/>
        </w:rPr>
        <w:t>的过滤。</w:t>
      </w:r>
      <w:r w:rsidR="00585C4D">
        <w:rPr>
          <w:rFonts w:ascii="Times New Roman" w:hAnsi="宋体" w:hint="eastAsia"/>
          <w:szCs w:val="24"/>
        </w:rPr>
        <w:t>对于</w:t>
      </w:r>
      <w:r w:rsidR="00585C4D">
        <w:rPr>
          <w:rFonts w:ascii="Times New Roman" w:hAnsi="宋体"/>
          <w:szCs w:val="24"/>
        </w:rPr>
        <w:t>PDF</w:t>
      </w:r>
      <w:r w:rsidR="00585C4D">
        <w:rPr>
          <w:rFonts w:ascii="Times New Roman" w:hAnsi="宋体"/>
          <w:szCs w:val="24"/>
        </w:rPr>
        <w:t>中表格的识别，</w:t>
      </w:r>
      <w:r w:rsidR="00456481" w:rsidRPr="00585C4D">
        <w:rPr>
          <w:rFonts w:ascii="Times New Roman" w:hAnsi="宋体" w:hint="eastAsia"/>
          <w:szCs w:val="24"/>
        </w:rPr>
        <w:t>受</w:t>
      </w:r>
      <w:r w:rsidR="00456481" w:rsidRPr="00585C4D">
        <w:rPr>
          <w:rFonts w:ascii="Times New Roman" w:hAnsi="宋体" w:hint="eastAsia"/>
          <w:szCs w:val="24"/>
        </w:rPr>
        <w:t>PDF</w:t>
      </w:r>
      <w:r w:rsidR="00456481" w:rsidRPr="00585C4D">
        <w:rPr>
          <w:rFonts w:ascii="Times New Roman" w:hAnsi="宋体" w:hint="eastAsia"/>
          <w:szCs w:val="24"/>
        </w:rPr>
        <w:t>固有</w:t>
      </w:r>
      <w:r w:rsidR="00456481" w:rsidRPr="00585C4D">
        <w:rPr>
          <w:rFonts w:ascii="Times New Roman" w:hAnsi="宋体"/>
          <w:szCs w:val="24"/>
        </w:rPr>
        <w:t>格式的限制，</w:t>
      </w:r>
      <w:r w:rsidR="00456481" w:rsidRPr="00585C4D">
        <w:rPr>
          <w:rFonts w:ascii="Times New Roman" w:hAnsi="宋体"/>
          <w:szCs w:val="24"/>
        </w:rPr>
        <w:t>PDF</w:t>
      </w:r>
      <w:r w:rsidR="00456481" w:rsidRPr="00585C4D">
        <w:rPr>
          <w:rFonts w:ascii="Times New Roman" w:hAnsi="宋体" w:hint="eastAsia"/>
          <w:szCs w:val="24"/>
        </w:rPr>
        <w:t>格式</w:t>
      </w:r>
      <w:r w:rsidR="00456481" w:rsidRPr="00585C4D">
        <w:rPr>
          <w:rFonts w:ascii="Times New Roman" w:hAnsi="宋体"/>
          <w:szCs w:val="24"/>
        </w:rPr>
        <w:t>并未对表格进行明确的定义。表格</w:t>
      </w:r>
      <w:r w:rsidR="00456481" w:rsidRPr="00585C4D">
        <w:rPr>
          <w:rFonts w:ascii="Times New Roman" w:hAnsi="宋体" w:hint="eastAsia"/>
          <w:szCs w:val="24"/>
        </w:rPr>
        <w:t>在</w:t>
      </w:r>
      <w:r w:rsidR="00456481" w:rsidRPr="00585C4D">
        <w:rPr>
          <w:rFonts w:ascii="Times New Roman" w:hAnsi="宋体"/>
          <w:szCs w:val="24"/>
        </w:rPr>
        <w:t>PDF</w:t>
      </w:r>
      <w:r w:rsidR="00456481" w:rsidRPr="00585C4D">
        <w:rPr>
          <w:rFonts w:ascii="Times New Roman" w:hAnsi="宋体"/>
          <w:szCs w:val="24"/>
        </w:rPr>
        <w:t>中仅仅是文字和线条的集合。因此</w:t>
      </w:r>
      <w:r w:rsidR="00456481" w:rsidRPr="00585C4D">
        <w:rPr>
          <w:rFonts w:ascii="Times New Roman" w:hAnsi="宋体" w:hint="eastAsia"/>
          <w:szCs w:val="24"/>
        </w:rPr>
        <w:t>PDF</w:t>
      </w:r>
      <w:r w:rsidR="00456481" w:rsidRPr="00585C4D">
        <w:rPr>
          <w:rFonts w:ascii="Times New Roman" w:hAnsi="宋体" w:hint="eastAsia"/>
          <w:szCs w:val="24"/>
        </w:rPr>
        <w:t>中</w:t>
      </w:r>
      <w:r w:rsidR="00456481" w:rsidRPr="00585C4D">
        <w:rPr>
          <w:rFonts w:ascii="Times New Roman" w:hAnsi="宋体"/>
          <w:szCs w:val="24"/>
        </w:rPr>
        <w:t>的表格提取相对于</w:t>
      </w:r>
      <w:r w:rsidR="00456481" w:rsidRPr="00585C4D">
        <w:rPr>
          <w:rFonts w:ascii="Times New Roman" w:hAnsi="宋体"/>
          <w:szCs w:val="24"/>
        </w:rPr>
        <w:t>HTML</w:t>
      </w:r>
      <w:r w:rsidR="00456481" w:rsidRPr="00585C4D">
        <w:rPr>
          <w:rFonts w:ascii="Times New Roman" w:hAnsi="宋体"/>
          <w:szCs w:val="24"/>
        </w:rPr>
        <w:t>中的表格提取存在</w:t>
      </w:r>
      <w:r w:rsidR="00456481" w:rsidRPr="00585C4D">
        <w:rPr>
          <w:rFonts w:ascii="Times New Roman" w:hAnsi="宋体" w:hint="eastAsia"/>
          <w:szCs w:val="24"/>
        </w:rPr>
        <w:t>更大</w:t>
      </w:r>
      <w:r w:rsidR="00456481" w:rsidRPr="00585C4D">
        <w:rPr>
          <w:rFonts w:ascii="Times New Roman" w:hAnsi="宋体"/>
          <w:szCs w:val="24"/>
        </w:rPr>
        <w:t>的难度。</w:t>
      </w:r>
      <w:r w:rsidR="00585C4D">
        <w:rPr>
          <w:rFonts w:ascii="Times New Roman" w:hAnsi="宋体" w:hint="eastAsia"/>
          <w:szCs w:val="24"/>
        </w:rPr>
        <w:t>针对</w:t>
      </w:r>
      <w:r w:rsidR="00585C4D">
        <w:rPr>
          <w:rFonts w:ascii="Times New Roman" w:hAnsi="宋体"/>
          <w:szCs w:val="24"/>
        </w:rPr>
        <w:t>PDF</w:t>
      </w:r>
      <w:r w:rsidR="00585C4D">
        <w:rPr>
          <w:rFonts w:ascii="Times New Roman" w:hAnsi="宋体" w:hint="eastAsia"/>
          <w:szCs w:val="24"/>
        </w:rPr>
        <w:t>中</w:t>
      </w:r>
      <w:r w:rsidR="00585C4D">
        <w:rPr>
          <w:rFonts w:ascii="Times New Roman" w:hAnsi="宋体"/>
          <w:szCs w:val="24"/>
        </w:rPr>
        <w:t>表格</w:t>
      </w:r>
      <w:r w:rsidR="00585C4D">
        <w:rPr>
          <w:rFonts w:ascii="Times New Roman" w:hAnsi="宋体" w:hint="eastAsia"/>
          <w:szCs w:val="24"/>
        </w:rPr>
        <w:t>识别的</w:t>
      </w:r>
      <w:r w:rsidR="00585C4D">
        <w:rPr>
          <w:rFonts w:ascii="Times New Roman" w:hAnsi="宋体"/>
          <w:szCs w:val="24"/>
        </w:rPr>
        <w:t>研究也层出不穷，其中基于文字流的表格识别具有不错的识别效果。但是</w:t>
      </w:r>
      <w:r w:rsidR="00585C4D">
        <w:rPr>
          <w:rFonts w:ascii="Times New Roman" w:hAnsi="宋体" w:hint="eastAsia"/>
          <w:szCs w:val="24"/>
        </w:rPr>
        <w:t>由于</w:t>
      </w:r>
      <w:r w:rsidR="00585C4D">
        <w:rPr>
          <w:rFonts w:ascii="Times New Roman" w:hAnsi="宋体"/>
          <w:szCs w:val="24"/>
        </w:rPr>
        <w:t>没有充分的考虑表格框线信息，</w:t>
      </w:r>
      <w:r w:rsidR="00585C4D">
        <w:rPr>
          <w:rFonts w:ascii="Times New Roman" w:hAnsi="宋体" w:hint="eastAsia"/>
          <w:szCs w:val="24"/>
        </w:rPr>
        <w:t>该类</w:t>
      </w:r>
      <w:r w:rsidR="00585C4D">
        <w:rPr>
          <w:rFonts w:ascii="Times New Roman" w:hAnsi="宋体"/>
          <w:szCs w:val="24"/>
        </w:rPr>
        <w:t>识别算法</w:t>
      </w:r>
      <w:r w:rsidR="00585C4D">
        <w:rPr>
          <w:rFonts w:ascii="Times New Roman" w:hAnsi="宋体" w:hint="eastAsia"/>
          <w:szCs w:val="24"/>
        </w:rPr>
        <w:t>对于</w:t>
      </w:r>
      <w:r w:rsidR="00585C4D">
        <w:rPr>
          <w:rFonts w:ascii="Times New Roman" w:hAnsi="宋体"/>
          <w:szCs w:val="24"/>
        </w:rPr>
        <w:t>含有</w:t>
      </w:r>
      <w:r w:rsidR="00585C4D">
        <w:rPr>
          <w:rFonts w:ascii="Times New Roman" w:hAnsi="宋体" w:hint="eastAsia"/>
          <w:szCs w:val="24"/>
        </w:rPr>
        <w:t>复杂</w:t>
      </w:r>
      <w:r w:rsidR="00585C4D">
        <w:rPr>
          <w:rFonts w:ascii="Times New Roman" w:hAnsi="宋体"/>
          <w:szCs w:val="24"/>
        </w:rPr>
        <w:t>表头的表格往往识别率不高。</w:t>
      </w:r>
    </w:p>
    <w:p w14:paraId="31AB06C7" w14:textId="33CC7EBA" w:rsidR="002005C5" w:rsidRPr="00585C4D" w:rsidRDefault="00585C4D" w:rsidP="00156B98">
      <w:pPr>
        <w:spacing w:line="400" w:lineRule="exact"/>
        <w:ind w:firstLine="420"/>
        <w:rPr>
          <w:rFonts w:ascii="Times New Roman" w:hAnsi="宋体"/>
          <w:szCs w:val="24"/>
        </w:rPr>
      </w:pPr>
      <w:r>
        <w:rPr>
          <w:rFonts w:ascii="Times New Roman" w:hAnsi="宋体" w:hint="eastAsia"/>
          <w:szCs w:val="24"/>
        </w:rPr>
        <w:t>本</w:t>
      </w:r>
      <w:r>
        <w:rPr>
          <w:rFonts w:ascii="Times New Roman" w:hAnsi="宋体"/>
          <w:szCs w:val="24"/>
        </w:rPr>
        <w:t>课题的目标</w:t>
      </w:r>
      <w:r>
        <w:rPr>
          <w:rFonts w:ascii="Times New Roman" w:hAnsi="宋体" w:hint="eastAsia"/>
          <w:szCs w:val="24"/>
        </w:rPr>
        <w:t>是</w:t>
      </w:r>
      <w:r>
        <w:rPr>
          <w:rFonts w:ascii="Times New Roman" w:hAnsi="宋体"/>
          <w:szCs w:val="24"/>
        </w:rPr>
        <w:t>研究一种通用的</w:t>
      </w:r>
      <w:r>
        <w:rPr>
          <w:rFonts w:ascii="Times New Roman" w:hAnsi="宋体" w:hint="eastAsia"/>
          <w:szCs w:val="24"/>
        </w:rPr>
        <w:t>针对</w:t>
      </w:r>
      <w:r>
        <w:rPr>
          <w:rFonts w:ascii="Times New Roman" w:hAnsi="宋体"/>
          <w:szCs w:val="24"/>
        </w:rPr>
        <w:t>PDF</w:t>
      </w:r>
      <w:r>
        <w:rPr>
          <w:rFonts w:ascii="Times New Roman" w:hAnsi="宋体"/>
          <w:szCs w:val="24"/>
        </w:rPr>
        <w:t>的</w:t>
      </w:r>
      <w:r>
        <w:rPr>
          <w:rFonts w:ascii="Times New Roman" w:hAnsi="宋体" w:hint="eastAsia"/>
          <w:szCs w:val="24"/>
        </w:rPr>
        <w:t>表格</w:t>
      </w:r>
      <w:r>
        <w:rPr>
          <w:rFonts w:ascii="Times New Roman" w:hAnsi="宋体"/>
          <w:szCs w:val="24"/>
        </w:rPr>
        <w:t>识别和提取</w:t>
      </w:r>
      <w:r w:rsidR="0021149C">
        <w:rPr>
          <w:rFonts w:ascii="Times New Roman" w:hAnsi="宋体" w:hint="eastAsia"/>
          <w:szCs w:val="24"/>
        </w:rPr>
        <w:t>方法</w:t>
      </w:r>
      <w:r>
        <w:rPr>
          <w:rFonts w:ascii="Times New Roman" w:hAnsi="宋体"/>
          <w:szCs w:val="24"/>
        </w:rPr>
        <w:t>，</w:t>
      </w:r>
      <w:r>
        <w:rPr>
          <w:rFonts w:ascii="Times New Roman" w:hAnsi="宋体" w:hint="eastAsia"/>
          <w:szCs w:val="24"/>
        </w:rPr>
        <w:t>为了</w:t>
      </w:r>
      <w:r>
        <w:rPr>
          <w:rFonts w:ascii="Times New Roman" w:hAnsi="宋体"/>
          <w:szCs w:val="24"/>
        </w:rPr>
        <w:t>能够识别更具有一般性的表格，</w:t>
      </w:r>
      <w:r>
        <w:rPr>
          <w:rFonts w:ascii="Times New Roman" w:hAnsi="宋体" w:hint="eastAsia"/>
          <w:szCs w:val="24"/>
        </w:rPr>
        <w:t>本课题</w:t>
      </w:r>
      <w:r>
        <w:rPr>
          <w:rFonts w:ascii="Times New Roman" w:hAnsi="宋体"/>
          <w:szCs w:val="24"/>
        </w:rPr>
        <w:t>充分考虑了表格的</w:t>
      </w:r>
      <w:r>
        <w:rPr>
          <w:rFonts w:ascii="Times New Roman" w:hAnsi="宋体" w:hint="eastAsia"/>
          <w:szCs w:val="24"/>
        </w:rPr>
        <w:t>框线</w:t>
      </w:r>
      <w:r>
        <w:rPr>
          <w:rFonts w:ascii="Times New Roman" w:hAnsi="宋体"/>
          <w:szCs w:val="24"/>
        </w:rPr>
        <w:t>信息。利用</w:t>
      </w:r>
      <w:r>
        <w:rPr>
          <w:rFonts w:ascii="Times New Roman" w:hAnsi="宋体" w:hint="eastAsia"/>
          <w:szCs w:val="24"/>
        </w:rPr>
        <w:t>PDFBox</w:t>
      </w:r>
      <w:r>
        <w:rPr>
          <w:rFonts w:ascii="Times New Roman" w:hAnsi="宋体"/>
          <w:szCs w:val="24"/>
        </w:rPr>
        <w:t>提取基本的表格特征，包括表格的文字和</w:t>
      </w:r>
      <w:r>
        <w:rPr>
          <w:rFonts w:ascii="Times New Roman" w:hAnsi="宋体" w:hint="eastAsia"/>
          <w:szCs w:val="24"/>
        </w:rPr>
        <w:t>线条</w:t>
      </w:r>
      <w:r>
        <w:rPr>
          <w:rFonts w:ascii="Times New Roman" w:hAnsi="宋体"/>
          <w:szCs w:val="24"/>
        </w:rPr>
        <w:t>特征。</w:t>
      </w:r>
      <w:r>
        <w:rPr>
          <w:rFonts w:ascii="Times New Roman" w:hAnsi="宋体" w:hint="eastAsia"/>
          <w:szCs w:val="24"/>
        </w:rPr>
        <w:t>为</w:t>
      </w:r>
      <w:r>
        <w:rPr>
          <w:rFonts w:ascii="Times New Roman" w:hAnsi="宋体"/>
          <w:szCs w:val="24"/>
        </w:rPr>
        <w:t>了</w:t>
      </w:r>
      <w:r>
        <w:rPr>
          <w:rFonts w:ascii="Times New Roman" w:hAnsi="宋体" w:hint="eastAsia"/>
          <w:szCs w:val="24"/>
        </w:rPr>
        <w:t>提高算法</w:t>
      </w:r>
      <w:r>
        <w:rPr>
          <w:rFonts w:ascii="Times New Roman" w:hAnsi="宋体"/>
          <w:szCs w:val="24"/>
        </w:rPr>
        <w:t>识别表格的覆盖率，本课题对</w:t>
      </w:r>
      <w:r>
        <w:rPr>
          <w:rFonts w:ascii="Times New Roman" w:hAnsi="宋体" w:hint="eastAsia"/>
          <w:szCs w:val="24"/>
        </w:rPr>
        <w:t>含有</w:t>
      </w:r>
      <w:r>
        <w:rPr>
          <w:rFonts w:ascii="Times New Roman" w:hAnsi="宋体"/>
          <w:szCs w:val="24"/>
        </w:rPr>
        <w:t>复杂表头的（</w:t>
      </w:r>
      <w:r>
        <w:rPr>
          <w:rFonts w:ascii="Times New Roman" w:hAnsi="宋体" w:hint="eastAsia"/>
          <w:szCs w:val="24"/>
        </w:rPr>
        <w:t>首行</w:t>
      </w:r>
      <w:r>
        <w:rPr>
          <w:rFonts w:ascii="Times New Roman" w:hAnsi="宋体"/>
          <w:szCs w:val="24"/>
        </w:rPr>
        <w:t>表格</w:t>
      </w:r>
      <w:r>
        <w:rPr>
          <w:rFonts w:ascii="Times New Roman" w:hAnsi="宋体" w:hint="eastAsia"/>
          <w:szCs w:val="24"/>
        </w:rPr>
        <w:t>存在</w:t>
      </w:r>
      <w:r>
        <w:rPr>
          <w:rFonts w:ascii="Times New Roman" w:hAnsi="宋体"/>
          <w:szCs w:val="24"/>
        </w:rPr>
        <w:t>跨行</w:t>
      </w:r>
      <w:r>
        <w:rPr>
          <w:rFonts w:ascii="Times New Roman" w:hAnsi="宋体" w:hint="eastAsia"/>
          <w:szCs w:val="24"/>
        </w:rPr>
        <w:t>或</w:t>
      </w:r>
      <w:r>
        <w:rPr>
          <w:rFonts w:ascii="Times New Roman" w:hAnsi="宋体"/>
          <w:szCs w:val="24"/>
        </w:rPr>
        <w:t>跨列现象）</w:t>
      </w:r>
      <w:r>
        <w:rPr>
          <w:rFonts w:ascii="Times New Roman" w:hAnsi="宋体" w:hint="eastAsia"/>
          <w:szCs w:val="24"/>
        </w:rPr>
        <w:t>表格</w:t>
      </w:r>
      <w:r>
        <w:rPr>
          <w:rFonts w:ascii="Times New Roman" w:hAnsi="宋体"/>
          <w:szCs w:val="24"/>
        </w:rPr>
        <w:t>进行了进一步的分析和研究，设计了</w:t>
      </w:r>
      <w:r>
        <w:rPr>
          <w:rFonts w:ascii="Times New Roman" w:hAnsi="宋体" w:hint="eastAsia"/>
          <w:szCs w:val="24"/>
        </w:rPr>
        <w:t>相应</w:t>
      </w:r>
      <w:r>
        <w:rPr>
          <w:rFonts w:ascii="Times New Roman" w:hAnsi="宋体"/>
          <w:szCs w:val="24"/>
        </w:rPr>
        <w:t>的转换机制</w:t>
      </w:r>
      <w:r>
        <w:rPr>
          <w:rFonts w:ascii="Times New Roman" w:hAnsi="宋体" w:hint="eastAsia"/>
          <w:szCs w:val="24"/>
        </w:rPr>
        <w:t>成功</w:t>
      </w:r>
      <w:r>
        <w:rPr>
          <w:rFonts w:ascii="Times New Roman" w:hAnsi="宋体"/>
          <w:szCs w:val="24"/>
        </w:rPr>
        <w:t>的将复杂表头转换成简单的表格</w:t>
      </w:r>
      <w:r>
        <w:rPr>
          <w:rFonts w:ascii="Times New Roman" w:hAnsi="宋体" w:hint="eastAsia"/>
          <w:szCs w:val="24"/>
        </w:rPr>
        <w:t>，从而</w:t>
      </w:r>
      <w:r>
        <w:rPr>
          <w:rFonts w:ascii="Times New Roman" w:hAnsi="宋体"/>
          <w:szCs w:val="24"/>
        </w:rPr>
        <w:t>实现了</w:t>
      </w:r>
      <w:r>
        <w:rPr>
          <w:rFonts w:ascii="Times New Roman" w:hAnsi="宋体" w:hint="eastAsia"/>
          <w:szCs w:val="24"/>
        </w:rPr>
        <w:t>各类型</w:t>
      </w:r>
      <w:r>
        <w:rPr>
          <w:rFonts w:ascii="Times New Roman" w:hAnsi="宋体"/>
          <w:szCs w:val="24"/>
        </w:rPr>
        <w:t>表格的统一处理。</w:t>
      </w:r>
      <w:r w:rsidR="00825703">
        <w:rPr>
          <w:rFonts w:ascii="Times New Roman" w:hAnsi="宋体" w:hint="eastAsia"/>
          <w:szCs w:val="24"/>
        </w:rPr>
        <w:t>为</w:t>
      </w:r>
      <w:r w:rsidR="00825703">
        <w:rPr>
          <w:rFonts w:ascii="Times New Roman" w:hAnsi="宋体"/>
          <w:szCs w:val="24"/>
        </w:rPr>
        <w:t>了证明本</w:t>
      </w:r>
      <w:r w:rsidR="0021149C">
        <w:rPr>
          <w:rFonts w:ascii="Times New Roman" w:hAnsi="宋体" w:hint="eastAsia"/>
          <w:szCs w:val="24"/>
        </w:rPr>
        <w:t>方法</w:t>
      </w:r>
      <w:r w:rsidR="00825703">
        <w:rPr>
          <w:rFonts w:ascii="Times New Roman" w:hAnsi="宋体"/>
          <w:szCs w:val="24"/>
        </w:rPr>
        <w:t>的</w:t>
      </w:r>
      <w:r w:rsidR="00825703">
        <w:rPr>
          <w:rFonts w:ascii="Times New Roman" w:hAnsi="宋体" w:hint="eastAsia"/>
          <w:szCs w:val="24"/>
        </w:rPr>
        <w:t>准确</w:t>
      </w:r>
      <w:r w:rsidR="00825703">
        <w:rPr>
          <w:rFonts w:ascii="Times New Roman" w:hAnsi="宋体"/>
          <w:szCs w:val="24"/>
        </w:rPr>
        <w:t>性和有效性</w:t>
      </w:r>
      <w:r w:rsidR="00825703">
        <w:rPr>
          <w:rFonts w:ascii="Times New Roman" w:hAnsi="宋体" w:hint="eastAsia"/>
          <w:szCs w:val="24"/>
        </w:rPr>
        <w:t>，</w:t>
      </w:r>
      <w:r w:rsidR="00825703">
        <w:rPr>
          <w:rFonts w:ascii="Times New Roman" w:hAnsi="宋体"/>
          <w:szCs w:val="24"/>
        </w:rPr>
        <w:t>本课题设计</w:t>
      </w:r>
      <w:r w:rsidR="00825703">
        <w:rPr>
          <w:rFonts w:ascii="Times New Roman" w:hAnsi="宋体" w:hint="eastAsia"/>
          <w:szCs w:val="24"/>
        </w:rPr>
        <w:t>并</w:t>
      </w:r>
      <w:r w:rsidR="00825703">
        <w:rPr>
          <w:rFonts w:ascii="Times New Roman" w:hAnsi="宋体"/>
          <w:szCs w:val="24"/>
        </w:rPr>
        <w:t>实现了</w:t>
      </w:r>
      <w:r w:rsidR="00825703">
        <w:rPr>
          <w:rFonts w:ascii="Times New Roman" w:hAnsi="宋体" w:hint="eastAsia"/>
          <w:szCs w:val="24"/>
        </w:rPr>
        <w:t>针对</w:t>
      </w:r>
      <w:r w:rsidR="00825703">
        <w:rPr>
          <w:rFonts w:ascii="Times New Roman" w:hAnsi="宋体"/>
          <w:szCs w:val="24"/>
        </w:rPr>
        <w:t>财务三大报表的表格提取系统，</w:t>
      </w:r>
      <w:r w:rsidR="002005C5">
        <w:rPr>
          <w:rFonts w:ascii="Times New Roman" w:hAnsi="宋体" w:hint="eastAsia"/>
          <w:szCs w:val="24"/>
        </w:rPr>
        <w:t>财务</w:t>
      </w:r>
      <w:r w:rsidR="002005C5">
        <w:rPr>
          <w:rFonts w:ascii="Times New Roman" w:hAnsi="宋体"/>
          <w:szCs w:val="24"/>
        </w:rPr>
        <w:t>报表属于公司资料</w:t>
      </w:r>
      <w:r w:rsidR="00156B98">
        <w:rPr>
          <w:rFonts w:ascii="Times New Roman" w:hAnsi="宋体" w:hint="eastAsia"/>
          <w:szCs w:val="24"/>
        </w:rPr>
        <w:t>范畴</w:t>
      </w:r>
      <w:r w:rsidR="002005C5">
        <w:rPr>
          <w:rFonts w:ascii="Times New Roman" w:hAnsi="宋体" w:hint="eastAsia"/>
          <w:szCs w:val="24"/>
        </w:rPr>
        <w:t>，</w:t>
      </w:r>
      <w:r w:rsidR="002005C5">
        <w:rPr>
          <w:rFonts w:ascii="Times New Roman" w:hAnsi="宋体"/>
          <w:szCs w:val="24"/>
        </w:rPr>
        <w:t>通常以</w:t>
      </w:r>
      <w:r w:rsidR="002005C5">
        <w:rPr>
          <w:rFonts w:ascii="Times New Roman" w:hAnsi="宋体"/>
          <w:szCs w:val="24"/>
        </w:rPr>
        <w:t>PDF</w:t>
      </w:r>
      <w:r w:rsidR="002005C5">
        <w:rPr>
          <w:rFonts w:ascii="Times New Roman" w:hAnsi="宋体"/>
          <w:szCs w:val="24"/>
        </w:rPr>
        <w:t>的形式呈现，并发布在网络上。随着</w:t>
      </w:r>
      <w:r w:rsidR="002005C5">
        <w:rPr>
          <w:rFonts w:ascii="Times New Roman" w:hAnsi="宋体" w:hint="eastAsia"/>
          <w:szCs w:val="24"/>
        </w:rPr>
        <w:t>互联网</w:t>
      </w:r>
      <w:r w:rsidR="002005C5">
        <w:rPr>
          <w:rFonts w:ascii="Times New Roman" w:hAnsi="宋体"/>
          <w:szCs w:val="24"/>
        </w:rPr>
        <w:t>的不断发展，</w:t>
      </w:r>
      <w:r w:rsidR="002005C5">
        <w:rPr>
          <w:rFonts w:ascii="Times New Roman" w:hAnsi="宋体" w:hint="eastAsia"/>
          <w:szCs w:val="24"/>
        </w:rPr>
        <w:t>大数据</w:t>
      </w:r>
      <w:r w:rsidR="002005C5">
        <w:rPr>
          <w:rFonts w:ascii="Times New Roman" w:hAnsi="宋体"/>
          <w:szCs w:val="24"/>
        </w:rPr>
        <w:t>，互联网金融</w:t>
      </w:r>
      <w:r w:rsidR="002005C5">
        <w:rPr>
          <w:rFonts w:ascii="Times New Roman" w:hAnsi="宋体" w:hint="eastAsia"/>
          <w:szCs w:val="24"/>
        </w:rPr>
        <w:t>等概念</w:t>
      </w:r>
      <w:r w:rsidR="002005C5">
        <w:rPr>
          <w:rFonts w:ascii="Times New Roman" w:hAnsi="宋体"/>
          <w:szCs w:val="24"/>
        </w:rPr>
        <w:t>也越来越受各方</w:t>
      </w:r>
      <w:r w:rsidR="002005C5">
        <w:rPr>
          <w:rFonts w:ascii="Times New Roman" w:hAnsi="宋体" w:hint="eastAsia"/>
          <w:szCs w:val="24"/>
        </w:rPr>
        <w:t>重视</w:t>
      </w:r>
      <w:r w:rsidR="002005C5">
        <w:rPr>
          <w:rFonts w:ascii="Times New Roman" w:hAnsi="宋体"/>
          <w:szCs w:val="24"/>
        </w:rPr>
        <w:t>。</w:t>
      </w:r>
      <w:r w:rsidR="002005C5">
        <w:rPr>
          <w:rFonts w:ascii="Times New Roman" w:hAnsi="宋体" w:hint="eastAsia"/>
          <w:szCs w:val="24"/>
        </w:rPr>
        <w:t>财务数据</w:t>
      </w:r>
      <w:r w:rsidR="002005C5">
        <w:rPr>
          <w:rFonts w:ascii="Times New Roman" w:hAnsi="宋体"/>
          <w:szCs w:val="24"/>
        </w:rPr>
        <w:t>作为</w:t>
      </w:r>
      <w:r w:rsidR="002005C5">
        <w:rPr>
          <w:rFonts w:ascii="Times New Roman" w:hAnsi="宋体" w:hint="eastAsia"/>
          <w:szCs w:val="24"/>
        </w:rPr>
        <w:t>衡量</w:t>
      </w:r>
      <w:r w:rsidR="002005C5">
        <w:rPr>
          <w:rFonts w:ascii="Times New Roman" w:hAnsi="宋体"/>
          <w:szCs w:val="24"/>
        </w:rPr>
        <w:t>公司</w:t>
      </w:r>
      <w:r w:rsidR="002005C5">
        <w:rPr>
          <w:rFonts w:ascii="Times New Roman" w:hAnsi="宋体" w:hint="eastAsia"/>
          <w:szCs w:val="24"/>
        </w:rPr>
        <w:t>发展</w:t>
      </w:r>
      <w:r w:rsidR="002005C5">
        <w:rPr>
          <w:rFonts w:ascii="Times New Roman" w:hAnsi="宋体"/>
          <w:szCs w:val="24"/>
        </w:rPr>
        <w:t>和</w:t>
      </w:r>
      <w:r w:rsidR="002005C5">
        <w:rPr>
          <w:rFonts w:ascii="Times New Roman" w:hAnsi="宋体" w:hint="eastAsia"/>
          <w:szCs w:val="24"/>
        </w:rPr>
        <w:t>财务</w:t>
      </w:r>
      <w:r w:rsidR="002005C5">
        <w:rPr>
          <w:rFonts w:ascii="Times New Roman" w:hAnsi="宋体"/>
          <w:szCs w:val="24"/>
        </w:rPr>
        <w:t>关系的有效指标，</w:t>
      </w:r>
      <w:r w:rsidR="002005C5">
        <w:rPr>
          <w:rFonts w:ascii="Times New Roman" w:hAnsi="宋体" w:hint="eastAsia"/>
          <w:szCs w:val="24"/>
        </w:rPr>
        <w:t>能</w:t>
      </w:r>
      <w:r w:rsidR="002005C5">
        <w:rPr>
          <w:rFonts w:ascii="Times New Roman" w:hAnsi="宋体"/>
          <w:szCs w:val="24"/>
        </w:rPr>
        <w:t>够有效反映公司甚至行业的发展</w:t>
      </w:r>
      <w:r w:rsidR="002005C5">
        <w:rPr>
          <w:rFonts w:ascii="Times New Roman" w:hAnsi="宋体" w:hint="eastAsia"/>
          <w:szCs w:val="24"/>
        </w:rPr>
        <w:t>趋势</w:t>
      </w:r>
      <w:r w:rsidR="002005C5">
        <w:rPr>
          <w:rFonts w:ascii="Times New Roman" w:hAnsi="宋体"/>
          <w:szCs w:val="24"/>
        </w:rPr>
        <w:t>。</w:t>
      </w:r>
      <w:r w:rsidR="002005C5">
        <w:rPr>
          <w:rFonts w:ascii="Times New Roman" w:hAnsi="宋体" w:hint="eastAsia"/>
          <w:szCs w:val="24"/>
        </w:rPr>
        <w:t>而目前</w:t>
      </w:r>
      <w:r w:rsidR="002005C5">
        <w:rPr>
          <w:rFonts w:ascii="Times New Roman" w:hAnsi="宋体"/>
          <w:szCs w:val="24"/>
        </w:rPr>
        <w:t>各公司采集财务数据的</w:t>
      </w:r>
      <w:r w:rsidR="002005C5">
        <w:rPr>
          <w:rFonts w:ascii="Times New Roman" w:hAnsi="宋体" w:hint="eastAsia"/>
          <w:szCs w:val="24"/>
        </w:rPr>
        <w:t>方式</w:t>
      </w:r>
      <w:r w:rsidR="002005C5">
        <w:rPr>
          <w:rFonts w:ascii="Times New Roman" w:hAnsi="宋体"/>
          <w:szCs w:val="24"/>
        </w:rPr>
        <w:t>还</w:t>
      </w:r>
      <w:r w:rsidR="002005C5">
        <w:rPr>
          <w:rFonts w:ascii="Times New Roman" w:hAnsi="宋体" w:hint="eastAsia"/>
          <w:szCs w:val="24"/>
        </w:rPr>
        <w:t>离不开</w:t>
      </w:r>
      <w:r w:rsidR="002005C5">
        <w:rPr>
          <w:rFonts w:ascii="Times New Roman" w:hAnsi="宋体"/>
          <w:szCs w:val="24"/>
        </w:rPr>
        <w:t>人工的参与，</w:t>
      </w:r>
      <w:r w:rsidR="002005C5">
        <w:rPr>
          <w:rFonts w:ascii="Times New Roman" w:hAnsi="宋体" w:hint="eastAsia"/>
          <w:szCs w:val="24"/>
        </w:rPr>
        <w:t>这</w:t>
      </w:r>
      <w:r w:rsidR="002005C5">
        <w:rPr>
          <w:rFonts w:ascii="Times New Roman" w:hAnsi="宋体"/>
          <w:szCs w:val="24"/>
        </w:rPr>
        <w:t>显然无法应对大数据</w:t>
      </w:r>
      <w:r w:rsidR="002005C5">
        <w:rPr>
          <w:rFonts w:ascii="Times New Roman" w:hAnsi="宋体" w:hint="eastAsia"/>
          <w:szCs w:val="24"/>
        </w:rPr>
        <w:t>的</w:t>
      </w:r>
      <w:r w:rsidR="002005C5">
        <w:rPr>
          <w:rFonts w:ascii="Times New Roman" w:hAnsi="宋体"/>
          <w:szCs w:val="24"/>
        </w:rPr>
        <w:t>趋势。</w:t>
      </w:r>
      <w:r w:rsidR="00156B98">
        <w:rPr>
          <w:rFonts w:ascii="Times New Roman" w:hAnsi="宋体" w:hint="eastAsia"/>
          <w:szCs w:val="24"/>
        </w:rPr>
        <w:t>经过测试</w:t>
      </w:r>
      <w:r w:rsidR="00156B98">
        <w:rPr>
          <w:rFonts w:ascii="Times New Roman" w:hAnsi="宋体"/>
          <w:szCs w:val="24"/>
        </w:rPr>
        <w:t>，本课题</w:t>
      </w:r>
      <w:r w:rsidR="00156B98">
        <w:rPr>
          <w:rFonts w:ascii="Times New Roman" w:hAnsi="宋体" w:hint="eastAsia"/>
          <w:szCs w:val="24"/>
        </w:rPr>
        <w:t>在提取</w:t>
      </w:r>
      <w:r w:rsidR="00156B98">
        <w:rPr>
          <w:rFonts w:ascii="Times New Roman" w:hAnsi="宋体" w:hint="eastAsia"/>
          <w:szCs w:val="24"/>
        </w:rPr>
        <w:t>PDF</w:t>
      </w:r>
      <w:r w:rsidR="00156B98">
        <w:rPr>
          <w:rFonts w:ascii="Times New Roman" w:hAnsi="宋体"/>
          <w:szCs w:val="24"/>
        </w:rPr>
        <w:t>财务报表数据上</w:t>
      </w:r>
      <w:r w:rsidR="00156B98">
        <w:rPr>
          <w:rFonts w:ascii="Times New Roman" w:hAnsi="宋体" w:hint="eastAsia"/>
          <w:szCs w:val="24"/>
        </w:rPr>
        <w:t>具有</w:t>
      </w:r>
      <w:r w:rsidR="00156B98">
        <w:rPr>
          <w:rFonts w:ascii="Times New Roman" w:hAnsi="宋体"/>
          <w:szCs w:val="24"/>
        </w:rPr>
        <w:t>较高的准确率和有效性</w:t>
      </w:r>
      <w:r w:rsidR="00156B98">
        <w:rPr>
          <w:rFonts w:ascii="Times New Roman" w:hAnsi="宋体" w:hint="eastAsia"/>
          <w:szCs w:val="24"/>
        </w:rPr>
        <w:t>。随着</w:t>
      </w:r>
      <w:r w:rsidR="00156B98">
        <w:rPr>
          <w:rFonts w:ascii="Times New Roman" w:hAnsi="宋体"/>
          <w:szCs w:val="24"/>
        </w:rPr>
        <w:t>PDF</w:t>
      </w:r>
      <w:r w:rsidR="00156B98">
        <w:rPr>
          <w:rFonts w:ascii="Times New Roman" w:hAnsi="宋体"/>
          <w:szCs w:val="24"/>
        </w:rPr>
        <w:t>的进一步普及，相关</w:t>
      </w:r>
      <w:r w:rsidR="00156B98">
        <w:rPr>
          <w:rFonts w:ascii="Times New Roman" w:hAnsi="宋体" w:hint="eastAsia"/>
          <w:szCs w:val="24"/>
        </w:rPr>
        <w:t>表格</w:t>
      </w:r>
      <w:r w:rsidR="00156B98">
        <w:rPr>
          <w:rFonts w:ascii="Times New Roman" w:hAnsi="宋体"/>
          <w:szCs w:val="24"/>
        </w:rPr>
        <w:t>数据</w:t>
      </w:r>
      <w:r w:rsidR="00156B98">
        <w:rPr>
          <w:rFonts w:ascii="Times New Roman" w:hAnsi="宋体" w:hint="eastAsia"/>
          <w:szCs w:val="24"/>
        </w:rPr>
        <w:t>将</w:t>
      </w:r>
      <w:r w:rsidR="00156B98">
        <w:rPr>
          <w:rFonts w:ascii="Times New Roman" w:hAnsi="宋体"/>
          <w:szCs w:val="24"/>
        </w:rPr>
        <w:t>不断增多，通过应用自动化的抽取方式完成数据的采集必然成为未来发展的大趋势。</w:t>
      </w:r>
      <w:r w:rsidR="00156B98">
        <w:rPr>
          <w:rFonts w:ascii="Times New Roman" w:hAnsi="宋体" w:hint="eastAsia"/>
          <w:szCs w:val="24"/>
        </w:rPr>
        <w:t>因此从</w:t>
      </w:r>
      <w:r w:rsidR="00156B98">
        <w:rPr>
          <w:rFonts w:ascii="Times New Roman" w:hAnsi="宋体"/>
          <w:szCs w:val="24"/>
        </w:rPr>
        <w:t>该层面上说，本课题具有</w:t>
      </w:r>
      <w:r w:rsidR="00156B98">
        <w:rPr>
          <w:rFonts w:ascii="Times New Roman" w:hAnsi="宋体" w:hint="eastAsia"/>
          <w:szCs w:val="24"/>
        </w:rPr>
        <w:t>重要</w:t>
      </w:r>
      <w:r w:rsidR="00156B98">
        <w:rPr>
          <w:rFonts w:ascii="Times New Roman" w:hAnsi="宋体"/>
          <w:szCs w:val="24"/>
        </w:rPr>
        <w:t>的</w:t>
      </w:r>
      <w:r w:rsidR="00156B98">
        <w:rPr>
          <w:rFonts w:ascii="Times New Roman" w:hAnsi="宋体" w:hint="eastAsia"/>
          <w:szCs w:val="24"/>
        </w:rPr>
        <w:t>研究</w:t>
      </w:r>
      <w:r w:rsidR="00156B98">
        <w:rPr>
          <w:rFonts w:ascii="Times New Roman" w:hAnsi="宋体"/>
          <w:szCs w:val="24"/>
        </w:rPr>
        <w:t>意义和良好的应用前景</w:t>
      </w:r>
      <w:r w:rsidR="00156B98">
        <w:rPr>
          <w:rFonts w:ascii="Times New Roman" w:hAnsi="宋体" w:hint="eastAsia"/>
          <w:szCs w:val="24"/>
        </w:rPr>
        <w:t>。</w:t>
      </w:r>
    </w:p>
    <w:p w14:paraId="092FBDF6" w14:textId="77777777" w:rsidR="00173303" w:rsidRDefault="00173303">
      <w:pPr>
        <w:pStyle w:val="2"/>
      </w:pPr>
      <w:bookmarkStart w:id="100" w:name="_Toc342678790"/>
      <w:bookmarkStart w:id="101" w:name="_Toc406841145"/>
      <w:r>
        <w:rPr>
          <w:rFonts w:hint="eastAsia"/>
        </w:rPr>
        <w:t>硕士研究生期间的工作总结</w:t>
      </w:r>
      <w:bookmarkEnd w:id="100"/>
      <w:bookmarkEnd w:id="101"/>
    </w:p>
    <w:p w14:paraId="07974CA7" w14:textId="77777777" w:rsidR="00173303" w:rsidRDefault="00173303">
      <w:pPr>
        <w:pStyle w:val="a0"/>
        <w:spacing w:line="400" w:lineRule="exact"/>
        <w:rPr>
          <w:szCs w:val="22"/>
        </w:rPr>
      </w:pPr>
      <w:r>
        <w:rPr>
          <w:rFonts w:hint="eastAsia"/>
          <w:szCs w:val="22"/>
        </w:rPr>
        <w:t>本人自</w:t>
      </w:r>
      <w:r w:rsidR="00072969">
        <w:rPr>
          <w:rFonts w:hint="eastAsia"/>
          <w:szCs w:val="22"/>
        </w:rPr>
        <w:t>2012</w:t>
      </w:r>
      <w:r>
        <w:rPr>
          <w:rFonts w:hint="eastAsia"/>
          <w:szCs w:val="22"/>
        </w:rPr>
        <w:t>年</w:t>
      </w:r>
      <w:r>
        <w:rPr>
          <w:rFonts w:hint="eastAsia"/>
          <w:szCs w:val="22"/>
        </w:rPr>
        <w:t>10</w:t>
      </w:r>
      <w:r>
        <w:rPr>
          <w:rFonts w:hint="eastAsia"/>
          <w:szCs w:val="22"/>
        </w:rPr>
        <w:t>月进入北京邮电大学网络与交换国家重点实验室</w:t>
      </w:r>
      <w:r w:rsidR="00072969">
        <w:rPr>
          <w:rFonts w:hint="eastAsia"/>
          <w:szCs w:val="22"/>
        </w:rPr>
        <w:t>交换与智能控制中心以来，参与了</w:t>
      </w:r>
      <w:r w:rsidR="00E40A43">
        <w:rPr>
          <w:rFonts w:hint="eastAsia"/>
          <w:szCs w:val="22"/>
        </w:rPr>
        <w:t xml:space="preserve"> </w:t>
      </w:r>
      <w:r w:rsidR="00072969">
        <w:rPr>
          <w:rFonts w:hint="eastAsia"/>
          <w:szCs w:val="22"/>
        </w:rPr>
        <w:t>“基于微博的金融资讯检索平台”和“基于云的金融数据服务中心”</w:t>
      </w:r>
      <w:r w:rsidR="00E40A43">
        <w:rPr>
          <w:rFonts w:hint="eastAsia"/>
          <w:szCs w:val="22"/>
        </w:rPr>
        <w:t>两个校企合作项目。在项目中，本人参与了多个模块的研究、</w:t>
      </w:r>
      <w:r>
        <w:rPr>
          <w:rFonts w:hint="eastAsia"/>
          <w:szCs w:val="22"/>
        </w:rPr>
        <w:t>设计</w:t>
      </w:r>
      <w:r w:rsidR="00E40A43">
        <w:rPr>
          <w:rFonts w:hint="eastAsia"/>
          <w:szCs w:val="22"/>
        </w:rPr>
        <w:t>和开发工作，负责</w:t>
      </w:r>
      <w:r>
        <w:rPr>
          <w:rFonts w:hint="eastAsia"/>
          <w:szCs w:val="22"/>
        </w:rPr>
        <w:t>完成的主要内容包括：</w:t>
      </w:r>
    </w:p>
    <w:p w14:paraId="526464AE" w14:textId="77777777" w:rsidR="00E40A43" w:rsidRDefault="00E40A43" w:rsidP="00E40A43">
      <w:pPr>
        <w:pStyle w:val="a0"/>
        <w:numPr>
          <w:ilvl w:val="0"/>
          <w:numId w:val="3"/>
        </w:numPr>
        <w:spacing w:line="400" w:lineRule="exact"/>
        <w:rPr>
          <w:szCs w:val="22"/>
        </w:rPr>
      </w:pPr>
      <w:r>
        <w:rPr>
          <w:rFonts w:hint="eastAsia"/>
          <w:szCs w:val="22"/>
        </w:rPr>
        <w:lastRenderedPageBreak/>
        <w:t>利用微博开放</w:t>
      </w:r>
      <w:r>
        <w:rPr>
          <w:rFonts w:hint="eastAsia"/>
          <w:szCs w:val="22"/>
        </w:rPr>
        <w:t>API</w:t>
      </w:r>
      <w:r>
        <w:rPr>
          <w:rFonts w:hint="eastAsia"/>
          <w:szCs w:val="22"/>
        </w:rPr>
        <w:t>接口</w:t>
      </w:r>
      <w:r w:rsidR="004B20D1">
        <w:rPr>
          <w:rFonts w:hint="eastAsia"/>
          <w:szCs w:val="22"/>
          <w:vertAlign w:val="superscript"/>
        </w:rPr>
        <w:t>[</w:t>
      </w:r>
      <w:r w:rsidR="004B20D1">
        <w:rPr>
          <w:szCs w:val="22"/>
          <w:vertAlign w:val="superscript"/>
        </w:rPr>
        <w:t>2</w:t>
      </w:r>
      <w:r w:rsidR="004B20D1">
        <w:rPr>
          <w:rFonts w:hint="eastAsia"/>
          <w:szCs w:val="22"/>
          <w:vertAlign w:val="superscript"/>
        </w:rPr>
        <w:t>]</w:t>
      </w:r>
      <w:r>
        <w:rPr>
          <w:rFonts w:hint="eastAsia"/>
          <w:szCs w:val="22"/>
        </w:rPr>
        <w:t>对新浪，腾讯</w:t>
      </w:r>
      <w:r w:rsidR="004B20D1">
        <w:rPr>
          <w:rFonts w:hint="eastAsia"/>
          <w:szCs w:val="22"/>
          <w:vertAlign w:val="superscript"/>
        </w:rPr>
        <w:t>[</w:t>
      </w:r>
      <w:r w:rsidR="0096107C">
        <w:rPr>
          <w:szCs w:val="22"/>
          <w:vertAlign w:val="superscript"/>
        </w:rPr>
        <w:t>3</w:t>
      </w:r>
      <w:r w:rsidR="004B20D1">
        <w:rPr>
          <w:rFonts w:hint="eastAsia"/>
          <w:szCs w:val="22"/>
          <w:vertAlign w:val="superscript"/>
        </w:rPr>
        <w:t>]</w:t>
      </w:r>
      <w:r>
        <w:rPr>
          <w:rFonts w:hint="eastAsia"/>
          <w:szCs w:val="22"/>
        </w:rPr>
        <w:t>和搜狐</w:t>
      </w:r>
      <w:r w:rsidR="0096107C">
        <w:rPr>
          <w:rFonts w:hint="eastAsia"/>
          <w:szCs w:val="22"/>
          <w:vertAlign w:val="superscript"/>
        </w:rPr>
        <w:t>[</w:t>
      </w:r>
      <w:r w:rsidR="0096107C">
        <w:rPr>
          <w:szCs w:val="22"/>
          <w:vertAlign w:val="superscript"/>
        </w:rPr>
        <w:t>4</w:t>
      </w:r>
      <w:r w:rsidR="0096107C">
        <w:rPr>
          <w:rFonts w:hint="eastAsia"/>
          <w:szCs w:val="22"/>
          <w:vertAlign w:val="superscript"/>
        </w:rPr>
        <w:t>]</w:t>
      </w:r>
      <w:r w:rsidR="008C240C">
        <w:rPr>
          <w:rFonts w:hint="eastAsia"/>
          <w:szCs w:val="22"/>
        </w:rPr>
        <w:t>三大</w:t>
      </w:r>
      <w:r>
        <w:rPr>
          <w:rFonts w:hint="eastAsia"/>
          <w:szCs w:val="22"/>
        </w:rPr>
        <w:t>微博</w:t>
      </w:r>
      <w:r w:rsidR="008C240C">
        <w:rPr>
          <w:rFonts w:hint="eastAsia"/>
          <w:szCs w:val="22"/>
        </w:rPr>
        <w:t>平台的微博</w:t>
      </w:r>
      <w:r>
        <w:rPr>
          <w:rFonts w:hint="eastAsia"/>
          <w:szCs w:val="22"/>
        </w:rPr>
        <w:t>进行抓取和更新，</w:t>
      </w:r>
      <w:r w:rsidR="008C240C">
        <w:rPr>
          <w:rFonts w:hint="eastAsia"/>
          <w:szCs w:val="22"/>
        </w:rPr>
        <w:t>协助完成系统设计，</w:t>
      </w:r>
      <w:r>
        <w:rPr>
          <w:rFonts w:hint="eastAsia"/>
          <w:szCs w:val="22"/>
        </w:rPr>
        <w:t>完成代码的编写和测试，并参与相关设计文档的撰写</w:t>
      </w:r>
      <w:r w:rsidR="008C240C">
        <w:rPr>
          <w:rFonts w:hint="eastAsia"/>
          <w:szCs w:val="22"/>
        </w:rPr>
        <w:t>。</w:t>
      </w:r>
    </w:p>
    <w:p w14:paraId="70774205" w14:textId="77777777" w:rsidR="00173303" w:rsidRDefault="007318EF">
      <w:pPr>
        <w:pStyle w:val="a0"/>
        <w:numPr>
          <w:ilvl w:val="0"/>
          <w:numId w:val="3"/>
        </w:numPr>
        <w:spacing w:line="400" w:lineRule="exact"/>
        <w:rPr>
          <w:szCs w:val="22"/>
        </w:rPr>
      </w:pPr>
      <w:r>
        <w:rPr>
          <w:rFonts w:hint="eastAsia"/>
          <w:szCs w:val="22"/>
        </w:rPr>
        <w:t>基于金融微博的短文本分类系统的设计与实现，该系统是“基于微博的金融资讯平台”项目的的子系统，属于数据分析模块，为检索平台</w:t>
      </w:r>
      <w:r w:rsidR="00E40A43">
        <w:rPr>
          <w:rFonts w:hint="eastAsia"/>
          <w:szCs w:val="22"/>
        </w:rPr>
        <w:t>的类别</w:t>
      </w:r>
      <w:r>
        <w:rPr>
          <w:rFonts w:hint="eastAsia"/>
          <w:szCs w:val="22"/>
        </w:rPr>
        <w:t>检索提供基本支持。</w:t>
      </w:r>
      <w:r w:rsidR="000A7B64">
        <w:rPr>
          <w:rFonts w:hint="eastAsia"/>
          <w:szCs w:val="22"/>
        </w:rPr>
        <w:t>根据</w:t>
      </w:r>
      <w:r w:rsidR="000A7B64">
        <w:rPr>
          <w:szCs w:val="22"/>
        </w:rPr>
        <w:t>微博的特征，完成</w:t>
      </w:r>
      <w:r w:rsidR="000A7B64">
        <w:rPr>
          <w:rFonts w:hint="eastAsia"/>
          <w:szCs w:val="22"/>
        </w:rPr>
        <w:t>设计并</w:t>
      </w:r>
      <w:r w:rsidR="000A7B64">
        <w:rPr>
          <w:szCs w:val="22"/>
        </w:rPr>
        <w:t>实现了基于情感词典的短文本分类算法，并发表期刊论文一篇，</w:t>
      </w:r>
      <w:r w:rsidR="000A7B64">
        <w:rPr>
          <w:szCs w:val="22"/>
        </w:rPr>
        <w:t>EI</w:t>
      </w:r>
      <w:r w:rsidR="000A7B64">
        <w:rPr>
          <w:szCs w:val="22"/>
        </w:rPr>
        <w:t>检索。</w:t>
      </w:r>
    </w:p>
    <w:p w14:paraId="2A2CBFB7" w14:textId="77777777" w:rsidR="007318EF" w:rsidRDefault="007318EF">
      <w:pPr>
        <w:pStyle w:val="a0"/>
        <w:numPr>
          <w:ilvl w:val="0"/>
          <w:numId w:val="3"/>
        </w:numPr>
        <w:spacing w:line="400" w:lineRule="exact"/>
        <w:rPr>
          <w:szCs w:val="22"/>
        </w:rPr>
      </w:pPr>
      <w:r>
        <w:rPr>
          <w:rFonts w:hint="eastAsia"/>
          <w:szCs w:val="22"/>
        </w:rPr>
        <w:t>基于</w:t>
      </w:r>
      <w:r>
        <w:rPr>
          <w:rFonts w:hint="eastAsia"/>
          <w:szCs w:val="22"/>
        </w:rPr>
        <w:t>PDF</w:t>
      </w:r>
      <w:r>
        <w:rPr>
          <w:rFonts w:hint="eastAsia"/>
          <w:szCs w:val="22"/>
        </w:rPr>
        <w:t>文档的表格识别与提取算法的设计与实现。该算法应用在“基于云的金融数据服务中心”项目的数据采集系统。将非结构化的表格数据转换成结构化的</w:t>
      </w:r>
      <w:r>
        <w:rPr>
          <w:rFonts w:hint="eastAsia"/>
          <w:szCs w:val="22"/>
        </w:rPr>
        <w:t>Json</w:t>
      </w:r>
      <w:r>
        <w:rPr>
          <w:rFonts w:hint="eastAsia"/>
          <w:szCs w:val="22"/>
        </w:rPr>
        <w:t>格式数据，供平台的上层应用使用。</w:t>
      </w:r>
      <w:r w:rsidR="000D522C">
        <w:rPr>
          <w:rFonts w:hint="eastAsia"/>
          <w:szCs w:val="22"/>
        </w:rPr>
        <w:t>由于</w:t>
      </w:r>
      <w:r w:rsidR="000D522C">
        <w:rPr>
          <w:szCs w:val="22"/>
        </w:rPr>
        <w:t>PDF</w:t>
      </w:r>
      <w:r w:rsidR="000D522C">
        <w:rPr>
          <w:szCs w:val="22"/>
        </w:rPr>
        <w:t>结构特殊，</w:t>
      </w:r>
      <w:r w:rsidR="000D522C">
        <w:rPr>
          <w:rFonts w:hint="eastAsia"/>
          <w:szCs w:val="22"/>
        </w:rPr>
        <w:t>表格</w:t>
      </w:r>
      <w:r w:rsidR="000D522C">
        <w:rPr>
          <w:szCs w:val="22"/>
        </w:rPr>
        <w:t>提取存在一定难度。主要</w:t>
      </w:r>
      <w:r w:rsidR="000D522C">
        <w:rPr>
          <w:rFonts w:hint="eastAsia"/>
          <w:szCs w:val="22"/>
        </w:rPr>
        <w:t>难点</w:t>
      </w:r>
      <w:r w:rsidR="000D522C">
        <w:rPr>
          <w:szCs w:val="22"/>
        </w:rPr>
        <w:t>包括表格基本特征提取，表</w:t>
      </w:r>
      <w:r w:rsidR="000D522C">
        <w:rPr>
          <w:rFonts w:hint="eastAsia"/>
          <w:szCs w:val="22"/>
        </w:rPr>
        <w:t>格结构</w:t>
      </w:r>
      <w:r w:rsidR="000D522C">
        <w:rPr>
          <w:szCs w:val="22"/>
        </w:rPr>
        <w:t>识别，表格还原，复杂表头处理等。</w:t>
      </w:r>
    </w:p>
    <w:p w14:paraId="11C399BD" w14:textId="47266D5A" w:rsidR="00173303" w:rsidRPr="002A2422" w:rsidRDefault="00173303" w:rsidP="002A2422">
      <w:pPr>
        <w:pStyle w:val="a0"/>
        <w:spacing w:line="400" w:lineRule="exact"/>
        <w:ind w:firstLine="360"/>
        <w:rPr>
          <w:szCs w:val="22"/>
        </w:rPr>
      </w:pPr>
      <w:r>
        <w:rPr>
          <w:rFonts w:hint="eastAsia"/>
          <w:szCs w:val="22"/>
        </w:rPr>
        <w:t>此外，本人还调研了云计算技术、</w:t>
      </w:r>
      <w:r w:rsidR="007318EF">
        <w:rPr>
          <w:rFonts w:hint="eastAsia"/>
          <w:szCs w:val="22"/>
        </w:rPr>
        <w:t>搭建云平台环境</w:t>
      </w:r>
      <w:r>
        <w:rPr>
          <w:rFonts w:hint="eastAsia"/>
          <w:szCs w:val="22"/>
        </w:rPr>
        <w:t>，参与撰写多项技术解决方案、设计文档、专利等。</w:t>
      </w:r>
      <w:r w:rsidR="008C240C">
        <w:rPr>
          <w:rFonts w:hint="eastAsia"/>
          <w:szCs w:val="22"/>
        </w:rPr>
        <w:t>本论文的工作将在</w:t>
      </w:r>
      <w:r>
        <w:rPr>
          <w:rFonts w:hint="eastAsia"/>
          <w:szCs w:val="22"/>
        </w:rPr>
        <w:t>第</w:t>
      </w:r>
      <w:r>
        <w:rPr>
          <w:rFonts w:hint="eastAsia"/>
          <w:szCs w:val="22"/>
        </w:rPr>
        <w:t>3</w:t>
      </w:r>
      <w:r>
        <w:rPr>
          <w:rFonts w:hint="eastAsia"/>
          <w:szCs w:val="22"/>
        </w:rPr>
        <w:t>点的基础上进行扩展，</w:t>
      </w:r>
      <w:r w:rsidR="008C240C">
        <w:rPr>
          <w:rFonts w:hint="eastAsia"/>
          <w:szCs w:val="22"/>
        </w:rPr>
        <w:t>提出一种通用的基于</w:t>
      </w:r>
      <w:r w:rsidR="008C240C">
        <w:rPr>
          <w:rFonts w:hint="eastAsia"/>
          <w:szCs w:val="22"/>
        </w:rPr>
        <w:t>PDF</w:t>
      </w:r>
      <w:r w:rsidR="008C240C">
        <w:rPr>
          <w:rFonts w:hint="eastAsia"/>
          <w:szCs w:val="22"/>
        </w:rPr>
        <w:t>格式文档的表格提取</w:t>
      </w:r>
      <w:r w:rsidR="0021149C">
        <w:rPr>
          <w:rFonts w:hint="eastAsia"/>
          <w:szCs w:val="22"/>
        </w:rPr>
        <w:t>方法</w:t>
      </w:r>
      <w:r w:rsidR="008C240C">
        <w:rPr>
          <w:rFonts w:hint="eastAsia"/>
          <w:szCs w:val="22"/>
        </w:rPr>
        <w:t>。</w:t>
      </w:r>
      <w:r w:rsidR="008C240C">
        <w:rPr>
          <w:rFonts w:hint="eastAsia"/>
        </w:rPr>
        <w:t xml:space="preserve"> </w:t>
      </w:r>
    </w:p>
    <w:p w14:paraId="17ED9B5D" w14:textId="77777777" w:rsidR="00173303" w:rsidRDefault="00173303">
      <w:pPr>
        <w:pStyle w:val="2"/>
      </w:pPr>
      <w:bookmarkStart w:id="102" w:name="_Toc248481439"/>
      <w:bookmarkStart w:id="103" w:name="_Toc406841146"/>
      <w:r>
        <w:t>论文组织结构</w:t>
      </w:r>
      <w:bookmarkEnd w:id="102"/>
      <w:bookmarkEnd w:id="103"/>
    </w:p>
    <w:p w14:paraId="116DFF00" w14:textId="77777777" w:rsidR="00173303" w:rsidRDefault="002A2422" w:rsidP="002A2422">
      <w:pPr>
        <w:pStyle w:val="07415"/>
        <w:rPr>
          <w:rFonts w:cs="Times New Roman"/>
        </w:rPr>
      </w:pPr>
      <w:r>
        <w:rPr>
          <w:rFonts w:cs="Times New Roman" w:hint="eastAsia"/>
        </w:rPr>
        <w:t>本</w:t>
      </w:r>
      <w:r>
        <w:rPr>
          <w:rFonts w:cs="Times New Roman"/>
        </w:rPr>
        <w:t>论文的组织结构如下表所示：</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9"/>
        <w:gridCol w:w="6520"/>
      </w:tblGrid>
      <w:tr w:rsidR="002A2422" w14:paraId="147D9162" w14:textId="77777777" w:rsidTr="00145EC8">
        <w:trPr>
          <w:jc w:val="center"/>
        </w:trPr>
        <w:tc>
          <w:tcPr>
            <w:tcW w:w="1559" w:type="dxa"/>
            <w:shd w:val="clear" w:color="auto" w:fill="auto"/>
          </w:tcPr>
          <w:p w14:paraId="43DC7007" w14:textId="77777777" w:rsidR="002A2422" w:rsidRPr="00145EC8" w:rsidRDefault="002A2422" w:rsidP="000D522C">
            <w:pPr>
              <w:pStyle w:val="07415"/>
              <w:ind w:firstLine="0"/>
              <w:jc w:val="center"/>
              <w:rPr>
                <w:rFonts w:cs="Times New Roman"/>
              </w:rPr>
            </w:pPr>
            <w:r w:rsidRPr="00145EC8">
              <w:rPr>
                <w:rFonts w:cs="Times New Roman" w:hint="eastAsia"/>
              </w:rPr>
              <w:t>第一章</w:t>
            </w:r>
          </w:p>
        </w:tc>
        <w:tc>
          <w:tcPr>
            <w:tcW w:w="6520" w:type="dxa"/>
            <w:shd w:val="clear" w:color="auto" w:fill="auto"/>
          </w:tcPr>
          <w:p w14:paraId="7AC28BE4" w14:textId="77777777" w:rsidR="002A2422" w:rsidRPr="00145EC8" w:rsidRDefault="002A2422" w:rsidP="000D522C">
            <w:pPr>
              <w:pStyle w:val="07415"/>
              <w:ind w:firstLine="0"/>
              <w:rPr>
                <w:rFonts w:cs="Times New Roman"/>
              </w:rPr>
            </w:pPr>
            <w:r w:rsidRPr="00145EC8">
              <w:rPr>
                <w:rFonts w:cs="Times New Roman" w:hint="eastAsia"/>
              </w:rPr>
              <w:t>绪论</w:t>
            </w:r>
            <w:r w:rsidRPr="00145EC8">
              <w:rPr>
                <w:rFonts w:cs="Times New Roman"/>
              </w:rPr>
              <w:t>：研究背景，研究意义，工作总结</w:t>
            </w:r>
            <w:r w:rsidRPr="00145EC8">
              <w:rPr>
                <w:rFonts w:cs="Times New Roman" w:hint="eastAsia"/>
              </w:rPr>
              <w:t>，</w:t>
            </w:r>
            <w:r w:rsidRPr="00145EC8">
              <w:rPr>
                <w:rFonts w:cs="Times New Roman"/>
              </w:rPr>
              <w:t>论文结构概述</w:t>
            </w:r>
          </w:p>
        </w:tc>
      </w:tr>
      <w:tr w:rsidR="002A2422" w14:paraId="0D898ED5" w14:textId="77777777" w:rsidTr="00145EC8">
        <w:trPr>
          <w:jc w:val="center"/>
        </w:trPr>
        <w:tc>
          <w:tcPr>
            <w:tcW w:w="1559" w:type="dxa"/>
            <w:shd w:val="clear" w:color="auto" w:fill="auto"/>
          </w:tcPr>
          <w:p w14:paraId="303F1147" w14:textId="77777777" w:rsidR="002A2422" w:rsidRPr="00145EC8" w:rsidRDefault="002A2422" w:rsidP="000D522C">
            <w:pPr>
              <w:pStyle w:val="07415"/>
              <w:ind w:firstLine="0"/>
              <w:jc w:val="center"/>
              <w:rPr>
                <w:rFonts w:cs="Times New Roman"/>
              </w:rPr>
            </w:pPr>
            <w:r w:rsidRPr="00145EC8">
              <w:rPr>
                <w:rFonts w:cs="Times New Roman" w:hint="eastAsia"/>
              </w:rPr>
              <w:t>第二章</w:t>
            </w:r>
          </w:p>
        </w:tc>
        <w:tc>
          <w:tcPr>
            <w:tcW w:w="6520" w:type="dxa"/>
            <w:shd w:val="clear" w:color="auto" w:fill="auto"/>
          </w:tcPr>
          <w:p w14:paraId="7E869EDD" w14:textId="77777777" w:rsidR="002A2422" w:rsidRPr="00145EC8" w:rsidRDefault="002A2422" w:rsidP="000D522C">
            <w:pPr>
              <w:pStyle w:val="07415"/>
              <w:ind w:firstLine="0"/>
              <w:rPr>
                <w:rFonts w:cs="Times New Roman"/>
              </w:rPr>
            </w:pPr>
            <w:r w:rsidRPr="00145EC8">
              <w:rPr>
                <w:rFonts w:cs="Times New Roman" w:hint="eastAsia"/>
              </w:rPr>
              <w:t>论文背景</w:t>
            </w:r>
            <w:r w:rsidRPr="00145EC8">
              <w:rPr>
                <w:rFonts w:cs="Times New Roman"/>
              </w:rPr>
              <w:t>理论及相关技术介绍</w:t>
            </w:r>
          </w:p>
        </w:tc>
      </w:tr>
      <w:tr w:rsidR="002A2422" w14:paraId="4DCF1FEA" w14:textId="77777777" w:rsidTr="00145EC8">
        <w:trPr>
          <w:jc w:val="center"/>
        </w:trPr>
        <w:tc>
          <w:tcPr>
            <w:tcW w:w="1559" w:type="dxa"/>
            <w:shd w:val="clear" w:color="auto" w:fill="auto"/>
          </w:tcPr>
          <w:p w14:paraId="71392F4F" w14:textId="77777777" w:rsidR="002A2422" w:rsidRPr="00145EC8" w:rsidRDefault="002A2422" w:rsidP="000D522C">
            <w:pPr>
              <w:pStyle w:val="07415"/>
              <w:ind w:firstLine="0"/>
              <w:jc w:val="center"/>
              <w:rPr>
                <w:rFonts w:cs="Times New Roman"/>
              </w:rPr>
            </w:pPr>
            <w:r w:rsidRPr="00145EC8">
              <w:rPr>
                <w:rFonts w:cs="Times New Roman" w:hint="eastAsia"/>
              </w:rPr>
              <w:t>第三</w:t>
            </w:r>
            <w:r w:rsidRPr="00145EC8">
              <w:rPr>
                <w:rFonts w:cs="Times New Roman"/>
              </w:rPr>
              <w:t>章</w:t>
            </w:r>
          </w:p>
        </w:tc>
        <w:tc>
          <w:tcPr>
            <w:tcW w:w="6520" w:type="dxa"/>
            <w:shd w:val="clear" w:color="auto" w:fill="auto"/>
          </w:tcPr>
          <w:p w14:paraId="39D8D0CD" w14:textId="0F6C9CB9" w:rsidR="002A2422" w:rsidRPr="00145EC8" w:rsidRDefault="0021149C" w:rsidP="000D522C">
            <w:pPr>
              <w:pStyle w:val="07415"/>
              <w:ind w:firstLine="0"/>
              <w:rPr>
                <w:rFonts w:cs="Times New Roman"/>
              </w:rPr>
            </w:pPr>
            <w:r>
              <w:rPr>
                <w:rFonts w:cs="Times New Roman" w:hint="eastAsia"/>
              </w:rPr>
              <w:t>常见</w:t>
            </w:r>
            <w:r w:rsidR="002A2422" w:rsidRPr="00145EC8">
              <w:rPr>
                <w:rFonts w:cs="Times New Roman" w:hint="eastAsia"/>
              </w:rPr>
              <w:t>表格</w:t>
            </w:r>
            <w:r w:rsidR="002A2422" w:rsidRPr="00145EC8">
              <w:rPr>
                <w:rFonts w:cs="Times New Roman"/>
              </w:rPr>
              <w:t>数据抽取</w:t>
            </w:r>
            <w:r>
              <w:rPr>
                <w:rFonts w:cs="Times New Roman" w:hint="eastAsia"/>
              </w:rPr>
              <w:t>方法</w:t>
            </w:r>
            <w:r w:rsidR="002A2422" w:rsidRPr="00145EC8">
              <w:rPr>
                <w:rFonts w:cs="Times New Roman"/>
              </w:rPr>
              <w:t>的</w:t>
            </w:r>
            <w:r>
              <w:rPr>
                <w:rFonts w:cs="Times New Roman"/>
              </w:rPr>
              <w:t>介绍</w:t>
            </w:r>
            <w:r w:rsidR="009D3993">
              <w:rPr>
                <w:rFonts w:cs="Times New Roman" w:hint="eastAsia"/>
              </w:rPr>
              <w:t>与</w:t>
            </w:r>
            <w:r w:rsidR="009D3993">
              <w:rPr>
                <w:rFonts w:cs="Times New Roman"/>
              </w:rPr>
              <w:t>分析</w:t>
            </w:r>
          </w:p>
        </w:tc>
      </w:tr>
      <w:tr w:rsidR="002A2422" w14:paraId="4C6D60AC" w14:textId="77777777" w:rsidTr="00145EC8">
        <w:trPr>
          <w:jc w:val="center"/>
        </w:trPr>
        <w:tc>
          <w:tcPr>
            <w:tcW w:w="1559" w:type="dxa"/>
            <w:shd w:val="clear" w:color="auto" w:fill="auto"/>
          </w:tcPr>
          <w:p w14:paraId="1E082CE0" w14:textId="77777777" w:rsidR="002A2422" w:rsidRPr="00145EC8" w:rsidRDefault="002A2422" w:rsidP="000D522C">
            <w:pPr>
              <w:pStyle w:val="07415"/>
              <w:ind w:firstLine="0"/>
              <w:jc w:val="center"/>
              <w:rPr>
                <w:rFonts w:cs="Times New Roman"/>
              </w:rPr>
            </w:pPr>
            <w:r w:rsidRPr="00145EC8">
              <w:rPr>
                <w:rFonts w:cs="Times New Roman" w:hint="eastAsia"/>
              </w:rPr>
              <w:t>第四章</w:t>
            </w:r>
          </w:p>
        </w:tc>
        <w:tc>
          <w:tcPr>
            <w:tcW w:w="6520" w:type="dxa"/>
            <w:shd w:val="clear" w:color="auto" w:fill="auto"/>
          </w:tcPr>
          <w:p w14:paraId="3AAE5130" w14:textId="14C99038" w:rsidR="002A2422" w:rsidRPr="00145EC8" w:rsidRDefault="002A2422" w:rsidP="000D522C">
            <w:pPr>
              <w:pStyle w:val="07415"/>
              <w:ind w:firstLine="0"/>
              <w:rPr>
                <w:rFonts w:cs="Times New Roman"/>
              </w:rPr>
            </w:pPr>
            <w:r w:rsidRPr="00145EC8">
              <w:rPr>
                <w:rFonts w:cs="Times New Roman" w:hint="eastAsia"/>
              </w:rPr>
              <w:t>PDF</w:t>
            </w:r>
            <w:r w:rsidR="009D3993">
              <w:rPr>
                <w:rFonts w:cs="Times New Roman" w:hint="eastAsia"/>
              </w:rPr>
              <w:t>文件</w:t>
            </w:r>
            <w:r w:rsidR="009D3993">
              <w:rPr>
                <w:rFonts w:cs="Times New Roman"/>
              </w:rPr>
              <w:t>的</w:t>
            </w:r>
            <w:r w:rsidRPr="00145EC8">
              <w:rPr>
                <w:rFonts w:cs="Times New Roman"/>
              </w:rPr>
              <w:t>表格数据抽取关键</w:t>
            </w:r>
            <w:r w:rsidR="009D3993">
              <w:rPr>
                <w:rFonts w:cs="Times New Roman" w:hint="eastAsia"/>
              </w:rPr>
              <w:t>问题</w:t>
            </w:r>
            <w:r w:rsidR="0021149C">
              <w:rPr>
                <w:rFonts w:cs="Times New Roman"/>
              </w:rPr>
              <w:t>的</w:t>
            </w:r>
            <w:r w:rsidRPr="00145EC8">
              <w:rPr>
                <w:rFonts w:cs="Times New Roman"/>
              </w:rPr>
              <w:t>研究</w:t>
            </w:r>
          </w:p>
        </w:tc>
      </w:tr>
      <w:tr w:rsidR="002A2422" w14:paraId="41E65D1E" w14:textId="77777777" w:rsidTr="00145EC8">
        <w:trPr>
          <w:jc w:val="center"/>
        </w:trPr>
        <w:tc>
          <w:tcPr>
            <w:tcW w:w="1559" w:type="dxa"/>
            <w:shd w:val="clear" w:color="auto" w:fill="auto"/>
          </w:tcPr>
          <w:p w14:paraId="1B229634" w14:textId="77777777" w:rsidR="002A2422" w:rsidRPr="00145EC8" w:rsidRDefault="002A2422" w:rsidP="000D522C">
            <w:pPr>
              <w:pStyle w:val="07415"/>
              <w:ind w:firstLine="0"/>
              <w:jc w:val="center"/>
              <w:rPr>
                <w:rFonts w:cs="Times New Roman"/>
              </w:rPr>
            </w:pPr>
            <w:r w:rsidRPr="00145EC8">
              <w:rPr>
                <w:rFonts w:cs="Times New Roman" w:hint="eastAsia"/>
              </w:rPr>
              <w:t>第五章</w:t>
            </w:r>
          </w:p>
        </w:tc>
        <w:tc>
          <w:tcPr>
            <w:tcW w:w="6520" w:type="dxa"/>
            <w:shd w:val="clear" w:color="auto" w:fill="auto"/>
          </w:tcPr>
          <w:p w14:paraId="18E91C10" w14:textId="77777777" w:rsidR="002A2422" w:rsidRPr="00145EC8" w:rsidRDefault="002A2422" w:rsidP="000D522C">
            <w:pPr>
              <w:pStyle w:val="07415"/>
              <w:ind w:firstLine="0"/>
              <w:rPr>
                <w:rFonts w:cs="Times New Roman"/>
              </w:rPr>
            </w:pPr>
            <w:r w:rsidRPr="00145EC8">
              <w:rPr>
                <w:rFonts w:cs="Times New Roman" w:hint="eastAsia"/>
              </w:rPr>
              <w:t>PDF</w:t>
            </w:r>
            <w:r w:rsidRPr="00145EC8">
              <w:rPr>
                <w:rFonts w:cs="Times New Roman"/>
              </w:rPr>
              <w:t>表格数据抽取系统的设计和实现</w:t>
            </w:r>
          </w:p>
        </w:tc>
      </w:tr>
      <w:tr w:rsidR="002A2422" w14:paraId="32980687" w14:textId="77777777" w:rsidTr="00145EC8">
        <w:trPr>
          <w:jc w:val="center"/>
        </w:trPr>
        <w:tc>
          <w:tcPr>
            <w:tcW w:w="1559" w:type="dxa"/>
            <w:shd w:val="clear" w:color="auto" w:fill="auto"/>
          </w:tcPr>
          <w:p w14:paraId="3D8F106E" w14:textId="77777777" w:rsidR="002A2422" w:rsidRPr="00145EC8" w:rsidRDefault="002A2422" w:rsidP="000D522C">
            <w:pPr>
              <w:pStyle w:val="07415"/>
              <w:ind w:firstLine="0"/>
              <w:jc w:val="center"/>
              <w:rPr>
                <w:rFonts w:cs="Times New Roman"/>
              </w:rPr>
            </w:pPr>
            <w:r w:rsidRPr="00145EC8">
              <w:rPr>
                <w:rFonts w:cs="Times New Roman" w:hint="eastAsia"/>
              </w:rPr>
              <w:t>第六章</w:t>
            </w:r>
          </w:p>
        </w:tc>
        <w:tc>
          <w:tcPr>
            <w:tcW w:w="6520" w:type="dxa"/>
            <w:shd w:val="clear" w:color="auto" w:fill="auto"/>
          </w:tcPr>
          <w:p w14:paraId="34761F35" w14:textId="77777777" w:rsidR="002A2422" w:rsidRPr="00145EC8" w:rsidRDefault="002A2422" w:rsidP="000D522C">
            <w:pPr>
              <w:pStyle w:val="07415"/>
              <w:ind w:firstLine="0"/>
              <w:rPr>
                <w:rFonts w:cs="Times New Roman"/>
              </w:rPr>
            </w:pPr>
            <w:r w:rsidRPr="00145EC8">
              <w:rPr>
                <w:rFonts w:cs="Times New Roman" w:hint="eastAsia"/>
              </w:rPr>
              <w:t>总结</w:t>
            </w:r>
            <w:r w:rsidRPr="00145EC8">
              <w:rPr>
                <w:rFonts w:cs="Times New Roman"/>
              </w:rPr>
              <w:t>和展望</w:t>
            </w:r>
          </w:p>
        </w:tc>
      </w:tr>
      <w:tr w:rsidR="000D522C" w14:paraId="0ED49D98" w14:textId="77777777" w:rsidTr="00145EC8">
        <w:trPr>
          <w:jc w:val="center"/>
        </w:trPr>
        <w:tc>
          <w:tcPr>
            <w:tcW w:w="1559" w:type="dxa"/>
            <w:shd w:val="clear" w:color="auto" w:fill="auto"/>
          </w:tcPr>
          <w:p w14:paraId="0D3F2D75" w14:textId="77777777" w:rsidR="000D522C" w:rsidRPr="00145EC8" w:rsidRDefault="000D522C" w:rsidP="008C5BD0">
            <w:pPr>
              <w:pStyle w:val="07415"/>
              <w:ind w:firstLine="0"/>
              <w:jc w:val="center"/>
              <w:rPr>
                <w:rFonts w:cs="Times New Roman"/>
              </w:rPr>
            </w:pPr>
            <w:r>
              <w:rPr>
                <w:rFonts w:cs="Times New Roman" w:hint="eastAsia"/>
              </w:rPr>
              <w:t>附录</w:t>
            </w:r>
          </w:p>
        </w:tc>
        <w:tc>
          <w:tcPr>
            <w:tcW w:w="6520" w:type="dxa"/>
            <w:shd w:val="clear" w:color="auto" w:fill="auto"/>
          </w:tcPr>
          <w:p w14:paraId="4BBF8EC3" w14:textId="77777777" w:rsidR="000D522C" w:rsidRPr="00145EC8" w:rsidRDefault="000D522C" w:rsidP="00D206B5">
            <w:pPr>
              <w:pStyle w:val="07415"/>
              <w:ind w:firstLine="0"/>
              <w:rPr>
                <w:rFonts w:cs="Times New Roman"/>
              </w:rPr>
            </w:pPr>
            <w:r>
              <w:rPr>
                <w:rFonts w:cs="Times New Roman" w:hint="eastAsia"/>
              </w:rPr>
              <w:t>包含参考</w:t>
            </w:r>
            <w:r>
              <w:rPr>
                <w:rFonts w:cs="Times New Roman"/>
              </w:rPr>
              <w:t>文献、致谢、攻读学位期间发表的学术论文等</w:t>
            </w:r>
          </w:p>
        </w:tc>
      </w:tr>
    </w:tbl>
    <w:p w14:paraId="0DAE8007" w14:textId="77777777" w:rsidR="00540ED3" w:rsidRPr="00540ED3" w:rsidRDefault="00540ED3" w:rsidP="00540ED3">
      <w:pPr>
        <w:pStyle w:val="07415"/>
        <w:ind w:firstLine="0"/>
        <w:jc w:val="center"/>
        <w:rPr>
          <w:rFonts w:ascii="楷体_GB2312" w:eastAsia="楷体_GB2312" w:hAnsi="楷体" w:cs="Times New Roman"/>
          <w:sz w:val="21"/>
          <w:szCs w:val="21"/>
        </w:rPr>
      </w:pPr>
      <w:r w:rsidRPr="00540ED3">
        <w:rPr>
          <w:rFonts w:ascii="楷体_GB2312" w:eastAsia="楷体_GB2312" w:cs="Times New Roman" w:hint="eastAsia"/>
          <w:sz w:val="21"/>
          <w:szCs w:val="21"/>
        </w:rPr>
        <w:t xml:space="preserve">表1-1 </w:t>
      </w:r>
      <w:r w:rsidR="000D522C">
        <w:rPr>
          <w:rFonts w:ascii="楷体_GB2312" w:eastAsia="楷体_GB2312" w:cs="Times New Roman" w:hint="eastAsia"/>
          <w:sz w:val="21"/>
          <w:szCs w:val="21"/>
        </w:rPr>
        <w:t>论文组织结构表</w:t>
      </w:r>
    </w:p>
    <w:p w14:paraId="7A723BAB" w14:textId="77777777" w:rsidR="008C240C" w:rsidRDefault="002A2422" w:rsidP="002A2422">
      <w:pPr>
        <w:pStyle w:val="07415"/>
        <w:rPr>
          <w:rFonts w:cs="Times New Roman"/>
        </w:rPr>
      </w:pPr>
      <w:r>
        <w:rPr>
          <w:rFonts w:cs="Times New Roman" w:hint="eastAsia"/>
        </w:rPr>
        <w:t>第一章：</w:t>
      </w:r>
      <w:r>
        <w:rPr>
          <w:rFonts w:cs="Times New Roman"/>
        </w:rPr>
        <w:t>主要介绍了本课题提出的</w:t>
      </w:r>
      <w:r>
        <w:rPr>
          <w:rFonts w:cs="Times New Roman" w:hint="eastAsia"/>
        </w:rPr>
        <w:t>背景和</w:t>
      </w:r>
      <w:r>
        <w:rPr>
          <w:rFonts w:cs="Times New Roman"/>
        </w:rPr>
        <w:t>主要的研究意义。同时对本人在研究生期间的</w:t>
      </w:r>
      <w:r>
        <w:rPr>
          <w:rFonts w:cs="Times New Roman" w:hint="eastAsia"/>
        </w:rPr>
        <w:t>工作</w:t>
      </w:r>
      <w:r>
        <w:rPr>
          <w:rFonts w:cs="Times New Roman"/>
        </w:rPr>
        <w:t>进行了</w:t>
      </w:r>
      <w:r>
        <w:rPr>
          <w:rFonts w:cs="Times New Roman" w:hint="eastAsia"/>
        </w:rPr>
        <w:t>总结</w:t>
      </w:r>
      <w:r>
        <w:rPr>
          <w:rFonts w:cs="Times New Roman"/>
        </w:rPr>
        <w:t>。</w:t>
      </w:r>
      <w:r>
        <w:rPr>
          <w:rFonts w:cs="Times New Roman" w:hint="eastAsia"/>
        </w:rPr>
        <w:t>最后对论文的</w:t>
      </w:r>
      <w:r>
        <w:rPr>
          <w:rFonts w:cs="Times New Roman"/>
        </w:rPr>
        <w:t>整体</w:t>
      </w:r>
      <w:r>
        <w:rPr>
          <w:rFonts w:cs="Times New Roman" w:hint="eastAsia"/>
        </w:rPr>
        <w:t>组织结构</w:t>
      </w:r>
      <w:r>
        <w:rPr>
          <w:rFonts w:cs="Times New Roman"/>
        </w:rPr>
        <w:t>进行了梳理和总结。</w:t>
      </w:r>
    </w:p>
    <w:p w14:paraId="0B6818FE" w14:textId="77777777" w:rsidR="00740F3A" w:rsidRDefault="00740F3A" w:rsidP="002A2422">
      <w:pPr>
        <w:pStyle w:val="07415"/>
        <w:rPr>
          <w:rFonts w:cs="Times New Roman"/>
        </w:rPr>
      </w:pPr>
      <w:r>
        <w:rPr>
          <w:rFonts w:cs="Times New Roman" w:hint="eastAsia"/>
        </w:rPr>
        <w:t>第二章</w:t>
      </w:r>
      <w:r>
        <w:rPr>
          <w:rFonts w:cs="Times New Roman"/>
        </w:rPr>
        <w:t>：</w:t>
      </w:r>
      <w:r>
        <w:rPr>
          <w:rFonts w:cs="Times New Roman" w:hint="eastAsia"/>
        </w:rPr>
        <w:t>主要</w:t>
      </w:r>
      <w:r>
        <w:rPr>
          <w:rFonts w:cs="Times New Roman"/>
        </w:rPr>
        <w:t>介绍了</w:t>
      </w:r>
      <w:r>
        <w:rPr>
          <w:rFonts w:cs="Times New Roman"/>
        </w:rPr>
        <w:t>PDF</w:t>
      </w:r>
      <w:r>
        <w:rPr>
          <w:rFonts w:cs="Times New Roman"/>
        </w:rPr>
        <w:t>格式的基本</w:t>
      </w:r>
      <w:r>
        <w:rPr>
          <w:rFonts w:cs="Times New Roman" w:hint="eastAsia"/>
        </w:rPr>
        <w:t>结构</w:t>
      </w:r>
      <w:r>
        <w:rPr>
          <w:rFonts w:cs="Times New Roman"/>
        </w:rPr>
        <w:t>，从物理</w:t>
      </w:r>
      <w:r>
        <w:rPr>
          <w:rFonts w:cs="Times New Roman" w:hint="eastAsia"/>
        </w:rPr>
        <w:t>组织</w:t>
      </w:r>
      <w:r>
        <w:rPr>
          <w:rFonts w:cs="Times New Roman"/>
        </w:rPr>
        <w:t>结构和</w:t>
      </w:r>
      <w:r>
        <w:rPr>
          <w:rFonts w:cs="Times New Roman" w:hint="eastAsia"/>
        </w:rPr>
        <w:t>逻辑</w:t>
      </w:r>
      <w:r>
        <w:rPr>
          <w:rFonts w:cs="Times New Roman"/>
        </w:rPr>
        <w:t>组织结构两个方面加以</w:t>
      </w:r>
      <w:r>
        <w:rPr>
          <w:rFonts w:cs="Times New Roman" w:hint="eastAsia"/>
        </w:rPr>
        <w:t>介绍</w:t>
      </w:r>
      <w:r>
        <w:rPr>
          <w:rFonts w:cs="Times New Roman"/>
        </w:rPr>
        <w:t>。同时</w:t>
      </w:r>
      <w:r>
        <w:rPr>
          <w:rFonts w:cs="Times New Roman" w:hint="eastAsia"/>
        </w:rPr>
        <w:t>用</w:t>
      </w:r>
      <w:r>
        <w:rPr>
          <w:rFonts w:cs="Times New Roman"/>
        </w:rPr>
        <w:t>一个例子</w:t>
      </w:r>
      <w:r>
        <w:rPr>
          <w:rFonts w:cs="Times New Roman" w:hint="eastAsia"/>
        </w:rPr>
        <w:t>对</w:t>
      </w:r>
      <w:r>
        <w:rPr>
          <w:rFonts w:cs="Times New Roman"/>
        </w:rPr>
        <w:t>PDF</w:t>
      </w:r>
      <w:r>
        <w:rPr>
          <w:rFonts w:cs="Times New Roman"/>
        </w:rPr>
        <w:t>的文档</w:t>
      </w:r>
      <w:r>
        <w:rPr>
          <w:rFonts w:cs="Times New Roman" w:hint="eastAsia"/>
        </w:rPr>
        <w:t>格式</w:t>
      </w:r>
      <w:r>
        <w:rPr>
          <w:rFonts w:cs="Times New Roman"/>
        </w:rPr>
        <w:t>加以说明。第二</w:t>
      </w:r>
      <w:r>
        <w:rPr>
          <w:rFonts w:cs="Times New Roman" w:hint="eastAsia"/>
        </w:rPr>
        <w:t>部分介绍</w:t>
      </w:r>
      <w:r>
        <w:rPr>
          <w:rFonts w:cs="Times New Roman"/>
        </w:rPr>
        <w:t>了本课题使用的类库</w:t>
      </w:r>
      <w:r>
        <w:rPr>
          <w:rFonts w:cs="Times New Roman"/>
        </w:rPr>
        <w:t>PDFBox</w:t>
      </w:r>
      <w:r>
        <w:rPr>
          <w:rFonts w:cs="Times New Roman"/>
        </w:rPr>
        <w:t>。</w:t>
      </w:r>
      <w:r>
        <w:rPr>
          <w:rFonts w:cs="Times New Roman"/>
        </w:rPr>
        <w:t>PDFBox</w:t>
      </w:r>
      <w:r>
        <w:rPr>
          <w:rFonts w:cs="Times New Roman"/>
        </w:rPr>
        <w:t>是本课题提取</w:t>
      </w:r>
      <w:r>
        <w:rPr>
          <w:rFonts w:cs="Times New Roman"/>
        </w:rPr>
        <w:t>PDF</w:t>
      </w:r>
      <w:r>
        <w:rPr>
          <w:rFonts w:cs="Times New Roman"/>
        </w:rPr>
        <w:t>表格基本特征</w:t>
      </w:r>
      <w:r>
        <w:rPr>
          <w:rFonts w:cs="Times New Roman" w:hint="eastAsia"/>
        </w:rPr>
        <w:t>所</w:t>
      </w:r>
      <w:r>
        <w:rPr>
          <w:rFonts w:cs="Times New Roman"/>
        </w:rPr>
        <w:t>使用的开源类库，由于</w:t>
      </w:r>
      <w:r>
        <w:rPr>
          <w:rFonts w:cs="Times New Roman" w:hint="eastAsia"/>
        </w:rPr>
        <w:t>涉及</w:t>
      </w:r>
      <w:r>
        <w:rPr>
          <w:rFonts w:cs="Times New Roman"/>
        </w:rPr>
        <w:t>到修改源码，因此对其</w:t>
      </w:r>
      <w:r>
        <w:rPr>
          <w:rFonts w:cs="Times New Roman" w:hint="eastAsia"/>
        </w:rPr>
        <w:t>组织</w:t>
      </w:r>
      <w:r>
        <w:rPr>
          <w:rFonts w:cs="Times New Roman"/>
        </w:rPr>
        <w:t>结构也进行了介绍。</w:t>
      </w:r>
    </w:p>
    <w:p w14:paraId="33938424" w14:textId="691AFB6B" w:rsidR="00740F3A" w:rsidRDefault="00740F3A" w:rsidP="002A2422">
      <w:pPr>
        <w:pStyle w:val="07415"/>
        <w:rPr>
          <w:rFonts w:cs="Times New Roman"/>
        </w:rPr>
      </w:pPr>
      <w:r>
        <w:rPr>
          <w:rFonts w:cs="Times New Roman" w:hint="eastAsia"/>
        </w:rPr>
        <w:t>第三章</w:t>
      </w:r>
      <w:r>
        <w:rPr>
          <w:rFonts w:cs="Times New Roman"/>
        </w:rPr>
        <w:t>：主要介绍了基本的表格数据抽取</w:t>
      </w:r>
      <w:r w:rsidR="009D3993">
        <w:rPr>
          <w:rFonts w:cs="Times New Roman" w:hint="eastAsia"/>
        </w:rPr>
        <w:t>方法</w:t>
      </w:r>
      <w:r>
        <w:rPr>
          <w:rFonts w:cs="Times New Roman"/>
        </w:rPr>
        <w:t>，</w:t>
      </w:r>
      <w:r>
        <w:rPr>
          <w:rFonts w:cs="Times New Roman" w:hint="eastAsia"/>
        </w:rPr>
        <w:t>特征</w:t>
      </w:r>
      <w:r>
        <w:rPr>
          <w:rFonts w:cs="Times New Roman"/>
        </w:rPr>
        <w:t>识别上</w:t>
      </w:r>
      <w:r>
        <w:rPr>
          <w:rFonts w:cs="Times New Roman" w:hint="eastAsia"/>
        </w:rPr>
        <w:t>介绍</w:t>
      </w:r>
      <w:r>
        <w:rPr>
          <w:rFonts w:cs="Times New Roman"/>
        </w:rPr>
        <w:t>了基于</w:t>
      </w:r>
      <w:r>
        <w:rPr>
          <w:rFonts w:cs="Times New Roman"/>
        </w:rPr>
        <w:t>Web</w:t>
      </w:r>
      <w:r>
        <w:rPr>
          <w:rFonts w:cs="Times New Roman" w:hint="eastAsia"/>
        </w:rPr>
        <w:t>，</w:t>
      </w:r>
      <w:r>
        <w:rPr>
          <w:rFonts w:cs="Times New Roman"/>
        </w:rPr>
        <w:t>图</w:t>
      </w:r>
      <w:r>
        <w:rPr>
          <w:rFonts w:cs="Times New Roman"/>
        </w:rPr>
        <w:lastRenderedPageBreak/>
        <w:t>像和</w:t>
      </w:r>
      <w:r>
        <w:rPr>
          <w:rFonts w:cs="Times New Roman"/>
        </w:rPr>
        <w:t>PDF</w:t>
      </w:r>
      <w:r>
        <w:rPr>
          <w:rFonts w:cs="Times New Roman"/>
        </w:rPr>
        <w:t>的三种典型方法。同时</w:t>
      </w:r>
      <w:r>
        <w:rPr>
          <w:rFonts w:cs="Times New Roman" w:hint="eastAsia"/>
        </w:rPr>
        <w:t>分析</w:t>
      </w:r>
      <w:r>
        <w:rPr>
          <w:rFonts w:cs="Times New Roman"/>
        </w:rPr>
        <w:t>了表格抽取</w:t>
      </w:r>
      <w:r w:rsidR="009D3993">
        <w:rPr>
          <w:rFonts w:cs="Times New Roman" w:hint="eastAsia"/>
        </w:rPr>
        <w:t>方法</w:t>
      </w:r>
      <w:r>
        <w:rPr>
          <w:rFonts w:cs="Times New Roman"/>
        </w:rPr>
        <w:t>的主要</w:t>
      </w:r>
      <w:r w:rsidR="009D3993">
        <w:rPr>
          <w:rFonts w:cs="Times New Roman" w:hint="eastAsia"/>
        </w:rPr>
        <w:t>难点</w:t>
      </w:r>
      <w:r>
        <w:rPr>
          <w:rFonts w:cs="Times New Roman"/>
        </w:rPr>
        <w:t>，具体包括表格结构识别，复杂表头处理</w:t>
      </w:r>
      <w:r>
        <w:rPr>
          <w:rFonts w:cs="Times New Roman" w:hint="eastAsia"/>
        </w:rPr>
        <w:t>以及</w:t>
      </w:r>
      <w:r>
        <w:rPr>
          <w:rFonts w:cs="Times New Roman"/>
        </w:rPr>
        <w:t>无框线表格的还原等。</w:t>
      </w:r>
    </w:p>
    <w:p w14:paraId="3D4137F0" w14:textId="77C1017B" w:rsidR="00740F3A" w:rsidRDefault="00740F3A" w:rsidP="002A2422">
      <w:pPr>
        <w:pStyle w:val="07415"/>
        <w:rPr>
          <w:rFonts w:cs="Times New Roman"/>
        </w:rPr>
      </w:pPr>
      <w:r>
        <w:rPr>
          <w:rFonts w:cs="Times New Roman" w:hint="eastAsia"/>
        </w:rPr>
        <w:t>第四章</w:t>
      </w:r>
      <w:r>
        <w:rPr>
          <w:rFonts w:cs="Times New Roman"/>
        </w:rPr>
        <w:t>：针对第三章</w:t>
      </w:r>
      <w:r>
        <w:rPr>
          <w:rFonts w:cs="Times New Roman" w:hint="eastAsia"/>
        </w:rPr>
        <w:t>提出</w:t>
      </w:r>
      <w:r>
        <w:rPr>
          <w:rFonts w:cs="Times New Roman"/>
        </w:rPr>
        <w:t>的问题，第四章给出了本课题的处理方案。本</w:t>
      </w:r>
      <w:r>
        <w:rPr>
          <w:rFonts w:cs="Times New Roman" w:hint="eastAsia"/>
        </w:rPr>
        <w:t>章</w:t>
      </w:r>
      <w:r>
        <w:rPr>
          <w:rFonts w:cs="Times New Roman"/>
        </w:rPr>
        <w:t>是论文的重要章节，包含了本课题</w:t>
      </w:r>
      <w:r>
        <w:rPr>
          <w:rFonts w:cs="Times New Roman" w:hint="eastAsia"/>
        </w:rPr>
        <w:t>表格</w:t>
      </w:r>
      <w:r>
        <w:rPr>
          <w:rFonts w:cs="Times New Roman"/>
        </w:rPr>
        <w:t>识别和抽取的关键</w:t>
      </w:r>
      <w:r w:rsidR="009D3993">
        <w:rPr>
          <w:rFonts w:cs="Times New Roman" w:hint="eastAsia"/>
        </w:rPr>
        <w:t>问题</w:t>
      </w:r>
      <w:r>
        <w:rPr>
          <w:rFonts w:cs="Times New Roman"/>
        </w:rPr>
        <w:t>。涉及</w:t>
      </w:r>
      <w:r>
        <w:rPr>
          <w:rFonts w:cs="Times New Roman" w:hint="eastAsia"/>
        </w:rPr>
        <w:t>基于</w:t>
      </w:r>
      <w:r>
        <w:rPr>
          <w:rFonts w:cs="Times New Roman"/>
        </w:rPr>
        <w:t>PDFBox</w:t>
      </w:r>
      <w:r>
        <w:rPr>
          <w:rFonts w:cs="Times New Roman"/>
        </w:rPr>
        <w:t>的表</w:t>
      </w:r>
      <w:r>
        <w:rPr>
          <w:rFonts w:cs="Times New Roman" w:hint="eastAsia"/>
        </w:rPr>
        <w:t>格</w:t>
      </w:r>
      <w:r>
        <w:rPr>
          <w:rFonts w:cs="Times New Roman"/>
        </w:rPr>
        <w:t>特征提取，</w:t>
      </w:r>
      <w:r>
        <w:rPr>
          <w:rFonts w:cs="Times New Roman" w:hint="eastAsia"/>
        </w:rPr>
        <w:t>表格</w:t>
      </w:r>
      <w:r>
        <w:rPr>
          <w:rFonts w:cs="Times New Roman"/>
        </w:rPr>
        <w:t>还原，表格结构识别</w:t>
      </w:r>
      <w:r>
        <w:rPr>
          <w:rFonts w:cs="Times New Roman" w:hint="eastAsia"/>
        </w:rPr>
        <w:t>等</w:t>
      </w:r>
      <w:r>
        <w:rPr>
          <w:rFonts w:cs="Times New Roman"/>
        </w:rPr>
        <w:t>内容。</w:t>
      </w:r>
    </w:p>
    <w:p w14:paraId="0A0BCA62" w14:textId="3C5E2DF4" w:rsidR="008E4CE3" w:rsidRDefault="00740F3A" w:rsidP="008E4CE3">
      <w:pPr>
        <w:pStyle w:val="07415"/>
        <w:rPr>
          <w:rFonts w:cs="Times New Roman"/>
        </w:rPr>
      </w:pPr>
      <w:r>
        <w:rPr>
          <w:rFonts w:cs="Times New Roman" w:hint="eastAsia"/>
        </w:rPr>
        <w:t>第五章</w:t>
      </w:r>
      <w:r>
        <w:rPr>
          <w:rFonts w:cs="Times New Roman"/>
        </w:rPr>
        <w:t>：第五章是本</w:t>
      </w:r>
      <w:r w:rsidR="00BA57A4">
        <w:rPr>
          <w:rFonts w:cs="Times New Roman" w:hint="eastAsia"/>
        </w:rPr>
        <w:t>方法</w:t>
      </w:r>
      <w:r>
        <w:rPr>
          <w:rFonts w:cs="Times New Roman"/>
        </w:rPr>
        <w:t>的一个具体应用。即</w:t>
      </w:r>
      <w:r>
        <w:rPr>
          <w:rFonts w:cs="Times New Roman" w:hint="eastAsia"/>
        </w:rPr>
        <w:t>针对</w:t>
      </w:r>
      <w:r>
        <w:rPr>
          <w:rFonts w:cs="Times New Roman" w:hint="eastAsia"/>
        </w:rPr>
        <w:t>PDF</w:t>
      </w:r>
      <w:r>
        <w:rPr>
          <w:rFonts w:cs="Times New Roman"/>
        </w:rPr>
        <w:t>财务报表数据</w:t>
      </w:r>
      <w:r>
        <w:rPr>
          <w:rFonts w:cs="Times New Roman" w:hint="eastAsia"/>
        </w:rPr>
        <w:t>的</w:t>
      </w:r>
      <w:r>
        <w:rPr>
          <w:rFonts w:cs="Times New Roman"/>
        </w:rPr>
        <w:t>抽取系统的设计和实现。</w:t>
      </w:r>
      <w:r>
        <w:rPr>
          <w:rFonts w:cs="Times New Roman" w:hint="eastAsia"/>
        </w:rPr>
        <w:t>给出</w:t>
      </w:r>
      <w:r>
        <w:rPr>
          <w:rFonts w:cs="Times New Roman"/>
        </w:rPr>
        <w:t>了系统的整体设计架构图，</w:t>
      </w:r>
      <w:r>
        <w:rPr>
          <w:rFonts w:cs="Times New Roman" w:hint="eastAsia"/>
        </w:rPr>
        <w:t>流程图</w:t>
      </w:r>
      <w:r>
        <w:rPr>
          <w:rFonts w:cs="Times New Roman"/>
        </w:rPr>
        <w:t>，层次结构等。</w:t>
      </w:r>
      <w:r>
        <w:rPr>
          <w:rFonts w:cs="Times New Roman" w:hint="eastAsia"/>
        </w:rPr>
        <w:t>同时</w:t>
      </w:r>
      <w:r>
        <w:rPr>
          <w:rFonts w:cs="Times New Roman"/>
        </w:rPr>
        <w:t>展示了</w:t>
      </w:r>
      <w:r w:rsidR="008E4CE3">
        <w:rPr>
          <w:rFonts w:cs="Times New Roman" w:hint="eastAsia"/>
        </w:rPr>
        <w:t>抽取</w:t>
      </w:r>
      <w:r w:rsidR="008E4CE3">
        <w:rPr>
          <w:rFonts w:cs="Times New Roman"/>
        </w:rPr>
        <w:t>数据的</w:t>
      </w:r>
      <w:r w:rsidR="008E4CE3">
        <w:rPr>
          <w:rFonts w:cs="Times New Roman"/>
        </w:rPr>
        <w:t>HTML</w:t>
      </w:r>
      <w:r w:rsidR="008E4CE3">
        <w:rPr>
          <w:rFonts w:cs="Times New Roman"/>
        </w:rPr>
        <w:t>和</w:t>
      </w:r>
      <w:r w:rsidR="00665A6C">
        <w:rPr>
          <w:rFonts w:cs="Times New Roman"/>
        </w:rPr>
        <w:t>JSON</w:t>
      </w:r>
      <w:r w:rsidR="008E4CE3">
        <w:rPr>
          <w:rFonts w:cs="Times New Roman" w:hint="eastAsia"/>
        </w:rPr>
        <w:t>格式</w:t>
      </w:r>
      <w:r w:rsidR="008E4CE3">
        <w:rPr>
          <w:rFonts w:cs="Times New Roman"/>
        </w:rPr>
        <w:t>，并对</w:t>
      </w:r>
      <w:r w:rsidR="009D3993">
        <w:rPr>
          <w:rFonts w:cs="Times New Roman" w:hint="eastAsia"/>
        </w:rPr>
        <w:t>PDF</w:t>
      </w:r>
      <w:r w:rsidR="008E4CE3">
        <w:rPr>
          <w:rFonts w:cs="Times New Roman" w:hint="eastAsia"/>
        </w:rPr>
        <w:t>表格</w:t>
      </w:r>
      <w:r w:rsidR="008E4CE3">
        <w:rPr>
          <w:rFonts w:cs="Times New Roman"/>
        </w:rPr>
        <w:t>识别</w:t>
      </w:r>
      <w:r w:rsidR="009D3993">
        <w:rPr>
          <w:rFonts w:cs="Times New Roman" w:hint="eastAsia"/>
        </w:rPr>
        <w:t>方法</w:t>
      </w:r>
      <w:r w:rsidR="008E4CE3">
        <w:rPr>
          <w:rFonts w:cs="Times New Roman"/>
        </w:rPr>
        <w:t>的</w:t>
      </w:r>
      <w:r w:rsidR="008E4CE3">
        <w:rPr>
          <w:rFonts w:cs="Times New Roman" w:hint="eastAsia"/>
        </w:rPr>
        <w:t>准确</w:t>
      </w:r>
      <w:r w:rsidR="008E4CE3">
        <w:rPr>
          <w:rFonts w:cs="Times New Roman"/>
        </w:rPr>
        <w:t>性和有效性进行了测试和评估。</w:t>
      </w:r>
    </w:p>
    <w:p w14:paraId="015FBD10" w14:textId="77777777" w:rsidR="008E4CE3" w:rsidRPr="008E4CE3" w:rsidRDefault="008E4CE3" w:rsidP="008E4CE3">
      <w:pPr>
        <w:pStyle w:val="07415"/>
        <w:rPr>
          <w:rFonts w:cs="Times New Roman"/>
        </w:rPr>
      </w:pPr>
      <w:r>
        <w:rPr>
          <w:rFonts w:cs="Times New Roman" w:hint="eastAsia"/>
        </w:rPr>
        <w:t>第六章</w:t>
      </w:r>
      <w:r>
        <w:rPr>
          <w:rFonts w:cs="Times New Roman"/>
        </w:rPr>
        <w:t>：对论文</w:t>
      </w:r>
      <w:r>
        <w:rPr>
          <w:rFonts w:cs="Times New Roman" w:hint="eastAsia"/>
        </w:rPr>
        <w:t>的</w:t>
      </w:r>
      <w:r>
        <w:rPr>
          <w:rFonts w:cs="Times New Roman"/>
        </w:rPr>
        <w:t>总结，介绍了本论文的创新点。同时</w:t>
      </w:r>
      <w:r>
        <w:rPr>
          <w:rFonts w:cs="Times New Roman" w:hint="eastAsia"/>
        </w:rPr>
        <w:t>展望</w:t>
      </w:r>
      <w:r>
        <w:rPr>
          <w:rFonts w:cs="Times New Roman"/>
        </w:rPr>
        <w:t>未来工作</w:t>
      </w:r>
      <w:r>
        <w:rPr>
          <w:rFonts w:cs="Times New Roman" w:hint="eastAsia"/>
        </w:rPr>
        <w:t>，</w:t>
      </w:r>
      <w:r>
        <w:rPr>
          <w:rFonts w:cs="Times New Roman"/>
        </w:rPr>
        <w:t>提出了可能的改进点</w:t>
      </w:r>
      <w:r>
        <w:rPr>
          <w:rFonts w:cs="Times New Roman" w:hint="eastAsia"/>
        </w:rPr>
        <w:t>及</w:t>
      </w:r>
      <w:r>
        <w:rPr>
          <w:rFonts w:cs="Times New Roman"/>
        </w:rPr>
        <w:t>可能的改进方案。</w:t>
      </w:r>
    </w:p>
    <w:p w14:paraId="50E4CFC6" w14:textId="77777777" w:rsidR="002A2422" w:rsidRDefault="002A2422" w:rsidP="002A2422">
      <w:pPr>
        <w:pStyle w:val="07415"/>
        <w:ind w:firstLine="0"/>
        <w:rPr>
          <w:rFonts w:cs="Times New Roman"/>
        </w:rPr>
      </w:pPr>
    </w:p>
    <w:p w14:paraId="7503CB46" w14:textId="77777777" w:rsidR="002A2422" w:rsidRPr="002A2422" w:rsidRDefault="002A2422" w:rsidP="002A2422">
      <w:pPr>
        <w:pStyle w:val="07415"/>
        <w:ind w:firstLine="0"/>
        <w:rPr>
          <w:rFonts w:cs="Times New Roman"/>
        </w:rPr>
        <w:sectPr w:rsidR="002A2422" w:rsidRPr="002A2422">
          <w:headerReference w:type="even" r:id="rId15"/>
          <w:headerReference w:type="default" r:id="rId16"/>
          <w:footerReference w:type="even" r:id="rId17"/>
          <w:footerReference w:type="default" r:id="rId18"/>
          <w:endnotePr>
            <w:numFmt w:val="decimal"/>
          </w:endnotePr>
          <w:pgSz w:w="11906" w:h="16838"/>
          <w:pgMar w:top="1440" w:right="1559" w:bottom="1440" w:left="1559" w:header="851" w:footer="992" w:gutter="0"/>
          <w:pgNumType w:start="1"/>
          <w:cols w:space="720"/>
          <w:docGrid w:type="lines" w:linePitch="326"/>
        </w:sectPr>
      </w:pPr>
    </w:p>
    <w:p w14:paraId="2D9A3AC3" w14:textId="77777777" w:rsidR="00173303" w:rsidRDefault="006638B8">
      <w:pPr>
        <w:pStyle w:val="1"/>
      </w:pPr>
      <w:bookmarkStart w:id="104" w:name="_Toc248481440"/>
      <w:r>
        <w:rPr>
          <w:rFonts w:hint="eastAsia"/>
        </w:rPr>
        <w:lastRenderedPageBreak/>
        <w:t xml:space="preserve"> </w:t>
      </w:r>
      <w:bookmarkStart w:id="105" w:name="_Toc406841147"/>
      <w:r w:rsidR="00173303">
        <w:rPr>
          <w:rFonts w:hint="eastAsia"/>
        </w:rPr>
        <w:t>背景理论及</w:t>
      </w:r>
      <w:r w:rsidR="00173303">
        <w:t>相关技术介绍</w:t>
      </w:r>
      <w:bookmarkStart w:id="106" w:name="_Toc248481441"/>
      <w:bookmarkEnd w:id="104"/>
      <w:bookmarkEnd w:id="105"/>
    </w:p>
    <w:p w14:paraId="10CD07E9" w14:textId="77777777" w:rsidR="00173303" w:rsidRDefault="00173303">
      <w:pPr>
        <w:pStyle w:val="a0"/>
        <w:spacing w:line="400" w:lineRule="exact"/>
        <w:ind w:firstLine="0"/>
      </w:pPr>
      <w:r>
        <w:rPr>
          <w:rFonts w:hint="eastAsia"/>
        </w:rPr>
        <w:t xml:space="preserve">    </w:t>
      </w:r>
      <w:r w:rsidR="00E17FA8">
        <w:rPr>
          <w:rFonts w:hint="eastAsia"/>
        </w:rPr>
        <w:t>本章分为两部分</w:t>
      </w:r>
      <w:r w:rsidR="00975B26">
        <w:rPr>
          <w:rFonts w:hint="eastAsia"/>
        </w:rPr>
        <w:t>，</w:t>
      </w:r>
      <w:r w:rsidR="00975B26">
        <w:t>主要对</w:t>
      </w:r>
      <w:r w:rsidR="00975B26">
        <w:rPr>
          <w:rFonts w:hint="eastAsia"/>
        </w:rPr>
        <w:t>PDF</w:t>
      </w:r>
      <w:r w:rsidR="00975B26">
        <w:t>表格解析所涉及的</w:t>
      </w:r>
      <w:r w:rsidR="00975B26">
        <w:rPr>
          <w:rFonts w:hint="eastAsia"/>
        </w:rPr>
        <w:t>背景</w:t>
      </w:r>
      <w:r w:rsidR="00975B26">
        <w:t>理论和技术进行介绍</w:t>
      </w:r>
      <w:r w:rsidR="00E17FA8">
        <w:rPr>
          <w:rFonts w:hint="eastAsia"/>
        </w:rPr>
        <w:t>。第一部分介绍了</w:t>
      </w:r>
      <w:r w:rsidR="00E17FA8">
        <w:rPr>
          <w:rFonts w:hint="eastAsia"/>
        </w:rPr>
        <w:t>PDF</w:t>
      </w:r>
      <w:r w:rsidR="00E17FA8">
        <w:rPr>
          <w:rFonts w:hint="eastAsia"/>
        </w:rPr>
        <w:t>技术，从物理结构和逻辑结构两个方面对</w:t>
      </w:r>
      <w:r w:rsidR="00E17FA8">
        <w:rPr>
          <w:rFonts w:hint="eastAsia"/>
        </w:rPr>
        <w:t>PDF</w:t>
      </w:r>
      <w:r w:rsidR="00E17FA8">
        <w:rPr>
          <w:rFonts w:hint="eastAsia"/>
        </w:rPr>
        <w:t>文件格式进行了分析</w:t>
      </w:r>
      <w:r w:rsidR="00975B26">
        <w:rPr>
          <w:rFonts w:hint="eastAsia"/>
        </w:rPr>
        <w:t>。</w:t>
      </w:r>
      <w:r w:rsidR="00E17FA8">
        <w:rPr>
          <w:rFonts w:hint="eastAsia"/>
        </w:rPr>
        <w:t>第二部分介绍了</w:t>
      </w:r>
      <w:r w:rsidR="00E17FA8">
        <w:rPr>
          <w:rFonts w:hint="eastAsia"/>
        </w:rPr>
        <w:t>PDF</w:t>
      </w:r>
      <w:r w:rsidR="00E17FA8">
        <w:rPr>
          <w:rFonts w:hint="eastAsia"/>
        </w:rPr>
        <w:t>的开源类库</w:t>
      </w:r>
      <w:r w:rsidR="00E17FA8">
        <w:rPr>
          <w:rFonts w:hint="eastAsia"/>
        </w:rPr>
        <w:t>PDFBox</w:t>
      </w:r>
      <w:r w:rsidR="00E17FA8">
        <w:rPr>
          <w:rFonts w:hint="eastAsia"/>
        </w:rPr>
        <w:t>的基本情况</w:t>
      </w:r>
      <w:r w:rsidR="00975B26">
        <w:rPr>
          <w:rFonts w:hint="eastAsia"/>
        </w:rPr>
        <w:t>，</w:t>
      </w:r>
      <w:r w:rsidR="00975B26">
        <w:t>包括其组织结构和</w:t>
      </w:r>
      <w:r w:rsidR="00975B26">
        <w:rPr>
          <w:rFonts w:hint="eastAsia"/>
        </w:rPr>
        <w:t>相关</w:t>
      </w:r>
      <w:r w:rsidR="00975B26">
        <w:t>应用</w:t>
      </w:r>
      <w:r w:rsidR="00E17FA8">
        <w:rPr>
          <w:rFonts w:hint="eastAsia"/>
        </w:rPr>
        <w:t>，为</w:t>
      </w:r>
      <w:r w:rsidR="007D5DC0">
        <w:rPr>
          <w:rFonts w:hint="eastAsia"/>
        </w:rPr>
        <w:t>第四</w:t>
      </w:r>
      <w:r w:rsidR="00E17FA8">
        <w:rPr>
          <w:rFonts w:hint="eastAsia"/>
        </w:rPr>
        <w:t>章基本表格信息</w:t>
      </w:r>
      <w:r w:rsidR="007D5DC0">
        <w:rPr>
          <w:rFonts w:hint="eastAsia"/>
        </w:rPr>
        <w:t>提取</w:t>
      </w:r>
      <w:r w:rsidR="00E17FA8">
        <w:rPr>
          <w:rFonts w:hint="eastAsia"/>
        </w:rPr>
        <w:t>做了铺垫。</w:t>
      </w:r>
      <w:r w:rsidR="00E17FA8">
        <w:rPr>
          <w:rFonts w:hint="eastAsia"/>
        </w:rPr>
        <w:t xml:space="preserve"> </w:t>
      </w:r>
    </w:p>
    <w:p w14:paraId="24B52A8C" w14:textId="77777777" w:rsidR="00173303" w:rsidRDefault="00573419">
      <w:pPr>
        <w:pStyle w:val="2"/>
      </w:pPr>
      <w:bookmarkStart w:id="107" w:name="_Toc406841148"/>
      <w:bookmarkEnd w:id="106"/>
      <w:r>
        <w:rPr>
          <w:rFonts w:hint="eastAsia"/>
        </w:rPr>
        <w:t>PDF</w:t>
      </w:r>
      <w:r>
        <w:rPr>
          <w:rFonts w:hint="eastAsia"/>
        </w:rPr>
        <w:t>介绍</w:t>
      </w:r>
      <w:bookmarkEnd w:id="107"/>
    </w:p>
    <w:p w14:paraId="552DF97A" w14:textId="77777777" w:rsidR="00173303" w:rsidRDefault="00573419">
      <w:pPr>
        <w:pStyle w:val="3"/>
        <w:rPr>
          <w:rFonts w:ascii="Times New Roman" w:hAnsi="Times New Roman"/>
        </w:rPr>
      </w:pPr>
      <w:bookmarkStart w:id="108" w:name="_Toc406841149"/>
      <w:r>
        <w:rPr>
          <w:rFonts w:ascii="Times New Roman" w:hAnsi="Times New Roman" w:hint="eastAsia"/>
        </w:rPr>
        <w:t>PDF</w:t>
      </w:r>
      <w:r w:rsidR="00173303">
        <w:rPr>
          <w:rFonts w:ascii="Times New Roman" w:hAnsi="Times New Roman" w:hint="eastAsia"/>
        </w:rPr>
        <w:t>概述</w:t>
      </w:r>
      <w:bookmarkEnd w:id="108"/>
    </w:p>
    <w:p w14:paraId="5FC89522" w14:textId="77777777" w:rsidR="00573419" w:rsidRPr="00447806" w:rsidRDefault="00573419" w:rsidP="00447806">
      <w:pPr>
        <w:spacing w:line="400" w:lineRule="exact"/>
        <w:ind w:firstLine="420"/>
        <w:rPr>
          <w:rFonts w:ascii="Times New Roman" w:hAnsi="宋体"/>
          <w:szCs w:val="24"/>
        </w:rPr>
      </w:pPr>
      <w:r w:rsidRPr="00447806">
        <w:rPr>
          <w:rFonts w:ascii="Times New Roman" w:hAnsi="宋体" w:hint="eastAsia"/>
          <w:szCs w:val="24"/>
        </w:rPr>
        <w:t>PDF</w:t>
      </w:r>
      <w:r w:rsidR="00717E84" w:rsidRPr="00F92982">
        <w:rPr>
          <w:rFonts w:ascii="Times New Roman" w:hAnsi="宋体"/>
          <w:szCs w:val="24"/>
          <w:vertAlign w:val="superscript"/>
        </w:rPr>
        <w:t>[</w:t>
      </w:r>
      <w:r w:rsidR="0096107C" w:rsidRPr="00F92982">
        <w:rPr>
          <w:rFonts w:ascii="Times New Roman" w:hAnsi="宋体"/>
          <w:szCs w:val="24"/>
          <w:vertAlign w:val="superscript"/>
        </w:rPr>
        <w:t>5</w:t>
      </w:r>
      <w:r w:rsidR="00717E84" w:rsidRPr="00F92982">
        <w:rPr>
          <w:rFonts w:ascii="Times New Roman" w:hAnsi="宋体"/>
          <w:szCs w:val="24"/>
          <w:vertAlign w:val="superscript"/>
        </w:rPr>
        <w:t>]</w:t>
      </w:r>
      <w:r w:rsidRPr="00447806">
        <w:rPr>
          <w:rFonts w:ascii="Times New Roman" w:hAnsi="宋体" w:hint="eastAsia"/>
          <w:szCs w:val="24"/>
        </w:rPr>
        <w:t>（</w:t>
      </w:r>
      <w:r w:rsidRPr="00447806">
        <w:rPr>
          <w:rFonts w:ascii="Times New Roman" w:hAnsi="宋体" w:hint="eastAsia"/>
          <w:szCs w:val="24"/>
        </w:rPr>
        <w:t>Portable Document Format</w:t>
      </w:r>
      <w:r w:rsidRPr="00447806">
        <w:rPr>
          <w:rFonts w:ascii="Times New Roman" w:hAnsi="宋体" w:hint="eastAsia"/>
          <w:szCs w:val="24"/>
        </w:rPr>
        <w:t>）是由</w:t>
      </w:r>
      <w:r w:rsidRPr="00447806">
        <w:rPr>
          <w:rFonts w:ascii="Times New Roman" w:hAnsi="宋体" w:hint="eastAsia"/>
          <w:szCs w:val="24"/>
        </w:rPr>
        <w:t>Adobe Systems</w:t>
      </w:r>
      <w:r w:rsidRPr="00447806">
        <w:rPr>
          <w:rFonts w:ascii="Times New Roman" w:hAnsi="宋体" w:hint="eastAsia"/>
          <w:szCs w:val="24"/>
        </w:rPr>
        <w:t>在</w:t>
      </w:r>
      <w:r w:rsidRPr="00447806">
        <w:rPr>
          <w:rFonts w:ascii="Times New Roman" w:hAnsi="宋体" w:hint="eastAsia"/>
          <w:szCs w:val="24"/>
        </w:rPr>
        <w:t>19</w:t>
      </w:r>
      <w:r w:rsidR="00810164" w:rsidRPr="00447806">
        <w:rPr>
          <w:rFonts w:ascii="Times New Roman" w:hAnsi="宋体"/>
          <w:szCs w:val="24"/>
        </w:rPr>
        <w:t>9</w:t>
      </w:r>
      <w:r w:rsidRPr="00447806">
        <w:rPr>
          <w:rFonts w:ascii="Times New Roman" w:hAnsi="宋体" w:hint="eastAsia"/>
          <w:szCs w:val="24"/>
        </w:rPr>
        <w:t>3</w:t>
      </w:r>
      <w:r w:rsidRPr="00447806">
        <w:rPr>
          <w:rFonts w:ascii="Times New Roman" w:hAnsi="宋体" w:hint="eastAsia"/>
          <w:szCs w:val="24"/>
        </w:rPr>
        <w:t>年用于文件交换所发展出来的文件格式。它的核心优势在于其跨平台性，能保留文件原有格式，开放标准</w:t>
      </w:r>
      <w:r w:rsidR="00534918" w:rsidRPr="00447806">
        <w:rPr>
          <w:rFonts w:ascii="Times New Roman" w:hAnsi="宋体" w:hint="eastAsia"/>
          <w:szCs w:val="24"/>
        </w:rPr>
        <w:t>等。这些优势使得它成为在</w:t>
      </w:r>
      <w:r w:rsidR="00534918" w:rsidRPr="00447806">
        <w:rPr>
          <w:rFonts w:ascii="Times New Roman" w:hAnsi="宋体" w:hint="eastAsia"/>
          <w:szCs w:val="24"/>
        </w:rPr>
        <w:t>Internet</w:t>
      </w:r>
      <w:r w:rsidR="00534918" w:rsidRPr="00447806">
        <w:rPr>
          <w:rFonts w:ascii="Times New Roman" w:hAnsi="宋体" w:hint="eastAsia"/>
          <w:szCs w:val="24"/>
        </w:rPr>
        <w:t>上进行电子文档发行和数字化信息传播的理想文档格式。</w:t>
      </w:r>
      <w:r w:rsidR="00BC597E">
        <w:rPr>
          <w:rFonts w:ascii="Times New Roman" w:hAnsi="宋体" w:hint="eastAsia"/>
          <w:szCs w:val="24"/>
        </w:rPr>
        <w:t>现如今，越来越多的电子书籍</w:t>
      </w:r>
      <w:r w:rsidR="00534918" w:rsidRPr="00447806">
        <w:rPr>
          <w:rFonts w:ascii="Times New Roman" w:hAnsi="宋体" w:hint="eastAsia"/>
          <w:szCs w:val="24"/>
        </w:rPr>
        <w:t>，产品</w:t>
      </w:r>
      <w:r w:rsidR="00BC597E">
        <w:rPr>
          <w:rFonts w:ascii="Times New Roman" w:hAnsi="宋体" w:hint="eastAsia"/>
          <w:szCs w:val="24"/>
        </w:rPr>
        <w:t>使用</w:t>
      </w:r>
      <w:r w:rsidR="00534918" w:rsidRPr="00447806">
        <w:rPr>
          <w:rFonts w:ascii="Times New Roman" w:hAnsi="宋体" w:hint="eastAsia"/>
          <w:szCs w:val="24"/>
        </w:rPr>
        <w:t>说明书，网络资料，公司公告开始使用</w:t>
      </w:r>
      <w:r w:rsidR="00534918" w:rsidRPr="00447806">
        <w:rPr>
          <w:rFonts w:ascii="Times New Roman" w:hAnsi="宋体" w:hint="eastAsia"/>
          <w:szCs w:val="24"/>
        </w:rPr>
        <w:t>PDF</w:t>
      </w:r>
      <w:r w:rsidR="00BC597E">
        <w:rPr>
          <w:rFonts w:ascii="Times New Roman" w:hAnsi="宋体" w:hint="eastAsia"/>
          <w:szCs w:val="24"/>
        </w:rPr>
        <w:t>格式的文件。对于普通读者来说</w:t>
      </w:r>
      <w:r w:rsidR="00534918" w:rsidRPr="00447806">
        <w:rPr>
          <w:rFonts w:ascii="Times New Roman" w:hAnsi="宋体" w:hint="eastAsia"/>
          <w:szCs w:val="24"/>
        </w:rPr>
        <w:t>，用</w:t>
      </w:r>
      <w:r w:rsidR="00534918" w:rsidRPr="00447806">
        <w:rPr>
          <w:rFonts w:ascii="Times New Roman" w:hAnsi="宋体" w:hint="eastAsia"/>
          <w:szCs w:val="24"/>
        </w:rPr>
        <w:t>PDF</w:t>
      </w:r>
      <w:r w:rsidR="00534918" w:rsidRPr="00447806">
        <w:rPr>
          <w:rFonts w:ascii="Times New Roman" w:hAnsi="宋体" w:hint="eastAsia"/>
          <w:szCs w:val="24"/>
        </w:rPr>
        <w:t>制作的电子书</w:t>
      </w:r>
      <w:r w:rsidR="00BC597E">
        <w:rPr>
          <w:rFonts w:ascii="Times New Roman" w:hAnsi="宋体" w:hint="eastAsia"/>
          <w:szCs w:val="24"/>
        </w:rPr>
        <w:t>同时</w:t>
      </w:r>
      <w:r w:rsidR="00BC597E">
        <w:rPr>
          <w:rFonts w:ascii="Times New Roman" w:hAnsi="宋体"/>
          <w:szCs w:val="24"/>
        </w:rPr>
        <w:t>兼有</w:t>
      </w:r>
      <w:r w:rsidR="00BC597E">
        <w:rPr>
          <w:rFonts w:ascii="Times New Roman" w:hAnsi="宋体" w:hint="eastAsia"/>
          <w:szCs w:val="24"/>
        </w:rPr>
        <w:t>普通纸质版图书的质感和阅读效果，不但</w:t>
      </w:r>
      <w:r w:rsidR="00BC597E">
        <w:rPr>
          <w:rFonts w:ascii="Times New Roman" w:hAnsi="宋体"/>
          <w:szCs w:val="24"/>
        </w:rPr>
        <w:t>可以</w:t>
      </w:r>
      <w:r w:rsidR="00BC597E">
        <w:rPr>
          <w:rFonts w:ascii="Times New Roman" w:hAnsi="宋体" w:hint="eastAsia"/>
          <w:szCs w:val="24"/>
        </w:rPr>
        <w:t>逼真的呈现原书的原貌，同时大小可以随意的调节，给阅读</w:t>
      </w:r>
      <w:r w:rsidR="00534918" w:rsidRPr="00447806">
        <w:rPr>
          <w:rFonts w:ascii="Times New Roman" w:hAnsi="宋体" w:hint="eastAsia"/>
          <w:szCs w:val="24"/>
        </w:rPr>
        <w:t>带来了很多的便利。正因如此，</w:t>
      </w:r>
      <w:r w:rsidR="00534918" w:rsidRPr="00447806">
        <w:rPr>
          <w:rFonts w:ascii="Times New Roman" w:hAnsi="宋体" w:hint="eastAsia"/>
          <w:szCs w:val="24"/>
        </w:rPr>
        <w:t>PDF</w:t>
      </w:r>
      <w:r w:rsidR="00534918" w:rsidRPr="00447806">
        <w:rPr>
          <w:rFonts w:ascii="Times New Roman" w:hAnsi="宋体" w:hint="eastAsia"/>
          <w:szCs w:val="24"/>
        </w:rPr>
        <w:t>格式受到了广泛的推崇并逐渐成为电子书籍和资料的大趋势。</w:t>
      </w:r>
    </w:p>
    <w:p w14:paraId="2D0E350F" w14:textId="77777777" w:rsidR="00534918" w:rsidRPr="00447806" w:rsidRDefault="00534918" w:rsidP="00447806">
      <w:pPr>
        <w:spacing w:line="400" w:lineRule="exact"/>
        <w:ind w:firstLine="420"/>
        <w:rPr>
          <w:rFonts w:ascii="Times New Roman" w:hAnsi="宋体"/>
          <w:szCs w:val="24"/>
        </w:rPr>
      </w:pPr>
      <w:r w:rsidRPr="00447806">
        <w:rPr>
          <w:rFonts w:ascii="Times New Roman" w:hAnsi="宋体" w:hint="eastAsia"/>
          <w:szCs w:val="24"/>
        </w:rPr>
        <w:t>从技术角度分析，</w:t>
      </w:r>
      <w:r w:rsidRPr="00447806">
        <w:rPr>
          <w:rFonts w:ascii="Times New Roman" w:hAnsi="宋体" w:hint="eastAsia"/>
          <w:szCs w:val="24"/>
        </w:rPr>
        <w:t>PDF</w:t>
      </w:r>
      <w:r w:rsidRPr="00447806">
        <w:rPr>
          <w:rFonts w:ascii="Times New Roman" w:hAnsi="宋体" w:hint="eastAsia"/>
          <w:szCs w:val="24"/>
        </w:rPr>
        <w:t>的核心是其精准的排版能力，而这一特点是由其成像模型决定的。成像模型是板式技术的核心，很大程度上决定了板式技术的好坏。</w:t>
      </w:r>
      <w:r w:rsidRPr="00447806">
        <w:rPr>
          <w:rFonts w:ascii="Times New Roman" w:hAnsi="宋体" w:hint="eastAsia"/>
          <w:szCs w:val="24"/>
        </w:rPr>
        <w:t>PDF</w:t>
      </w:r>
      <w:r w:rsidR="00BC597E">
        <w:rPr>
          <w:rFonts w:ascii="Times New Roman" w:hAnsi="宋体" w:hint="eastAsia"/>
          <w:szCs w:val="24"/>
        </w:rPr>
        <w:t>的</w:t>
      </w:r>
      <w:r w:rsidR="00BC597E">
        <w:rPr>
          <w:rFonts w:ascii="Times New Roman" w:hAnsi="宋体"/>
          <w:szCs w:val="24"/>
        </w:rPr>
        <w:t>成像技术</w:t>
      </w:r>
      <w:r w:rsidRPr="00447806">
        <w:rPr>
          <w:rFonts w:ascii="Times New Roman" w:hAnsi="宋体" w:hint="eastAsia"/>
          <w:szCs w:val="24"/>
        </w:rPr>
        <w:t>采用</w:t>
      </w:r>
      <w:r w:rsidR="00BC597E">
        <w:rPr>
          <w:rFonts w:ascii="Times New Roman" w:hAnsi="宋体" w:hint="eastAsia"/>
          <w:szCs w:val="24"/>
        </w:rPr>
        <w:t>了</w:t>
      </w:r>
      <w:r w:rsidRPr="00447806">
        <w:rPr>
          <w:rFonts w:ascii="Times New Roman" w:hAnsi="宋体" w:hint="eastAsia"/>
          <w:szCs w:val="24"/>
        </w:rPr>
        <w:t>基于</w:t>
      </w:r>
      <w:r w:rsidRPr="00447806">
        <w:rPr>
          <w:rFonts w:ascii="Times New Roman" w:hAnsi="宋体" w:hint="eastAsia"/>
          <w:szCs w:val="24"/>
        </w:rPr>
        <w:t>PostScript</w:t>
      </w:r>
      <w:r w:rsidRPr="00447806">
        <w:rPr>
          <w:rFonts w:ascii="Times New Roman" w:hAnsi="宋体" w:hint="eastAsia"/>
          <w:szCs w:val="24"/>
        </w:rPr>
        <w:t>描述型语言的透明图像模型，具有强大的理论和实践验证支持。其主要</w:t>
      </w:r>
      <w:r w:rsidR="00880780" w:rsidRPr="00447806">
        <w:rPr>
          <w:rFonts w:ascii="Times New Roman" w:hAnsi="宋体" w:hint="eastAsia"/>
          <w:szCs w:val="24"/>
        </w:rPr>
        <w:t>特点</w:t>
      </w:r>
      <w:r w:rsidRPr="00447806">
        <w:rPr>
          <w:rFonts w:ascii="Times New Roman" w:hAnsi="宋体" w:hint="eastAsia"/>
          <w:szCs w:val="24"/>
        </w:rPr>
        <w:t>如下：</w:t>
      </w:r>
    </w:p>
    <w:p w14:paraId="15165605" w14:textId="77777777" w:rsidR="00534918" w:rsidRDefault="00880780" w:rsidP="00447806">
      <w:pPr>
        <w:numPr>
          <w:ilvl w:val="0"/>
          <w:numId w:val="5"/>
        </w:numPr>
        <w:spacing w:line="400" w:lineRule="exact"/>
      </w:pPr>
      <w:r>
        <w:rPr>
          <w:rFonts w:hint="eastAsia"/>
        </w:rPr>
        <w:t>PostScript</w:t>
      </w:r>
      <w:r>
        <w:rPr>
          <w:rFonts w:hint="eastAsia"/>
        </w:rPr>
        <w:t>语言：</w:t>
      </w:r>
      <w:r>
        <w:rPr>
          <w:rFonts w:hint="eastAsia"/>
        </w:rPr>
        <w:t>PDF</w:t>
      </w:r>
      <w:r>
        <w:rPr>
          <w:rFonts w:hint="eastAsia"/>
        </w:rPr>
        <w:t>设置图形状态的操作符与描述图形的对象很类似于</w:t>
      </w:r>
      <w:r>
        <w:rPr>
          <w:rFonts w:hint="eastAsia"/>
        </w:rPr>
        <w:t>PostScript</w:t>
      </w:r>
      <w:r>
        <w:rPr>
          <w:rFonts w:hint="eastAsia"/>
        </w:rPr>
        <w:t>语言，可以说</w:t>
      </w:r>
      <w:r>
        <w:rPr>
          <w:rFonts w:hint="eastAsia"/>
        </w:rPr>
        <w:t>PDF</w:t>
      </w:r>
      <w:r>
        <w:rPr>
          <w:rFonts w:hint="eastAsia"/>
        </w:rPr>
        <w:t>是该语言的衍生物。</w:t>
      </w:r>
      <w:r>
        <w:rPr>
          <w:rFonts w:hint="eastAsia"/>
        </w:rPr>
        <w:t>PDF</w:t>
      </w:r>
      <w:r>
        <w:rPr>
          <w:rFonts w:hint="eastAsia"/>
        </w:rPr>
        <w:t>采用了严辞格的文档结构，使得应用程序可以以任何顺序随机的访问文档中的不同内容。同时为了效率和可预期性，</w:t>
      </w:r>
      <w:r>
        <w:rPr>
          <w:rFonts w:hint="eastAsia"/>
        </w:rPr>
        <w:t>PDF</w:t>
      </w:r>
      <w:r>
        <w:rPr>
          <w:rFonts w:hint="eastAsia"/>
        </w:rPr>
        <w:t>去掉了</w:t>
      </w:r>
      <w:r>
        <w:rPr>
          <w:rFonts w:hint="eastAsia"/>
        </w:rPr>
        <w:t>PostScript</w:t>
      </w:r>
      <w:r>
        <w:rPr>
          <w:rFonts w:hint="eastAsia"/>
        </w:rPr>
        <w:t>语言的进程，函数，变量和控制结构这些编程语言的特点。</w:t>
      </w:r>
    </w:p>
    <w:p w14:paraId="14EEC1EE" w14:textId="77777777" w:rsidR="00880780" w:rsidRDefault="00880780" w:rsidP="00447806">
      <w:pPr>
        <w:numPr>
          <w:ilvl w:val="0"/>
          <w:numId w:val="5"/>
        </w:numPr>
        <w:spacing w:line="400" w:lineRule="exact"/>
      </w:pPr>
      <w:r>
        <w:rPr>
          <w:rFonts w:hint="eastAsia"/>
        </w:rPr>
        <w:t>多类型的字体嵌入：</w:t>
      </w:r>
      <w:r>
        <w:rPr>
          <w:rFonts w:hint="eastAsia"/>
        </w:rPr>
        <w:t>PDF</w:t>
      </w:r>
      <w:r>
        <w:rPr>
          <w:rFonts w:hint="eastAsia"/>
        </w:rPr>
        <w:t>将字型嵌入系统，可使字型随文件一起传输。</w:t>
      </w:r>
      <w:r>
        <w:rPr>
          <w:rFonts w:hint="eastAsia"/>
        </w:rPr>
        <w:t>PDF</w:t>
      </w:r>
      <w:r>
        <w:rPr>
          <w:rFonts w:hint="eastAsia"/>
        </w:rPr>
        <w:t>支持字体嵌入和字体管理，包含</w:t>
      </w:r>
      <w:r>
        <w:rPr>
          <w:rFonts w:hint="eastAsia"/>
        </w:rPr>
        <w:t>Type1</w:t>
      </w:r>
      <w:r>
        <w:rPr>
          <w:rFonts w:hint="eastAsia"/>
        </w:rPr>
        <w:t>，</w:t>
      </w:r>
      <w:r>
        <w:rPr>
          <w:rFonts w:hint="eastAsia"/>
        </w:rPr>
        <w:t>Truetype</w:t>
      </w:r>
      <w:r>
        <w:rPr>
          <w:rFonts w:hint="eastAsia"/>
        </w:rPr>
        <w:t>，</w:t>
      </w:r>
      <w:r>
        <w:rPr>
          <w:rFonts w:hint="eastAsia"/>
        </w:rPr>
        <w:t>Opentype</w:t>
      </w:r>
      <w:r>
        <w:rPr>
          <w:rFonts w:hint="eastAsia"/>
        </w:rPr>
        <w:t>在内的多种字体。</w:t>
      </w:r>
      <w:r>
        <w:rPr>
          <w:rFonts w:hint="eastAsia"/>
        </w:rPr>
        <w:t>PDF</w:t>
      </w:r>
      <w:r>
        <w:rPr>
          <w:rFonts w:hint="eastAsia"/>
        </w:rPr>
        <w:t>同时支持颜色特性文件</w:t>
      </w:r>
      <w:r>
        <w:rPr>
          <w:rFonts w:hint="eastAsia"/>
        </w:rPr>
        <w:t>ICC Profile</w:t>
      </w:r>
      <w:r>
        <w:rPr>
          <w:rFonts w:hint="eastAsia"/>
        </w:rPr>
        <w:t>，</w:t>
      </w:r>
      <w:r>
        <w:rPr>
          <w:rFonts w:hint="eastAsia"/>
        </w:rPr>
        <w:t>DeviceN</w:t>
      </w:r>
      <w:r>
        <w:rPr>
          <w:rFonts w:hint="eastAsia"/>
        </w:rPr>
        <w:t>等多种特殊的颜色空间。</w:t>
      </w:r>
      <w:r w:rsidR="0096653B">
        <w:rPr>
          <w:rFonts w:hint="eastAsia"/>
        </w:rPr>
        <w:t>其强大的字体管理器能够在文件转换过程中高保真的还原原文档字体从而保证文档的精准排版。</w:t>
      </w:r>
    </w:p>
    <w:p w14:paraId="26927F36" w14:textId="77777777" w:rsidR="0096653B" w:rsidRDefault="0096653B" w:rsidP="00447806">
      <w:pPr>
        <w:numPr>
          <w:ilvl w:val="0"/>
          <w:numId w:val="5"/>
        </w:numPr>
        <w:spacing w:line="400" w:lineRule="exact"/>
      </w:pPr>
      <w:r>
        <w:rPr>
          <w:rFonts w:hint="eastAsia"/>
        </w:rPr>
        <w:lastRenderedPageBreak/>
        <w:t>高压缩比：</w:t>
      </w:r>
      <w:r>
        <w:rPr>
          <w:rFonts w:hint="eastAsia"/>
        </w:rPr>
        <w:t>PDF</w:t>
      </w:r>
      <w:r w:rsidR="00BC597E">
        <w:rPr>
          <w:rFonts w:hint="eastAsia"/>
        </w:rPr>
        <w:t>支持多种压缩算法同时</w:t>
      </w:r>
      <w:r w:rsidR="00BC597E">
        <w:t>也</w:t>
      </w:r>
      <w:r>
        <w:rPr>
          <w:rFonts w:hint="eastAsia"/>
        </w:rPr>
        <w:t>支持多步压缩。压缩算法包括</w:t>
      </w:r>
      <w:r>
        <w:rPr>
          <w:rFonts w:hint="eastAsia"/>
        </w:rPr>
        <w:t>CCITT Fax3/4</w:t>
      </w:r>
      <w:r>
        <w:rPr>
          <w:rFonts w:hint="eastAsia"/>
        </w:rPr>
        <w:t>，</w:t>
      </w:r>
      <w:r>
        <w:rPr>
          <w:rFonts w:hint="eastAsia"/>
        </w:rPr>
        <w:t>JBIG2</w:t>
      </w:r>
      <w:r>
        <w:rPr>
          <w:rFonts w:hint="eastAsia"/>
        </w:rPr>
        <w:t>。彩色压缩算法</w:t>
      </w:r>
      <w:r>
        <w:rPr>
          <w:rFonts w:hint="eastAsia"/>
        </w:rPr>
        <w:t>DCT</w:t>
      </w:r>
      <w:r>
        <w:rPr>
          <w:rFonts w:hint="eastAsia"/>
        </w:rPr>
        <w:t>，</w:t>
      </w:r>
      <w:r>
        <w:rPr>
          <w:rFonts w:hint="eastAsia"/>
        </w:rPr>
        <w:t>JPEG2000</w:t>
      </w:r>
      <w:r>
        <w:rPr>
          <w:rFonts w:hint="eastAsia"/>
        </w:rPr>
        <w:t>；通用压缩算法</w:t>
      </w:r>
      <w:r>
        <w:rPr>
          <w:rFonts w:hint="eastAsia"/>
        </w:rPr>
        <w:t>Hex</w:t>
      </w:r>
      <w:r>
        <w:rPr>
          <w:rFonts w:hint="eastAsia"/>
        </w:rPr>
        <w:t>，</w:t>
      </w:r>
      <w:r>
        <w:rPr>
          <w:rFonts w:hint="eastAsia"/>
        </w:rPr>
        <w:t>Flate</w:t>
      </w:r>
      <w:r>
        <w:rPr>
          <w:rFonts w:hint="eastAsia"/>
        </w:rPr>
        <w:t>，</w:t>
      </w:r>
      <w:r>
        <w:rPr>
          <w:rFonts w:hint="eastAsia"/>
        </w:rPr>
        <w:t>LZW</w:t>
      </w:r>
      <w:r w:rsidR="00BC597E">
        <w:rPr>
          <w:rFonts w:hint="eastAsia"/>
        </w:rPr>
        <w:t>等。对于二值纯文本，</w:t>
      </w:r>
      <w:r>
        <w:rPr>
          <w:rFonts w:hint="eastAsia"/>
        </w:rPr>
        <w:t>先经过</w:t>
      </w:r>
      <w:r>
        <w:rPr>
          <w:rFonts w:hint="eastAsia"/>
        </w:rPr>
        <w:t>JBIG2</w:t>
      </w:r>
      <w:r w:rsidR="00BC597E">
        <w:rPr>
          <w:rFonts w:hint="eastAsia"/>
        </w:rPr>
        <w:t>压缩，再由</w:t>
      </w:r>
      <w:r>
        <w:rPr>
          <w:rFonts w:hint="eastAsia"/>
        </w:rPr>
        <w:t>Flate</w:t>
      </w:r>
      <w:r w:rsidR="00BC597E">
        <w:rPr>
          <w:rFonts w:hint="eastAsia"/>
        </w:rPr>
        <w:t>压缩，如此</w:t>
      </w:r>
      <w:r>
        <w:rPr>
          <w:rFonts w:hint="eastAsia"/>
        </w:rPr>
        <w:t>压缩比可达到</w:t>
      </w:r>
      <w:r>
        <w:rPr>
          <w:rFonts w:hint="eastAsia"/>
        </w:rPr>
        <w:t>40:1</w:t>
      </w:r>
      <w:r>
        <w:rPr>
          <w:rFonts w:hint="eastAsia"/>
        </w:rPr>
        <w:t>到</w:t>
      </w:r>
      <w:r w:rsidR="00BC597E">
        <w:rPr>
          <w:rFonts w:hint="eastAsia"/>
        </w:rPr>
        <w:t>100:1</w:t>
      </w:r>
      <w:r w:rsidR="00BC597E">
        <w:rPr>
          <w:rFonts w:hint="eastAsia"/>
        </w:rPr>
        <w:t>。</w:t>
      </w:r>
      <w:r>
        <w:rPr>
          <w:rFonts w:hint="eastAsia"/>
        </w:rPr>
        <w:t>高压缩比</w:t>
      </w:r>
      <w:r w:rsidR="00BC597E">
        <w:rPr>
          <w:rFonts w:hint="eastAsia"/>
        </w:rPr>
        <w:t>的</w:t>
      </w:r>
      <w:r w:rsidR="00BC597E">
        <w:t>特点也</w:t>
      </w:r>
      <w:r>
        <w:rPr>
          <w:rFonts w:hint="eastAsia"/>
        </w:rPr>
        <w:t>使得</w:t>
      </w:r>
      <w:r>
        <w:rPr>
          <w:rFonts w:hint="eastAsia"/>
        </w:rPr>
        <w:t>PDF</w:t>
      </w:r>
      <w:r>
        <w:rPr>
          <w:rFonts w:hint="eastAsia"/>
        </w:rPr>
        <w:t>非常适合用于交换和存储。</w:t>
      </w:r>
    </w:p>
    <w:p w14:paraId="5D26F37C" w14:textId="77777777" w:rsidR="0096653B" w:rsidRDefault="0096653B" w:rsidP="00447806">
      <w:pPr>
        <w:numPr>
          <w:ilvl w:val="0"/>
          <w:numId w:val="5"/>
        </w:numPr>
        <w:spacing w:line="400" w:lineRule="exact"/>
      </w:pPr>
      <w:r>
        <w:rPr>
          <w:rFonts w:hint="eastAsia"/>
        </w:rPr>
        <w:t>安全及权限保护：随着国内外版权意识的</w:t>
      </w:r>
      <w:r w:rsidR="00BC597E">
        <w:rPr>
          <w:rFonts w:hint="eastAsia"/>
        </w:rPr>
        <w:t>不断</w:t>
      </w:r>
      <w:r>
        <w:rPr>
          <w:rFonts w:hint="eastAsia"/>
        </w:rPr>
        <w:t>增强，</w:t>
      </w:r>
      <w:r w:rsidR="00BC597E">
        <w:rPr>
          <w:rFonts w:hint="eastAsia"/>
        </w:rPr>
        <w:t>基于数字内容的版权保护越来越受到各界</w:t>
      </w:r>
      <w:r w:rsidR="00BC597E">
        <w:t>的</w:t>
      </w:r>
      <w:r>
        <w:rPr>
          <w:rFonts w:hint="eastAsia"/>
        </w:rPr>
        <w:t>重视。</w:t>
      </w:r>
      <w:r>
        <w:rPr>
          <w:rFonts w:hint="eastAsia"/>
        </w:rPr>
        <w:t>PDF</w:t>
      </w:r>
      <w:r w:rsidR="00BC597E">
        <w:rPr>
          <w:rFonts w:hint="eastAsia"/>
        </w:rPr>
        <w:t>具有</w:t>
      </w:r>
      <w:r>
        <w:rPr>
          <w:rFonts w:hint="eastAsia"/>
        </w:rPr>
        <w:t>内置口令和证书两种标准的保护方式，</w:t>
      </w:r>
      <w:r w:rsidR="00BC597E">
        <w:rPr>
          <w:rFonts w:hint="eastAsia"/>
        </w:rPr>
        <w:t>同时</w:t>
      </w:r>
      <w:r>
        <w:rPr>
          <w:rFonts w:hint="eastAsia"/>
        </w:rPr>
        <w:t>较好的支持第三方的</w:t>
      </w:r>
      <w:r>
        <w:rPr>
          <w:rFonts w:hint="eastAsia"/>
        </w:rPr>
        <w:t>DRM</w:t>
      </w:r>
      <w:r>
        <w:rPr>
          <w:rFonts w:hint="eastAsia"/>
        </w:rPr>
        <w:t>方案，具有较强的扩展性。支持高达</w:t>
      </w:r>
      <w:r>
        <w:rPr>
          <w:rFonts w:hint="eastAsia"/>
        </w:rPr>
        <w:t>256</w:t>
      </w:r>
      <w:r>
        <w:rPr>
          <w:rFonts w:hint="eastAsia"/>
        </w:rPr>
        <w:t>位的</w:t>
      </w:r>
      <w:r>
        <w:rPr>
          <w:rFonts w:hint="eastAsia"/>
        </w:rPr>
        <w:t>AES</w:t>
      </w:r>
      <w:r>
        <w:rPr>
          <w:rFonts w:hint="eastAsia"/>
        </w:rPr>
        <w:t>和</w:t>
      </w:r>
      <w:r>
        <w:rPr>
          <w:rFonts w:hint="eastAsia"/>
        </w:rPr>
        <w:t>RC4</w:t>
      </w:r>
      <w:r>
        <w:rPr>
          <w:rFonts w:hint="eastAsia"/>
        </w:rPr>
        <w:t>加密算法，支持随机加解密，有助于防止内存窃取因此具有较高的安全性。许多图书馆，档案馆，出版社都将</w:t>
      </w:r>
      <w:r>
        <w:rPr>
          <w:rFonts w:hint="eastAsia"/>
        </w:rPr>
        <w:t>PDF</w:t>
      </w:r>
      <w:r>
        <w:rPr>
          <w:rFonts w:hint="eastAsia"/>
        </w:rPr>
        <w:t>作为电子文档的首选格式。</w:t>
      </w:r>
    </w:p>
    <w:p w14:paraId="3A57D714" w14:textId="77777777" w:rsidR="007C1487" w:rsidRDefault="005B2D7F" w:rsidP="00447806">
      <w:pPr>
        <w:spacing w:line="400" w:lineRule="exact"/>
        <w:ind w:firstLine="420"/>
      </w:pPr>
      <w:r>
        <w:rPr>
          <w:rFonts w:hint="eastAsia"/>
        </w:rPr>
        <w:t>现今</w:t>
      </w:r>
      <w:r w:rsidR="007C1487">
        <w:t>社会，提到文档格式，</w:t>
      </w:r>
      <w:r w:rsidR="007C1487">
        <w:rPr>
          <w:rFonts w:hint="eastAsia"/>
        </w:rPr>
        <w:t>最热门</w:t>
      </w:r>
      <w:r w:rsidR="007C1487">
        <w:t>的当属</w:t>
      </w:r>
      <w:r w:rsidR="007C1487">
        <w:t>Office</w:t>
      </w:r>
      <w:r w:rsidR="007C1487">
        <w:t>文档</w:t>
      </w:r>
      <w:r w:rsidR="007C1487">
        <w:rPr>
          <w:rFonts w:hint="eastAsia"/>
        </w:rPr>
        <w:t>和</w:t>
      </w:r>
      <w:r w:rsidR="007C1487">
        <w:t>PDF</w:t>
      </w:r>
      <w:r w:rsidR="007C1487">
        <w:t>文档了</w:t>
      </w:r>
      <w:r w:rsidR="007C1487">
        <w:rPr>
          <w:rFonts w:hint="eastAsia"/>
        </w:rPr>
        <w:t>。人们</w:t>
      </w:r>
      <w:r w:rsidR="007C1487">
        <w:t>已经习惯使用</w:t>
      </w:r>
      <w:r w:rsidR="007C1487">
        <w:t>Office</w:t>
      </w:r>
      <w:r w:rsidR="007C1487">
        <w:t>文档进行办公，同时也有相当一部分人习惯将</w:t>
      </w:r>
      <w:r w:rsidR="007C1487">
        <w:t>Office</w:t>
      </w:r>
      <w:r w:rsidR="007C1487">
        <w:t>文档转存一份</w:t>
      </w:r>
      <w:r w:rsidR="007C1487">
        <w:t>PDF</w:t>
      </w:r>
      <w:r w:rsidR="007C1487">
        <w:t>文档用于对外发布和</w:t>
      </w:r>
      <w:r w:rsidR="007C1487">
        <w:rPr>
          <w:rFonts w:hint="eastAsia"/>
        </w:rPr>
        <w:t>信息</w:t>
      </w:r>
      <w:r w:rsidR="007C1487">
        <w:t>交流</w:t>
      </w:r>
      <w:r w:rsidR="007C1487">
        <w:rPr>
          <w:rFonts w:hint="eastAsia"/>
        </w:rPr>
        <w:t>。</w:t>
      </w:r>
      <w:r w:rsidR="007C1487">
        <w:t>下面</w:t>
      </w:r>
      <w:r w:rsidR="007C1487">
        <w:rPr>
          <w:rFonts w:hint="eastAsia"/>
        </w:rPr>
        <w:t>有必要</w:t>
      </w:r>
      <w:r w:rsidR="007C1487">
        <w:t>将</w:t>
      </w:r>
      <w:r w:rsidR="007C1487">
        <w:t>Office</w:t>
      </w:r>
      <w:r w:rsidR="007C1487">
        <w:t>文档与</w:t>
      </w:r>
      <w:r w:rsidR="007C1487">
        <w:t>PDF</w:t>
      </w:r>
      <w:r w:rsidR="007C1487">
        <w:t>文档进行</w:t>
      </w:r>
      <w:r w:rsidR="007C1487">
        <w:rPr>
          <w:rFonts w:hint="eastAsia"/>
        </w:rPr>
        <w:t>简单</w:t>
      </w:r>
      <w:r w:rsidR="007C1487">
        <w:t>的对比</w:t>
      </w:r>
      <w:r w:rsidR="007C1487">
        <w:rPr>
          <w:rFonts w:hint="eastAsia"/>
        </w:rPr>
        <w:t>，</w:t>
      </w:r>
      <w:r w:rsidR="007C1487">
        <w:t>两种的主要不同体</w:t>
      </w:r>
      <w:r w:rsidR="007C1487">
        <w:rPr>
          <w:rFonts w:hint="eastAsia"/>
        </w:rPr>
        <w:t>现</w:t>
      </w:r>
      <w:r w:rsidR="007C1487">
        <w:t>在</w:t>
      </w:r>
      <w:r w:rsidR="007C1487">
        <w:rPr>
          <w:rFonts w:hint="eastAsia"/>
        </w:rPr>
        <w:t>以下</w:t>
      </w:r>
      <w:r w:rsidR="007C1487">
        <w:t>的三个方面：</w:t>
      </w:r>
    </w:p>
    <w:p w14:paraId="56E2FDD8" w14:textId="77777777" w:rsidR="007C1487" w:rsidRPr="005279F7" w:rsidRDefault="007C1487" w:rsidP="00447806">
      <w:pPr>
        <w:pStyle w:val="afa"/>
        <w:numPr>
          <w:ilvl w:val="0"/>
          <w:numId w:val="19"/>
        </w:numPr>
        <w:spacing w:line="400" w:lineRule="exact"/>
        <w:ind w:firstLineChars="0"/>
        <w:rPr>
          <w:lang w:val="en-US"/>
        </w:rPr>
      </w:pPr>
      <w:r>
        <w:t>文档结构不同</w:t>
      </w:r>
      <w:r>
        <w:rPr>
          <w:rFonts w:hint="eastAsia"/>
        </w:rPr>
        <w:t>：</w:t>
      </w:r>
      <w:r>
        <w:rPr>
          <w:rFonts w:hint="eastAsia"/>
        </w:rPr>
        <w:t>Office</w:t>
      </w:r>
      <w:r>
        <w:t>文档属于流</w:t>
      </w:r>
      <w:r>
        <w:rPr>
          <w:rFonts w:hint="eastAsia"/>
        </w:rPr>
        <w:t>式</w:t>
      </w:r>
      <w:r>
        <w:t>文档，</w:t>
      </w:r>
      <w:r>
        <w:t>PDF</w:t>
      </w:r>
      <w:r>
        <w:t>属于板式文档。</w:t>
      </w:r>
      <w:r>
        <w:rPr>
          <w:rFonts w:hint="eastAsia"/>
        </w:rPr>
        <w:t>板式</w:t>
      </w:r>
      <w:r w:rsidR="005279F7">
        <w:rPr>
          <w:rFonts w:hint="eastAsia"/>
        </w:rPr>
        <w:t>文档</w:t>
      </w:r>
      <w:r w:rsidR="005279F7">
        <w:t>特点是板式固定（</w:t>
      </w:r>
      <w:r w:rsidR="005279F7">
        <w:rPr>
          <w:rFonts w:hint="eastAsia"/>
        </w:rPr>
        <w:t>包括</w:t>
      </w:r>
      <w:r w:rsidR="005279F7">
        <w:t>版面、字体、字号等）</w:t>
      </w:r>
      <w:r w:rsidR="005279F7">
        <w:rPr>
          <w:rFonts w:hint="eastAsia"/>
        </w:rPr>
        <w:t>、</w:t>
      </w:r>
      <w:r w:rsidR="005279F7">
        <w:t>高保真、</w:t>
      </w:r>
      <w:r w:rsidR="005279F7">
        <w:rPr>
          <w:rFonts w:hint="eastAsia"/>
        </w:rPr>
        <w:t>轻量级</w:t>
      </w:r>
      <w:r w:rsidR="005279F7">
        <w:t>、平台无关等</w:t>
      </w:r>
      <w:r w:rsidR="005279F7">
        <w:rPr>
          <w:rFonts w:hint="eastAsia"/>
        </w:rPr>
        <w:t>，</w:t>
      </w:r>
      <w:r w:rsidR="005279F7">
        <w:t>因此板式文档侧重于信息发布、</w:t>
      </w:r>
      <w:r w:rsidR="005279F7">
        <w:rPr>
          <w:rFonts w:hint="eastAsia"/>
        </w:rPr>
        <w:t>分发</w:t>
      </w:r>
      <w:r w:rsidR="005279F7">
        <w:t>共享</w:t>
      </w:r>
      <w:r w:rsidR="005279F7">
        <w:rPr>
          <w:rFonts w:hint="eastAsia"/>
        </w:rPr>
        <w:t>和</w:t>
      </w:r>
      <w:r w:rsidR="005279F7">
        <w:t>长期存储。</w:t>
      </w:r>
      <w:r w:rsidR="005279F7">
        <w:rPr>
          <w:rFonts w:hint="eastAsia"/>
        </w:rPr>
        <w:t>而</w:t>
      </w:r>
      <w:r w:rsidR="005279F7">
        <w:t>流式文档则侧重于文</w:t>
      </w:r>
      <w:r w:rsidR="005279F7">
        <w:rPr>
          <w:rFonts w:hint="eastAsia"/>
        </w:rPr>
        <w:t>档创建</w:t>
      </w:r>
      <w:r w:rsidR="005279F7">
        <w:t>和</w:t>
      </w:r>
      <w:r w:rsidR="005279F7">
        <w:rPr>
          <w:rFonts w:hint="eastAsia"/>
        </w:rPr>
        <w:t>文本</w:t>
      </w:r>
      <w:r w:rsidR="005279F7">
        <w:t>编辑，方便修改。因此</w:t>
      </w:r>
      <w:r w:rsidR="005279F7">
        <w:rPr>
          <w:rFonts w:hint="eastAsia"/>
        </w:rPr>
        <w:t>从</w:t>
      </w:r>
      <w:r w:rsidR="005279F7">
        <w:t>使用的角度考虑，两者是互补的，各自在电子文档处理流程环节扮演着不同的角色。</w:t>
      </w:r>
    </w:p>
    <w:p w14:paraId="5D3130AB" w14:textId="77777777" w:rsidR="005279F7" w:rsidRPr="005279F7" w:rsidRDefault="005279F7" w:rsidP="00447806">
      <w:pPr>
        <w:pStyle w:val="afa"/>
        <w:numPr>
          <w:ilvl w:val="0"/>
          <w:numId w:val="19"/>
        </w:numPr>
        <w:spacing w:line="400" w:lineRule="exact"/>
        <w:ind w:firstLineChars="0"/>
        <w:rPr>
          <w:lang w:val="en-US"/>
        </w:rPr>
      </w:pPr>
      <w:r>
        <w:rPr>
          <w:rFonts w:hint="eastAsia"/>
        </w:rPr>
        <w:t>公开</w:t>
      </w:r>
      <w:r>
        <w:t>标准和</w:t>
      </w:r>
      <w:r>
        <w:rPr>
          <w:rFonts w:hint="eastAsia"/>
        </w:rPr>
        <w:t>私有</w:t>
      </w:r>
      <w:r>
        <w:t>标准：</w:t>
      </w:r>
      <w:r>
        <w:t>PDF</w:t>
      </w:r>
      <w:r>
        <w:t>是国际公开的通用文档标准，即它的应用技术不依赖于特定厂商。而</w:t>
      </w:r>
      <w:r>
        <w:rPr>
          <w:rFonts w:hint="eastAsia"/>
        </w:rPr>
        <w:t>Office</w:t>
      </w:r>
      <w:r>
        <w:t>属于微软公司的私有格式标准，应用受限于微软。因此</w:t>
      </w:r>
      <w:r>
        <w:rPr>
          <w:rFonts w:hint="eastAsia"/>
        </w:rPr>
        <w:t>在</w:t>
      </w:r>
      <w:r>
        <w:t>灵活性</w:t>
      </w:r>
      <w:r>
        <w:rPr>
          <w:rFonts w:hint="eastAsia"/>
        </w:rPr>
        <w:t>和</w:t>
      </w:r>
      <w:r>
        <w:t>兼容性方面</w:t>
      </w:r>
      <w:r>
        <w:rPr>
          <w:rFonts w:hint="eastAsia"/>
        </w:rPr>
        <w:t>会</w:t>
      </w:r>
      <w:r>
        <w:t>较为方便。</w:t>
      </w:r>
    </w:p>
    <w:p w14:paraId="4324EADC" w14:textId="77777777" w:rsidR="005279F7" w:rsidRPr="005279F7" w:rsidRDefault="005279F7" w:rsidP="00447806">
      <w:pPr>
        <w:pStyle w:val="afa"/>
        <w:numPr>
          <w:ilvl w:val="0"/>
          <w:numId w:val="19"/>
        </w:numPr>
        <w:spacing w:line="400" w:lineRule="exact"/>
        <w:ind w:firstLineChars="0"/>
        <w:rPr>
          <w:lang w:val="en-US"/>
        </w:rPr>
      </w:pPr>
      <w:r>
        <w:rPr>
          <w:rFonts w:hint="eastAsia"/>
        </w:rPr>
        <w:t>文档</w:t>
      </w:r>
      <w:r>
        <w:t>数量方面：</w:t>
      </w:r>
      <w:r>
        <w:t>PDF</w:t>
      </w:r>
      <w:r>
        <w:t>是互联网时代最受欢迎、最普遍使用的文档传阅格式。</w:t>
      </w:r>
      <w:r>
        <w:rPr>
          <w:rFonts w:hint="eastAsia"/>
        </w:rPr>
        <w:t>这</w:t>
      </w:r>
      <w:r>
        <w:t>也是由其</w:t>
      </w:r>
      <w:r>
        <w:rPr>
          <w:rFonts w:hint="eastAsia"/>
        </w:rPr>
        <w:t>特性所</w:t>
      </w:r>
      <w:r>
        <w:t>决定的。通过</w:t>
      </w:r>
      <w:r>
        <w:t>G</w:t>
      </w:r>
      <w:r>
        <w:rPr>
          <w:rFonts w:hint="eastAsia"/>
        </w:rPr>
        <w:t>oogle</w:t>
      </w:r>
      <w:r>
        <w:rPr>
          <w:rFonts w:hint="eastAsia"/>
        </w:rPr>
        <w:t>搜索</w:t>
      </w:r>
      <w:r>
        <w:t>互联网上现存的</w:t>
      </w:r>
      <w:r>
        <w:t>Doc</w:t>
      </w:r>
      <w:r>
        <w:t>格式文档和</w:t>
      </w:r>
      <w:r>
        <w:t>PDF</w:t>
      </w:r>
      <w:r>
        <w:rPr>
          <w:rFonts w:hint="eastAsia"/>
        </w:rPr>
        <w:t>文档发现</w:t>
      </w:r>
      <w:r>
        <w:rPr>
          <w:rFonts w:hint="eastAsia"/>
        </w:rPr>
        <w:t>PDF</w:t>
      </w:r>
      <w:r>
        <w:t>类文档数量是</w:t>
      </w:r>
      <w:r>
        <w:t>Doc</w:t>
      </w:r>
      <w:r>
        <w:t>类文档数量的近</w:t>
      </w:r>
      <w:r w:rsidR="00DA2F65">
        <w:rPr>
          <w:rFonts w:hint="eastAsia"/>
        </w:rPr>
        <w:t>4</w:t>
      </w:r>
      <w:r>
        <w:rPr>
          <w:rFonts w:hint="eastAsia"/>
        </w:rPr>
        <w:t>倍</w:t>
      </w:r>
      <w:r w:rsidR="00DA2F65">
        <w:rPr>
          <w:rFonts w:hint="eastAsia"/>
        </w:rPr>
        <w:t>（</w:t>
      </w:r>
      <w:r w:rsidR="00DA2F65">
        <w:rPr>
          <w:rFonts w:hint="eastAsia"/>
        </w:rPr>
        <w:t>PDF</w:t>
      </w:r>
      <w:r w:rsidR="00DA2F65">
        <w:t>数量为</w:t>
      </w:r>
      <w:r w:rsidR="00DA2F65">
        <w:rPr>
          <w:rFonts w:hint="eastAsia"/>
        </w:rPr>
        <w:t>10</w:t>
      </w:r>
      <w:r w:rsidR="00DA2F65">
        <w:rPr>
          <w:rFonts w:hint="eastAsia"/>
        </w:rPr>
        <w:t>亿</w:t>
      </w:r>
      <w:r w:rsidR="00DA2F65">
        <w:rPr>
          <w:rFonts w:hint="eastAsia"/>
        </w:rPr>
        <w:t>2</w:t>
      </w:r>
      <w:r w:rsidR="00DA2F65">
        <w:rPr>
          <w:rFonts w:hint="eastAsia"/>
        </w:rPr>
        <w:t>千万</w:t>
      </w:r>
      <w:r w:rsidR="00DA2F65">
        <w:t>份，而</w:t>
      </w:r>
      <w:r w:rsidR="00DA2F65">
        <w:t>Doc</w:t>
      </w:r>
      <w:r w:rsidR="00DA2F65">
        <w:t>类文档数量为</w:t>
      </w:r>
      <w:r w:rsidR="00DA2F65">
        <w:rPr>
          <w:rFonts w:hint="eastAsia"/>
        </w:rPr>
        <w:t>2</w:t>
      </w:r>
      <w:r w:rsidR="00DA2F65">
        <w:rPr>
          <w:rFonts w:hint="eastAsia"/>
        </w:rPr>
        <w:t>亿</w:t>
      </w:r>
      <w:r w:rsidR="00DA2F65">
        <w:rPr>
          <w:rFonts w:hint="eastAsia"/>
        </w:rPr>
        <w:t>8</w:t>
      </w:r>
      <w:r w:rsidR="00DA2F65">
        <w:rPr>
          <w:rFonts w:hint="eastAsia"/>
        </w:rPr>
        <w:t>千</w:t>
      </w:r>
      <w:r w:rsidR="00DA2F65">
        <w:t>万</w:t>
      </w:r>
      <w:r w:rsidR="00DA2F65">
        <w:rPr>
          <w:rFonts w:hint="eastAsia"/>
        </w:rPr>
        <w:t>份</w:t>
      </w:r>
      <w:r w:rsidR="00DA2F65">
        <w:t>）</w:t>
      </w:r>
      <w:r>
        <w:t>。可见</w:t>
      </w:r>
      <w:r>
        <w:rPr>
          <w:rFonts w:hint="eastAsia"/>
        </w:rPr>
        <w:t>PDF</w:t>
      </w:r>
      <w:r>
        <w:t>文档在互联网时代占有的举足轻重的地位。</w:t>
      </w:r>
    </w:p>
    <w:p w14:paraId="7A52D27C" w14:textId="77777777" w:rsidR="00573419" w:rsidRDefault="00573419" w:rsidP="008767FB">
      <w:pPr>
        <w:pStyle w:val="3"/>
        <w:spacing w:line="415" w:lineRule="auto"/>
        <w:ind w:left="679" w:hangingChars="283" w:hanging="679"/>
      </w:pPr>
      <w:bookmarkStart w:id="109" w:name="_Toc406841150"/>
      <w:r>
        <w:rPr>
          <w:rFonts w:hint="eastAsia"/>
        </w:rPr>
        <w:t>PDF组织结构</w:t>
      </w:r>
      <w:bookmarkEnd w:id="109"/>
    </w:p>
    <w:p w14:paraId="5661D3B6" w14:textId="77777777" w:rsidR="00104552" w:rsidRDefault="008767FB" w:rsidP="00104552">
      <w:pPr>
        <w:spacing w:line="360" w:lineRule="auto"/>
        <w:rPr>
          <w:rFonts w:ascii="黑体" w:eastAsia="黑体" w:hAnsi="黑体"/>
        </w:rPr>
      </w:pPr>
      <w:r>
        <w:rPr>
          <w:rFonts w:ascii="黑体" w:eastAsia="黑体" w:hAnsi="黑体" w:hint="eastAsia"/>
        </w:rPr>
        <w:t>2.1.2.1</w:t>
      </w:r>
      <w:r w:rsidR="00104552" w:rsidRPr="00AA238C">
        <w:rPr>
          <w:rFonts w:ascii="黑体" w:eastAsia="黑体" w:hAnsi="黑体" w:hint="eastAsia"/>
        </w:rPr>
        <w:t>物理组织结构</w:t>
      </w:r>
    </w:p>
    <w:p w14:paraId="0203BFEB" w14:textId="77777777" w:rsidR="00104552" w:rsidRDefault="00104552" w:rsidP="00447806">
      <w:pPr>
        <w:spacing w:line="400" w:lineRule="exact"/>
        <w:ind w:firstLine="420"/>
      </w:pPr>
      <w:r>
        <w:rPr>
          <w:rFonts w:hint="eastAsia"/>
        </w:rPr>
        <w:t>一个</w:t>
      </w:r>
      <w:r>
        <w:rPr>
          <w:rFonts w:hint="eastAsia"/>
        </w:rPr>
        <w:t>PDF</w:t>
      </w:r>
      <w:r>
        <w:rPr>
          <w:rFonts w:hint="eastAsia"/>
        </w:rPr>
        <w:t>文件从物理结构上来说可以大致分为四部分，即文件头，文件体，交叉引用表，文件尾。</w:t>
      </w:r>
    </w:p>
    <w:p w14:paraId="64E642D5" w14:textId="77777777" w:rsidR="00104552" w:rsidRDefault="00104552" w:rsidP="00104552">
      <w:pPr>
        <w:ind w:firstLine="420"/>
        <w:jc w:val="center"/>
      </w:pPr>
      <w:r>
        <w:object w:dxaOrig="3599" w:dyaOrig="5640" w14:anchorId="164D540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6.8pt;height:168pt" o:ole="">
            <v:imagedata r:id="rId19" o:title=""/>
          </v:shape>
          <o:OLEObject Type="Embed" ProgID="Visio.Drawing.11" ShapeID="_x0000_i1025" DrawAspect="Content" ObjectID="_1571491903" r:id="rId20"/>
        </w:object>
      </w:r>
    </w:p>
    <w:p w14:paraId="709EC284" w14:textId="77777777" w:rsidR="00104552" w:rsidRPr="00540ED3" w:rsidRDefault="00104552" w:rsidP="00540ED3">
      <w:pPr>
        <w:pStyle w:val="07415"/>
        <w:ind w:firstLine="0"/>
        <w:jc w:val="center"/>
        <w:rPr>
          <w:rFonts w:ascii="楷体_GB2312" w:eastAsia="楷体_GB2312" w:cs="Times New Roman"/>
          <w:sz w:val="21"/>
          <w:szCs w:val="21"/>
        </w:rPr>
      </w:pPr>
      <w:r w:rsidRPr="00540ED3">
        <w:rPr>
          <w:rFonts w:ascii="楷体_GB2312" w:eastAsia="楷体_GB2312" w:cs="Times New Roman" w:hint="eastAsia"/>
          <w:sz w:val="21"/>
          <w:szCs w:val="21"/>
        </w:rPr>
        <w:t>图2-1 PDF文档的物理组织结构图</w:t>
      </w:r>
    </w:p>
    <w:p w14:paraId="15992A55" w14:textId="77777777" w:rsidR="00104552" w:rsidRDefault="00104552" w:rsidP="00447806">
      <w:pPr>
        <w:numPr>
          <w:ilvl w:val="0"/>
          <w:numId w:val="7"/>
        </w:numPr>
        <w:spacing w:line="400" w:lineRule="exact"/>
      </w:pPr>
      <w:r w:rsidRPr="00104552">
        <w:rPr>
          <w:rFonts w:hint="eastAsia"/>
        </w:rPr>
        <w:t>文件头（</w:t>
      </w:r>
      <w:r>
        <w:rPr>
          <w:rFonts w:hint="eastAsia"/>
        </w:rPr>
        <w:t>Head</w:t>
      </w:r>
      <w:r w:rsidRPr="00104552">
        <w:rPr>
          <w:rFonts w:hint="eastAsia"/>
        </w:rPr>
        <w:t>）</w:t>
      </w:r>
      <w:r>
        <w:rPr>
          <w:rFonts w:hint="eastAsia"/>
        </w:rPr>
        <w:t>：文件头</w:t>
      </w:r>
      <w:r w:rsidR="001C47B3">
        <w:rPr>
          <w:rFonts w:hint="eastAsia"/>
        </w:rPr>
        <w:t>主要用于存放</w:t>
      </w:r>
      <w:r w:rsidR="001C47B3">
        <w:rPr>
          <w:rFonts w:hint="eastAsia"/>
        </w:rPr>
        <w:t>PDF</w:t>
      </w:r>
      <w:r w:rsidR="001C47B3">
        <w:rPr>
          <w:rFonts w:hint="eastAsia"/>
        </w:rPr>
        <w:t>的版本信息，它出现在</w:t>
      </w:r>
      <w:r w:rsidR="001C47B3">
        <w:rPr>
          <w:rFonts w:hint="eastAsia"/>
        </w:rPr>
        <w:t>PDF</w:t>
      </w:r>
      <w:r w:rsidR="001C47B3">
        <w:rPr>
          <w:rFonts w:hint="eastAsia"/>
        </w:rPr>
        <w:t>文件的第一行。</w:t>
      </w:r>
      <w:r w:rsidR="001C47B3">
        <w:rPr>
          <w:rFonts w:hint="eastAsia"/>
        </w:rPr>
        <w:t>PDF</w:t>
      </w:r>
      <w:r w:rsidR="001C47B3">
        <w:rPr>
          <w:rFonts w:hint="eastAsia"/>
        </w:rPr>
        <w:t>的版本是向下兼容的，例如某个应用程序能处理</w:t>
      </w:r>
      <w:r w:rsidR="001C47B3">
        <w:rPr>
          <w:rFonts w:hint="eastAsia"/>
        </w:rPr>
        <w:t>1.5</w:t>
      </w:r>
      <w:r w:rsidR="001C47B3">
        <w:rPr>
          <w:rFonts w:hint="eastAsia"/>
        </w:rPr>
        <w:t>版本的</w:t>
      </w:r>
      <w:r w:rsidR="001C47B3">
        <w:rPr>
          <w:rFonts w:hint="eastAsia"/>
        </w:rPr>
        <w:t>PDF</w:t>
      </w:r>
      <w:r w:rsidR="001C47B3">
        <w:rPr>
          <w:rFonts w:hint="eastAsia"/>
        </w:rPr>
        <w:t>，那么它将可以处理早前的版本。</w:t>
      </w:r>
    </w:p>
    <w:p w14:paraId="2FF9B368" w14:textId="77777777" w:rsidR="001C47B3" w:rsidRDefault="001C47B3" w:rsidP="00447806">
      <w:pPr>
        <w:numPr>
          <w:ilvl w:val="0"/>
          <w:numId w:val="7"/>
        </w:numPr>
        <w:spacing w:line="400" w:lineRule="exact"/>
      </w:pPr>
      <w:r>
        <w:rPr>
          <w:rFonts w:hint="eastAsia"/>
        </w:rPr>
        <w:t>文件体（</w:t>
      </w:r>
      <w:r>
        <w:rPr>
          <w:rFonts w:hint="eastAsia"/>
        </w:rPr>
        <w:t>Body</w:t>
      </w:r>
      <w:r>
        <w:rPr>
          <w:rFonts w:hint="eastAsia"/>
        </w:rPr>
        <w:t>）：文件体是</w:t>
      </w:r>
      <w:r>
        <w:rPr>
          <w:rFonts w:hint="eastAsia"/>
        </w:rPr>
        <w:t>PDF</w:t>
      </w:r>
      <w:r>
        <w:rPr>
          <w:rFonts w:hint="eastAsia"/>
        </w:rPr>
        <w:t>文件的主要组成部分，是由一系列对象组成的。后面的逻辑组织结构小节将会详细的讲解</w:t>
      </w:r>
      <w:r>
        <w:rPr>
          <w:rFonts w:hint="eastAsia"/>
        </w:rPr>
        <w:t>PDF</w:t>
      </w:r>
      <w:r>
        <w:rPr>
          <w:rFonts w:hint="eastAsia"/>
        </w:rPr>
        <w:t>如何将物理上不连续的对象组织成逻辑连续的页面的。</w:t>
      </w:r>
    </w:p>
    <w:p w14:paraId="19645CEC" w14:textId="77777777" w:rsidR="00817A70" w:rsidRDefault="001C47B3" w:rsidP="00447806">
      <w:pPr>
        <w:numPr>
          <w:ilvl w:val="0"/>
          <w:numId w:val="7"/>
        </w:numPr>
        <w:spacing w:line="400" w:lineRule="exact"/>
      </w:pPr>
      <w:r>
        <w:rPr>
          <w:rFonts w:hint="eastAsia"/>
        </w:rPr>
        <w:t>交叉引用表（</w:t>
      </w:r>
      <w:r>
        <w:rPr>
          <w:rFonts w:hint="eastAsia"/>
        </w:rPr>
        <w:t>Cross-reference table</w:t>
      </w:r>
      <w:r>
        <w:rPr>
          <w:rFonts w:hint="eastAsia"/>
        </w:rPr>
        <w:t>）：交叉表</w:t>
      </w:r>
      <w:r w:rsidR="00BC597E">
        <w:rPr>
          <w:rFonts w:hint="eastAsia"/>
        </w:rPr>
        <w:t>是</w:t>
      </w:r>
      <w:r w:rsidR="00BC597E">
        <w:t>一个间接对象的地址索引表</w:t>
      </w:r>
      <w:r w:rsidR="00BC597E">
        <w:rPr>
          <w:rFonts w:hint="eastAsia"/>
        </w:rPr>
        <w:t>，</w:t>
      </w:r>
      <w:r w:rsidR="00BC597E">
        <w:t>它</w:t>
      </w:r>
      <w:r w:rsidR="00BC597E">
        <w:rPr>
          <w:rFonts w:hint="eastAsia"/>
        </w:rPr>
        <w:t>实现了</w:t>
      </w:r>
      <w:r w:rsidR="00BC597E">
        <w:t>对</w:t>
      </w:r>
      <w:r>
        <w:rPr>
          <w:rFonts w:hint="eastAsia"/>
        </w:rPr>
        <w:t>间接对象</w:t>
      </w:r>
      <w:r w:rsidR="00BC597E">
        <w:rPr>
          <w:rFonts w:hint="eastAsia"/>
        </w:rPr>
        <w:t>的随机</w:t>
      </w:r>
      <w:r>
        <w:rPr>
          <w:rFonts w:hint="eastAsia"/>
        </w:rPr>
        <w:t>存取。交叉引用表含有一个或多个区域。每个区域</w:t>
      </w:r>
      <w:r w:rsidR="00CB57A5">
        <w:rPr>
          <w:rFonts w:hint="eastAsia"/>
        </w:rPr>
        <w:t>的开始处由</w:t>
      </w:r>
      <w:r w:rsidR="00CB57A5">
        <w:rPr>
          <w:rFonts w:hint="eastAsia"/>
        </w:rPr>
        <w:t>xref</w:t>
      </w:r>
      <w:r w:rsidR="00CB57A5">
        <w:rPr>
          <w:rFonts w:hint="eastAsia"/>
        </w:rPr>
        <w:t>标记</w:t>
      </w:r>
      <w:r w:rsidR="00817A70">
        <w:rPr>
          <w:rFonts w:hint="eastAsia"/>
        </w:rPr>
        <w:t>，后面含有一个或多个交叉引用子段。当文件对象修改后，将会生成新的引用子段用于标记新添加或修改的对象的信息。如果文件没有经过任何修改，则交叉引用子段只含有一段。</w:t>
      </w:r>
    </w:p>
    <w:p w14:paraId="3A4D8FCB" w14:textId="77777777" w:rsidR="001C47B3" w:rsidRDefault="00817A70" w:rsidP="00447806">
      <w:pPr>
        <w:numPr>
          <w:ilvl w:val="0"/>
          <w:numId w:val="7"/>
        </w:numPr>
        <w:spacing w:line="400" w:lineRule="exact"/>
      </w:pPr>
      <w:r>
        <w:rPr>
          <w:rFonts w:hint="eastAsia"/>
        </w:rPr>
        <w:t>文件尾（</w:t>
      </w:r>
      <w:r>
        <w:rPr>
          <w:rFonts w:hint="eastAsia"/>
        </w:rPr>
        <w:t>Trailer</w:t>
      </w:r>
      <w:r>
        <w:rPr>
          <w:rFonts w:hint="eastAsia"/>
        </w:rPr>
        <w:t>）：</w:t>
      </w:r>
      <w:r w:rsidR="00BC597E">
        <w:rPr>
          <w:rFonts w:hint="eastAsia"/>
        </w:rPr>
        <w:t>在</w:t>
      </w:r>
      <w:r w:rsidR="00BC597E">
        <w:t>PDF</w:t>
      </w:r>
      <w:r>
        <w:rPr>
          <w:rFonts w:hint="eastAsia"/>
        </w:rPr>
        <w:t>文件尾</w:t>
      </w:r>
      <w:r w:rsidR="00BC597E">
        <w:rPr>
          <w:rFonts w:hint="eastAsia"/>
        </w:rPr>
        <w:t>部声明了交叉引用表的位置</w:t>
      </w:r>
      <w:r w:rsidR="00BC597E">
        <w:t>信息</w:t>
      </w:r>
      <w:r>
        <w:rPr>
          <w:rFonts w:hint="eastAsia"/>
        </w:rPr>
        <w:t>，即指明了文件体的根对象（</w:t>
      </w:r>
      <w:r>
        <w:rPr>
          <w:rFonts w:hint="eastAsia"/>
        </w:rPr>
        <w:t>Catalog</w:t>
      </w:r>
      <w:r>
        <w:rPr>
          <w:rFonts w:hint="eastAsia"/>
        </w:rPr>
        <w:t>），</w:t>
      </w:r>
      <w:r w:rsidR="00BC597E">
        <w:rPr>
          <w:rFonts w:hint="eastAsia"/>
        </w:rPr>
        <w:t>通过根</w:t>
      </w:r>
      <w:r w:rsidR="00BC597E">
        <w:t>对象</w:t>
      </w:r>
      <w:r>
        <w:rPr>
          <w:rFonts w:hint="eastAsia"/>
        </w:rPr>
        <w:t>能够</w:t>
      </w:r>
      <w:r w:rsidR="00BC597E">
        <w:rPr>
          <w:rFonts w:hint="eastAsia"/>
        </w:rPr>
        <w:t>迅速</w:t>
      </w:r>
      <w:r>
        <w:rPr>
          <w:rFonts w:hint="eastAsia"/>
        </w:rPr>
        <w:t>找到</w:t>
      </w:r>
      <w:r>
        <w:rPr>
          <w:rFonts w:hint="eastAsia"/>
        </w:rPr>
        <w:t>PDF</w:t>
      </w:r>
      <w:r>
        <w:rPr>
          <w:rFonts w:hint="eastAsia"/>
        </w:rPr>
        <w:t>文件中各个对象体的位置，</w:t>
      </w:r>
      <w:r w:rsidR="00BC597E">
        <w:rPr>
          <w:rFonts w:hint="eastAsia"/>
        </w:rPr>
        <w:t>从而达到随机访问。与此同时，</w:t>
      </w:r>
      <w:r w:rsidR="008767FB">
        <w:rPr>
          <w:rFonts w:hint="eastAsia"/>
        </w:rPr>
        <w:t>尾部</w:t>
      </w:r>
      <w:r w:rsidR="00BC597E">
        <w:rPr>
          <w:rFonts w:hint="eastAsia"/>
        </w:rPr>
        <w:t>信息</w:t>
      </w:r>
      <w:r w:rsidR="00BC597E">
        <w:t>还包含</w:t>
      </w:r>
      <w:r w:rsidR="008767FB">
        <w:rPr>
          <w:rFonts w:hint="eastAsia"/>
        </w:rPr>
        <w:t>PDF</w:t>
      </w:r>
      <w:r w:rsidR="008767FB">
        <w:rPr>
          <w:rFonts w:hint="eastAsia"/>
        </w:rPr>
        <w:t>文件的加密等安全相关信息。</w:t>
      </w:r>
      <w:r w:rsidRPr="00104552">
        <w:rPr>
          <w:rFonts w:hint="eastAsia"/>
        </w:rPr>
        <w:t xml:space="preserve"> </w:t>
      </w:r>
    </w:p>
    <w:p w14:paraId="4C923237" w14:textId="77777777" w:rsidR="008767FB" w:rsidRDefault="008767FB" w:rsidP="008767FB">
      <w:pPr>
        <w:spacing w:after="260" w:line="415" w:lineRule="auto"/>
        <w:rPr>
          <w:rFonts w:ascii="黑体" w:eastAsia="黑体" w:hAnsi="黑体"/>
        </w:rPr>
      </w:pPr>
      <w:r w:rsidRPr="008767FB">
        <w:rPr>
          <w:rFonts w:ascii="黑体" w:eastAsia="黑体" w:hAnsi="黑体" w:hint="eastAsia"/>
        </w:rPr>
        <w:t>2.1.2.2</w:t>
      </w:r>
      <w:r>
        <w:rPr>
          <w:rFonts w:ascii="黑体" w:eastAsia="黑体" w:hAnsi="黑体" w:hint="eastAsia"/>
        </w:rPr>
        <w:t xml:space="preserve"> PDF的基本对象</w:t>
      </w:r>
    </w:p>
    <w:p w14:paraId="1F9D4F29" w14:textId="77777777" w:rsidR="008767FB" w:rsidRDefault="008767FB" w:rsidP="00447806">
      <w:pPr>
        <w:spacing w:line="400" w:lineRule="exact"/>
        <w:ind w:firstLine="420"/>
      </w:pPr>
      <w:r>
        <w:rPr>
          <w:rFonts w:hint="eastAsia"/>
        </w:rPr>
        <w:t>由于整个</w:t>
      </w:r>
      <w:r>
        <w:rPr>
          <w:rFonts w:hint="eastAsia"/>
        </w:rPr>
        <w:t>PDF</w:t>
      </w:r>
      <w:r>
        <w:rPr>
          <w:rFonts w:hint="eastAsia"/>
        </w:rPr>
        <w:t>文件时由不同的对象组成的，</w:t>
      </w:r>
      <w:r w:rsidRPr="008767FB">
        <w:rPr>
          <w:rFonts w:hint="eastAsia"/>
        </w:rPr>
        <w:t>在介绍</w:t>
      </w:r>
      <w:r>
        <w:rPr>
          <w:rFonts w:hint="eastAsia"/>
        </w:rPr>
        <w:t>逻辑组织结构之前我们先要了解</w:t>
      </w:r>
      <w:r>
        <w:rPr>
          <w:rFonts w:hint="eastAsia"/>
        </w:rPr>
        <w:t>PDF</w:t>
      </w:r>
      <w:r>
        <w:rPr>
          <w:rFonts w:hint="eastAsia"/>
        </w:rPr>
        <w:t>八大对象的基本结构和各个对象在</w:t>
      </w:r>
      <w:r>
        <w:rPr>
          <w:rFonts w:hint="eastAsia"/>
        </w:rPr>
        <w:t>PDF</w:t>
      </w:r>
      <w:r>
        <w:rPr>
          <w:rFonts w:hint="eastAsia"/>
        </w:rPr>
        <w:t>文件中所起到的作用。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84"/>
        <w:gridCol w:w="2777"/>
        <w:gridCol w:w="2552"/>
      </w:tblGrid>
      <w:tr w:rsidR="008767FB" w14:paraId="244B28B2" w14:textId="77777777" w:rsidTr="006F5971">
        <w:trPr>
          <w:jc w:val="center"/>
        </w:trPr>
        <w:tc>
          <w:tcPr>
            <w:tcW w:w="2184" w:type="dxa"/>
            <w:shd w:val="clear" w:color="auto" w:fill="auto"/>
          </w:tcPr>
          <w:p w14:paraId="70F28FF0" w14:textId="77777777" w:rsidR="008767FB" w:rsidRDefault="008767FB" w:rsidP="00240C51">
            <w:pPr>
              <w:spacing w:line="400" w:lineRule="exact"/>
            </w:pPr>
            <w:r>
              <w:rPr>
                <w:rFonts w:hint="eastAsia"/>
              </w:rPr>
              <w:t>PDF</w:t>
            </w:r>
            <w:r>
              <w:rPr>
                <w:rFonts w:hint="eastAsia"/>
              </w:rPr>
              <w:t>的对象类型</w:t>
            </w:r>
          </w:p>
        </w:tc>
        <w:tc>
          <w:tcPr>
            <w:tcW w:w="2777" w:type="dxa"/>
            <w:shd w:val="clear" w:color="auto" w:fill="auto"/>
          </w:tcPr>
          <w:p w14:paraId="2488E54C" w14:textId="77777777" w:rsidR="008767FB" w:rsidRDefault="008767FB" w:rsidP="00240C51">
            <w:pPr>
              <w:spacing w:line="400" w:lineRule="exact"/>
            </w:pPr>
            <w:r>
              <w:rPr>
                <w:rFonts w:hint="eastAsia"/>
              </w:rPr>
              <w:t>描述</w:t>
            </w:r>
          </w:p>
        </w:tc>
        <w:tc>
          <w:tcPr>
            <w:tcW w:w="2552" w:type="dxa"/>
            <w:shd w:val="clear" w:color="auto" w:fill="auto"/>
          </w:tcPr>
          <w:p w14:paraId="32D158DF" w14:textId="77777777" w:rsidR="008767FB" w:rsidRDefault="008767FB" w:rsidP="00240C51">
            <w:pPr>
              <w:spacing w:line="400" w:lineRule="exact"/>
            </w:pPr>
            <w:r>
              <w:rPr>
                <w:rFonts w:hint="eastAsia"/>
              </w:rPr>
              <w:t>示例</w:t>
            </w:r>
          </w:p>
        </w:tc>
      </w:tr>
      <w:tr w:rsidR="008767FB" w14:paraId="087A646B" w14:textId="77777777" w:rsidTr="006F5971">
        <w:trPr>
          <w:jc w:val="center"/>
        </w:trPr>
        <w:tc>
          <w:tcPr>
            <w:tcW w:w="2184" w:type="dxa"/>
            <w:shd w:val="clear" w:color="auto" w:fill="auto"/>
          </w:tcPr>
          <w:p w14:paraId="72650BA7" w14:textId="77777777" w:rsidR="008767FB" w:rsidRDefault="008767FB" w:rsidP="00240C51">
            <w:pPr>
              <w:spacing w:line="400" w:lineRule="exact"/>
            </w:pPr>
            <w:r>
              <w:rPr>
                <w:rFonts w:hint="eastAsia"/>
              </w:rPr>
              <w:t>Array</w:t>
            </w:r>
          </w:p>
        </w:tc>
        <w:tc>
          <w:tcPr>
            <w:tcW w:w="2777" w:type="dxa"/>
            <w:shd w:val="clear" w:color="auto" w:fill="auto"/>
          </w:tcPr>
          <w:p w14:paraId="297D0174" w14:textId="77777777" w:rsidR="008767FB" w:rsidRDefault="008767FB" w:rsidP="00240C51">
            <w:pPr>
              <w:spacing w:line="400" w:lineRule="exact"/>
            </w:pPr>
            <w:r>
              <w:rPr>
                <w:rFonts w:hint="eastAsia"/>
              </w:rPr>
              <w:t>有序的列表</w:t>
            </w:r>
          </w:p>
        </w:tc>
        <w:tc>
          <w:tcPr>
            <w:tcW w:w="2552" w:type="dxa"/>
            <w:shd w:val="clear" w:color="auto" w:fill="auto"/>
          </w:tcPr>
          <w:p w14:paraId="3BAD7550" w14:textId="77777777" w:rsidR="008767FB" w:rsidRDefault="008767FB" w:rsidP="00240C51">
            <w:pPr>
              <w:spacing w:line="400" w:lineRule="exact"/>
            </w:pPr>
            <w:r>
              <w:rPr>
                <w:rFonts w:hint="eastAsia"/>
              </w:rPr>
              <w:t>{1,2,3,4,5}</w:t>
            </w:r>
          </w:p>
        </w:tc>
      </w:tr>
      <w:tr w:rsidR="008767FB" w14:paraId="30E081E9" w14:textId="77777777" w:rsidTr="006F5971">
        <w:trPr>
          <w:jc w:val="center"/>
        </w:trPr>
        <w:tc>
          <w:tcPr>
            <w:tcW w:w="2184" w:type="dxa"/>
            <w:shd w:val="clear" w:color="auto" w:fill="auto"/>
          </w:tcPr>
          <w:p w14:paraId="5A6B14FE" w14:textId="77777777" w:rsidR="008767FB" w:rsidRDefault="008767FB" w:rsidP="00240C51">
            <w:pPr>
              <w:spacing w:line="400" w:lineRule="exact"/>
            </w:pPr>
            <w:r>
              <w:rPr>
                <w:rFonts w:hint="eastAsia"/>
              </w:rPr>
              <w:t>Boolean</w:t>
            </w:r>
          </w:p>
        </w:tc>
        <w:tc>
          <w:tcPr>
            <w:tcW w:w="2777" w:type="dxa"/>
            <w:shd w:val="clear" w:color="auto" w:fill="auto"/>
          </w:tcPr>
          <w:p w14:paraId="59112FFC" w14:textId="77777777" w:rsidR="008767FB" w:rsidRDefault="008767FB" w:rsidP="00240C51">
            <w:pPr>
              <w:spacing w:line="400" w:lineRule="exact"/>
            </w:pPr>
            <w:r>
              <w:rPr>
                <w:rFonts w:hint="eastAsia"/>
              </w:rPr>
              <w:t>标准的真</w:t>
            </w:r>
            <w:r>
              <w:rPr>
                <w:rFonts w:hint="eastAsia"/>
              </w:rPr>
              <w:t>/</w:t>
            </w:r>
            <w:r>
              <w:rPr>
                <w:rFonts w:hint="eastAsia"/>
              </w:rPr>
              <w:t>假值</w:t>
            </w:r>
          </w:p>
        </w:tc>
        <w:tc>
          <w:tcPr>
            <w:tcW w:w="2552" w:type="dxa"/>
            <w:shd w:val="clear" w:color="auto" w:fill="auto"/>
          </w:tcPr>
          <w:p w14:paraId="036ABCFA" w14:textId="77777777" w:rsidR="008767FB" w:rsidRDefault="008767FB" w:rsidP="00240C51">
            <w:pPr>
              <w:spacing w:line="400" w:lineRule="exact"/>
            </w:pPr>
            <w:r>
              <w:rPr>
                <w:rFonts w:hint="eastAsia"/>
              </w:rPr>
              <w:t>false</w:t>
            </w:r>
          </w:p>
        </w:tc>
      </w:tr>
      <w:tr w:rsidR="008767FB" w14:paraId="6A0FDD03" w14:textId="77777777" w:rsidTr="006F5971">
        <w:trPr>
          <w:jc w:val="center"/>
        </w:trPr>
        <w:tc>
          <w:tcPr>
            <w:tcW w:w="2184" w:type="dxa"/>
            <w:shd w:val="clear" w:color="auto" w:fill="auto"/>
          </w:tcPr>
          <w:p w14:paraId="2FE49F3D" w14:textId="77777777" w:rsidR="008767FB" w:rsidRDefault="0083481F" w:rsidP="00240C51">
            <w:pPr>
              <w:spacing w:line="400" w:lineRule="exact"/>
            </w:pPr>
            <w:r>
              <w:rPr>
                <w:rFonts w:hint="eastAsia"/>
              </w:rPr>
              <w:t>Number</w:t>
            </w:r>
          </w:p>
        </w:tc>
        <w:tc>
          <w:tcPr>
            <w:tcW w:w="2777" w:type="dxa"/>
            <w:shd w:val="clear" w:color="auto" w:fill="auto"/>
          </w:tcPr>
          <w:p w14:paraId="70BDA799" w14:textId="77777777" w:rsidR="008767FB" w:rsidRDefault="00C832BC" w:rsidP="00240C51">
            <w:pPr>
              <w:spacing w:line="400" w:lineRule="exact"/>
            </w:pPr>
            <w:r>
              <w:rPr>
                <w:rFonts w:hint="eastAsia"/>
              </w:rPr>
              <w:t>整型和浮点小数</w:t>
            </w:r>
            <w:r w:rsidR="0083481F">
              <w:rPr>
                <w:rFonts w:hint="eastAsia"/>
              </w:rPr>
              <w:t>值</w:t>
            </w:r>
          </w:p>
        </w:tc>
        <w:tc>
          <w:tcPr>
            <w:tcW w:w="2552" w:type="dxa"/>
            <w:shd w:val="clear" w:color="auto" w:fill="auto"/>
          </w:tcPr>
          <w:p w14:paraId="36D37A84" w14:textId="77777777" w:rsidR="008767FB" w:rsidRDefault="0083481F" w:rsidP="00240C51">
            <w:pPr>
              <w:spacing w:line="400" w:lineRule="exact"/>
            </w:pPr>
            <w:r>
              <w:rPr>
                <w:rFonts w:hint="eastAsia"/>
              </w:rPr>
              <w:t>1.2</w:t>
            </w:r>
          </w:p>
        </w:tc>
      </w:tr>
      <w:tr w:rsidR="0083481F" w14:paraId="2A542420" w14:textId="77777777" w:rsidTr="006F5971">
        <w:trPr>
          <w:jc w:val="center"/>
        </w:trPr>
        <w:tc>
          <w:tcPr>
            <w:tcW w:w="2184" w:type="dxa"/>
            <w:shd w:val="clear" w:color="auto" w:fill="auto"/>
          </w:tcPr>
          <w:p w14:paraId="7D9EABBB" w14:textId="77777777" w:rsidR="0083481F" w:rsidRDefault="0083481F" w:rsidP="00240C51">
            <w:pPr>
              <w:spacing w:line="400" w:lineRule="exact"/>
            </w:pPr>
            <w:r>
              <w:rPr>
                <w:rFonts w:hint="eastAsia"/>
              </w:rPr>
              <w:t>Name</w:t>
            </w:r>
          </w:p>
        </w:tc>
        <w:tc>
          <w:tcPr>
            <w:tcW w:w="2777" w:type="dxa"/>
            <w:shd w:val="clear" w:color="auto" w:fill="auto"/>
          </w:tcPr>
          <w:p w14:paraId="4B2F1780" w14:textId="77777777" w:rsidR="0083481F" w:rsidRDefault="0083481F" w:rsidP="00240C51">
            <w:pPr>
              <w:spacing w:line="400" w:lineRule="exact"/>
            </w:pPr>
            <w:r>
              <w:rPr>
                <w:rFonts w:hint="eastAsia"/>
              </w:rPr>
              <w:t>PDF</w:t>
            </w:r>
            <w:r>
              <w:rPr>
                <w:rFonts w:hint="eastAsia"/>
              </w:rPr>
              <w:t>文档中预定义的值</w:t>
            </w:r>
          </w:p>
        </w:tc>
        <w:tc>
          <w:tcPr>
            <w:tcW w:w="2552" w:type="dxa"/>
            <w:shd w:val="clear" w:color="auto" w:fill="auto"/>
          </w:tcPr>
          <w:p w14:paraId="68A558FF" w14:textId="77777777" w:rsidR="0083481F" w:rsidRPr="0083481F" w:rsidRDefault="0083481F" w:rsidP="00240C51">
            <w:pPr>
              <w:spacing w:line="400" w:lineRule="exact"/>
            </w:pPr>
            <w:r>
              <w:rPr>
                <w:rFonts w:hint="eastAsia"/>
              </w:rPr>
              <w:t>/Type</w:t>
            </w:r>
          </w:p>
        </w:tc>
      </w:tr>
      <w:tr w:rsidR="0083481F" w14:paraId="48747F33" w14:textId="77777777" w:rsidTr="006F5971">
        <w:trPr>
          <w:jc w:val="center"/>
        </w:trPr>
        <w:tc>
          <w:tcPr>
            <w:tcW w:w="2184" w:type="dxa"/>
            <w:shd w:val="clear" w:color="auto" w:fill="auto"/>
          </w:tcPr>
          <w:p w14:paraId="78FAB245" w14:textId="77777777" w:rsidR="0083481F" w:rsidRDefault="0083481F" w:rsidP="00240C51">
            <w:pPr>
              <w:spacing w:line="400" w:lineRule="exact"/>
            </w:pPr>
            <w:r>
              <w:rPr>
                <w:rFonts w:hint="eastAsia"/>
              </w:rPr>
              <w:t>String</w:t>
            </w:r>
          </w:p>
        </w:tc>
        <w:tc>
          <w:tcPr>
            <w:tcW w:w="2777" w:type="dxa"/>
            <w:shd w:val="clear" w:color="auto" w:fill="auto"/>
          </w:tcPr>
          <w:p w14:paraId="4495E851" w14:textId="77777777" w:rsidR="0083481F" w:rsidRDefault="0083481F" w:rsidP="00240C51">
            <w:pPr>
              <w:spacing w:line="400" w:lineRule="exact"/>
            </w:pPr>
            <w:r>
              <w:rPr>
                <w:rFonts w:hint="eastAsia"/>
              </w:rPr>
              <w:t>字符串</w:t>
            </w:r>
          </w:p>
        </w:tc>
        <w:tc>
          <w:tcPr>
            <w:tcW w:w="2552" w:type="dxa"/>
            <w:shd w:val="clear" w:color="auto" w:fill="auto"/>
          </w:tcPr>
          <w:p w14:paraId="45FE50F4" w14:textId="77777777" w:rsidR="0083481F" w:rsidRDefault="0083481F" w:rsidP="00240C51">
            <w:pPr>
              <w:spacing w:line="400" w:lineRule="exact"/>
            </w:pPr>
            <w:r>
              <w:rPr>
                <w:rFonts w:hint="eastAsia"/>
              </w:rPr>
              <w:t>030013921</w:t>
            </w:r>
          </w:p>
        </w:tc>
      </w:tr>
      <w:tr w:rsidR="0083481F" w14:paraId="5B28CA5C" w14:textId="77777777" w:rsidTr="006F5971">
        <w:trPr>
          <w:jc w:val="center"/>
        </w:trPr>
        <w:tc>
          <w:tcPr>
            <w:tcW w:w="2184" w:type="dxa"/>
            <w:shd w:val="clear" w:color="auto" w:fill="auto"/>
          </w:tcPr>
          <w:p w14:paraId="3840AA35" w14:textId="77777777" w:rsidR="0083481F" w:rsidRDefault="0083481F" w:rsidP="00240C51">
            <w:pPr>
              <w:spacing w:line="400" w:lineRule="exact"/>
            </w:pPr>
            <w:r>
              <w:rPr>
                <w:rFonts w:hint="eastAsia"/>
              </w:rPr>
              <w:lastRenderedPageBreak/>
              <w:t>Null</w:t>
            </w:r>
          </w:p>
        </w:tc>
        <w:tc>
          <w:tcPr>
            <w:tcW w:w="2777" w:type="dxa"/>
            <w:shd w:val="clear" w:color="auto" w:fill="auto"/>
          </w:tcPr>
          <w:p w14:paraId="23CE9590" w14:textId="77777777" w:rsidR="0083481F" w:rsidRDefault="0083481F" w:rsidP="00240C51">
            <w:pPr>
              <w:spacing w:line="400" w:lineRule="exact"/>
            </w:pPr>
            <w:r>
              <w:rPr>
                <w:rFonts w:hint="eastAsia"/>
              </w:rPr>
              <w:t>空对象</w:t>
            </w:r>
          </w:p>
        </w:tc>
        <w:tc>
          <w:tcPr>
            <w:tcW w:w="2552" w:type="dxa"/>
            <w:shd w:val="clear" w:color="auto" w:fill="auto"/>
          </w:tcPr>
          <w:p w14:paraId="474C74C7" w14:textId="77777777" w:rsidR="0083481F" w:rsidRDefault="0083481F" w:rsidP="00240C51">
            <w:pPr>
              <w:spacing w:line="400" w:lineRule="exact"/>
            </w:pPr>
            <w:r>
              <w:t>N</w:t>
            </w:r>
            <w:r>
              <w:rPr>
                <w:rFonts w:hint="eastAsia"/>
              </w:rPr>
              <w:t>ull</w:t>
            </w:r>
          </w:p>
        </w:tc>
      </w:tr>
      <w:tr w:rsidR="0083481F" w14:paraId="58333B73" w14:textId="77777777" w:rsidTr="006F5971">
        <w:trPr>
          <w:jc w:val="center"/>
        </w:trPr>
        <w:tc>
          <w:tcPr>
            <w:tcW w:w="2184" w:type="dxa"/>
            <w:shd w:val="clear" w:color="auto" w:fill="auto"/>
          </w:tcPr>
          <w:p w14:paraId="46E823FB" w14:textId="77777777" w:rsidR="0083481F" w:rsidRDefault="0083481F" w:rsidP="00240C51">
            <w:pPr>
              <w:spacing w:line="400" w:lineRule="exact"/>
            </w:pPr>
            <w:r>
              <w:rPr>
                <w:rFonts w:hint="eastAsia"/>
              </w:rPr>
              <w:t>Dictionary</w:t>
            </w:r>
          </w:p>
        </w:tc>
        <w:tc>
          <w:tcPr>
            <w:tcW w:w="2777" w:type="dxa"/>
            <w:shd w:val="clear" w:color="auto" w:fill="auto"/>
          </w:tcPr>
          <w:p w14:paraId="52B937FD" w14:textId="77777777" w:rsidR="0083481F" w:rsidRDefault="0083481F" w:rsidP="00240C51">
            <w:pPr>
              <w:spacing w:line="400" w:lineRule="exact"/>
            </w:pPr>
            <w:r>
              <w:rPr>
                <w:rFonts w:hint="eastAsia"/>
              </w:rPr>
              <w:t>包含对象对的表</w:t>
            </w:r>
          </w:p>
        </w:tc>
        <w:tc>
          <w:tcPr>
            <w:tcW w:w="2552" w:type="dxa"/>
            <w:shd w:val="clear" w:color="auto" w:fill="auto"/>
          </w:tcPr>
          <w:p w14:paraId="26A5BCA7" w14:textId="77777777" w:rsidR="0083481F" w:rsidRDefault="0083481F" w:rsidP="00240C51">
            <w:pPr>
              <w:spacing w:line="400" w:lineRule="exact"/>
            </w:pPr>
            <w:r>
              <w:rPr>
                <w:rFonts w:hint="eastAsia"/>
              </w:rPr>
              <w:t>&lt;&lt;</w:t>
            </w:r>
          </w:p>
          <w:p w14:paraId="3F43210B" w14:textId="77777777" w:rsidR="0083481F" w:rsidRDefault="0083481F" w:rsidP="00240C51">
            <w:pPr>
              <w:spacing w:line="400" w:lineRule="exact"/>
            </w:pPr>
            <w:r>
              <w:rPr>
                <w:rFonts w:hint="eastAsia"/>
              </w:rPr>
              <w:t>/Type /Catalog</w:t>
            </w:r>
          </w:p>
          <w:p w14:paraId="0D577CB0" w14:textId="77777777" w:rsidR="0083481F" w:rsidRDefault="0083481F" w:rsidP="00240C51">
            <w:pPr>
              <w:spacing w:line="400" w:lineRule="exact"/>
            </w:pPr>
            <w:r>
              <w:rPr>
                <w:rFonts w:hint="eastAsia"/>
              </w:rPr>
              <w:t>/Page 3 0 R</w:t>
            </w:r>
          </w:p>
          <w:p w14:paraId="70572FAC" w14:textId="77777777" w:rsidR="0083481F" w:rsidRDefault="0083481F" w:rsidP="00240C51">
            <w:pPr>
              <w:spacing w:line="400" w:lineRule="exact"/>
            </w:pPr>
            <w:r>
              <w:rPr>
                <w:rFonts w:hint="eastAsia"/>
              </w:rPr>
              <w:t>/Outline 2 0 R</w:t>
            </w:r>
          </w:p>
          <w:p w14:paraId="5BCCBB1D" w14:textId="77777777" w:rsidR="00DE098A" w:rsidRDefault="00DE098A" w:rsidP="00240C51">
            <w:pPr>
              <w:spacing w:line="400" w:lineRule="exact"/>
            </w:pPr>
            <w:r>
              <w:rPr>
                <w:rFonts w:hint="eastAsia"/>
              </w:rPr>
              <w:t>&gt;&gt;</w:t>
            </w:r>
          </w:p>
        </w:tc>
      </w:tr>
      <w:tr w:rsidR="0083481F" w14:paraId="37744D3C" w14:textId="77777777" w:rsidTr="006F5971">
        <w:trPr>
          <w:jc w:val="center"/>
        </w:trPr>
        <w:tc>
          <w:tcPr>
            <w:tcW w:w="2184" w:type="dxa"/>
            <w:shd w:val="clear" w:color="auto" w:fill="auto"/>
          </w:tcPr>
          <w:p w14:paraId="407C848B" w14:textId="77777777" w:rsidR="0083481F" w:rsidRDefault="0083481F" w:rsidP="00240C51">
            <w:pPr>
              <w:spacing w:line="400" w:lineRule="exact"/>
            </w:pPr>
            <w:r>
              <w:rPr>
                <w:rFonts w:hint="eastAsia"/>
              </w:rPr>
              <w:t>Stream</w:t>
            </w:r>
          </w:p>
        </w:tc>
        <w:tc>
          <w:tcPr>
            <w:tcW w:w="2777" w:type="dxa"/>
            <w:shd w:val="clear" w:color="auto" w:fill="auto"/>
          </w:tcPr>
          <w:p w14:paraId="03F59334" w14:textId="77777777" w:rsidR="0083481F" w:rsidRDefault="0083481F" w:rsidP="00240C51">
            <w:pPr>
              <w:spacing w:line="400" w:lineRule="exact"/>
            </w:pPr>
            <w:r>
              <w:rPr>
                <w:rFonts w:hint="eastAsia"/>
              </w:rPr>
              <w:t>数据流，通常表示压缩后的数据流</w:t>
            </w:r>
          </w:p>
        </w:tc>
        <w:tc>
          <w:tcPr>
            <w:tcW w:w="2552" w:type="dxa"/>
            <w:shd w:val="clear" w:color="auto" w:fill="auto"/>
          </w:tcPr>
          <w:p w14:paraId="7F1CE909" w14:textId="77777777" w:rsidR="0083481F" w:rsidRDefault="0083481F" w:rsidP="00240C51">
            <w:pPr>
              <w:spacing w:line="400" w:lineRule="exact"/>
            </w:pPr>
            <w:r>
              <w:rPr>
                <w:rFonts w:hint="eastAsia"/>
              </w:rPr>
              <w:t>13 0 obj</w:t>
            </w:r>
          </w:p>
          <w:p w14:paraId="1324F27D" w14:textId="77777777" w:rsidR="0083481F" w:rsidRDefault="0083481F" w:rsidP="00240C51">
            <w:pPr>
              <w:spacing w:line="400" w:lineRule="exact"/>
            </w:pPr>
            <w:r>
              <w:rPr>
                <w:rFonts w:hint="eastAsia"/>
              </w:rPr>
              <w:t>&lt;&lt;/Type</w:t>
            </w:r>
          </w:p>
          <w:p w14:paraId="0B774E66" w14:textId="77777777" w:rsidR="0083481F" w:rsidRDefault="0083481F" w:rsidP="00240C51">
            <w:pPr>
              <w:spacing w:line="400" w:lineRule="exact"/>
            </w:pPr>
            <w:r>
              <w:rPr>
                <w:rFonts w:hint="eastAsia"/>
              </w:rPr>
              <w:t>/Xobject&gt;&gt;</w:t>
            </w:r>
          </w:p>
          <w:p w14:paraId="7B07603D" w14:textId="77777777" w:rsidR="0083481F" w:rsidRDefault="0083481F" w:rsidP="00240C51">
            <w:pPr>
              <w:spacing w:line="400" w:lineRule="exact"/>
            </w:pPr>
            <w:r>
              <w:t>S</w:t>
            </w:r>
            <w:r>
              <w:rPr>
                <w:rFonts w:hint="eastAsia"/>
              </w:rPr>
              <w:t>tream</w:t>
            </w:r>
          </w:p>
          <w:p w14:paraId="65040569" w14:textId="77777777" w:rsidR="0083481F" w:rsidRDefault="0083481F" w:rsidP="00240C51">
            <w:pPr>
              <w:spacing w:line="400" w:lineRule="exact"/>
            </w:pPr>
            <w:r>
              <w:rPr>
                <w:rFonts w:hint="eastAsia"/>
              </w:rPr>
              <w:t>0322259593939</w:t>
            </w:r>
          </w:p>
          <w:p w14:paraId="665073B8" w14:textId="77777777" w:rsidR="0083481F" w:rsidRDefault="0083481F" w:rsidP="00240C51">
            <w:pPr>
              <w:spacing w:line="400" w:lineRule="exact"/>
            </w:pPr>
            <w:r>
              <w:rPr>
                <w:rFonts w:hint="eastAsia"/>
              </w:rPr>
              <w:t>endstream</w:t>
            </w:r>
          </w:p>
        </w:tc>
      </w:tr>
    </w:tbl>
    <w:p w14:paraId="03C3C626" w14:textId="77777777" w:rsidR="0083481F" w:rsidRPr="00540ED3" w:rsidRDefault="0083481F" w:rsidP="00540ED3">
      <w:pPr>
        <w:pStyle w:val="07415"/>
        <w:ind w:firstLine="0"/>
        <w:jc w:val="center"/>
        <w:rPr>
          <w:rFonts w:ascii="楷体_GB2312" w:eastAsia="楷体_GB2312" w:cs="Times New Roman"/>
          <w:sz w:val="21"/>
          <w:szCs w:val="21"/>
        </w:rPr>
      </w:pPr>
      <w:r w:rsidRPr="00540ED3">
        <w:rPr>
          <w:rFonts w:ascii="楷体_GB2312" w:eastAsia="楷体_GB2312" w:cs="Times New Roman" w:hint="eastAsia"/>
          <w:sz w:val="21"/>
          <w:szCs w:val="21"/>
        </w:rPr>
        <w:t>表2-1 PDF基本对象类型说明</w:t>
      </w:r>
    </w:p>
    <w:p w14:paraId="089560FF" w14:textId="77777777" w:rsidR="008767FB" w:rsidRDefault="0083481F" w:rsidP="00447806">
      <w:pPr>
        <w:spacing w:line="400" w:lineRule="exact"/>
        <w:ind w:firstLine="420"/>
      </w:pPr>
      <w:r>
        <w:rPr>
          <w:rFonts w:hint="eastAsia"/>
        </w:rPr>
        <w:t>数组（</w:t>
      </w:r>
      <w:r>
        <w:rPr>
          <w:rFonts w:hint="eastAsia"/>
        </w:rPr>
        <w:t>Array</w:t>
      </w:r>
      <w:r>
        <w:rPr>
          <w:rFonts w:hint="eastAsia"/>
        </w:rPr>
        <w:t>），布尔（</w:t>
      </w:r>
      <w:r>
        <w:rPr>
          <w:rFonts w:hint="eastAsia"/>
        </w:rPr>
        <w:t>boolean</w:t>
      </w:r>
      <w:r>
        <w:rPr>
          <w:rFonts w:hint="eastAsia"/>
        </w:rPr>
        <w:t>），数值（</w:t>
      </w:r>
      <w:r>
        <w:rPr>
          <w:rFonts w:hint="eastAsia"/>
        </w:rPr>
        <w:t>Number</w:t>
      </w:r>
      <w:r>
        <w:rPr>
          <w:rFonts w:hint="eastAsia"/>
        </w:rPr>
        <w:t>），预定义类型（</w:t>
      </w:r>
      <w:r>
        <w:rPr>
          <w:rFonts w:hint="eastAsia"/>
        </w:rPr>
        <w:t>Name</w:t>
      </w:r>
      <w:r>
        <w:rPr>
          <w:rFonts w:hint="eastAsia"/>
        </w:rPr>
        <w:t>），字符串（</w:t>
      </w:r>
      <w:r>
        <w:rPr>
          <w:rFonts w:hint="eastAsia"/>
        </w:rPr>
        <w:t>String</w:t>
      </w:r>
      <w:r>
        <w:rPr>
          <w:rFonts w:hint="eastAsia"/>
        </w:rPr>
        <w:t>）</w:t>
      </w:r>
      <w:r w:rsidR="00DE098A">
        <w:rPr>
          <w:rFonts w:hint="eastAsia"/>
        </w:rPr>
        <w:t>，空对象（</w:t>
      </w:r>
      <w:r w:rsidR="00DE098A">
        <w:rPr>
          <w:rFonts w:hint="eastAsia"/>
        </w:rPr>
        <w:t>Null</w:t>
      </w:r>
      <w:r w:rsidR="00DE098A">
        <w:rPr>
          <w:rFonts w:hint="eastAsia"/>
        </w:rPr>
        <w:t>）</w:t>
      </w:r>
      <w:r>
        <w:rPr>
          <w:rFonts w:hint="eastAsia"/>
        </w:rPr>
        <w:t>这</w:t>
      </w:r>
      <w:r w:rsidR="00DE098A">
        <w:rPr>
          <w:rFonts w:hint="eastAsia"/>
        </w:rPr>
        <w:t>六</w:t>
      </w:r>
      <w:r w:rsidR="000A300B">
        <w:rPr>
          <w:rFonts w:hint="eastAsia"/>
        </w:rPr>
        <w:t>种结构都比较简单，</w:t>
      </w:r>
      <w:r>
        <w:rPr>
          <w:rFonts w:hint="eastAsia"/>
        </w:rPr>
        <w:t>典对象（</w:t>
      </w:r>
      <w:r>
        <w:rPr>
          <w:rFonts w:hint="eastAsia"/>
        </w:rPr>
        <w:t>Dictionary</w:t>
      </w:r>
      <w:r>
        <w:rPr>
          <w:rFonts w:hint="eastAsia"/>
        </w:rPr>
        <w:t>）和流对象（</w:t>
      </w:r>
      <w:r>
        <w:rPr>
          <w:rFonts w:hint="eastAsia"/>
        </w:rPr>
        <w:t>Stream</w:t>
      </w:r>
      <w:r w:rsidR="000A300B">
        <w:rPr>
          <w:rFonts w:hint="eastAsia"/>
        </w:rPr>
        <w:t>）则</w:t>
      </w:r>
      <w:r w:rsidR="000A300B">
        <w:t>结合其他简单类型对象</w:t>
      </w:r>
      <w:r w:rsidR="000A300B">
        <w:rPr>
          <w:rFonts w:hint="eastAsia"/>
        </w:rPr>
        <w:t>用于</w:t>
      </w:r>
      <w:r w:rsidR="000A300B">
        <w:t>存储更加复杂的结构。</w:t>
      </w:r>
    </w:p>
    <w:p w14:paraId="65B6CB29" w14:textId="77777777" w:rsidR="000A300B" w:rsidRDefault="000A300B" w:rsidP="00447806">
      <w:pPr>
        <w:numPr>
          <w:ilvl w:val="0"/>
          <w:numId w:val="8"/>
        </w:numPr>
        <w:spacing w:line="400" w:lineRule="exact"/>
      </w:pPr>
      <w:r>
        <w:rPr>
          <w:rFonts w:hint="eastAsia"/>
        </w:rPr>
        <w:t>数组</w:t>
      </w:r>
      <w:r>
        <w:t>（</w:t>
      </w:r>
      <w:r>
        <w:rPr>
          <w:rFonts w:hint="eastAsia"/>
        </w:rPr>
        <w:t>Array</w:t>
      </w:r>
      <w:r>
        <w:t>）</w:t>
      </w:r>
      <w:r>
        <w:rPr>
          <w:rFonts w:hint="eastAsia"/>
        </w:rPr>
        <w:t>：有序</w:t>
      </w:r>
      <w:r>
        <w:t>的列表，列表中的类型</w:t>
      </w:r>
      <w:r>
        <w:rPr>
          <w:rFonts w:hint="eastAsia"/>
        </w:rPr>
        <w:t>可以</w:t>
      </w:r>
      <w:r>
        <w:t>是这八类的任意类型，包含数组类型本身。</w:t>
      </w:r>
    </w:p>
    <w:p w14:paraId="309CCA66" w14:textId="77777777" w:rsidR="000A300B" w:rsidRDefault="000A300B" w:rsidP="00447806">
      <w:pPr>
        <w:numPr>
          <w:ilvl w:val="0"/>
          <w:numId w:val="8"/>
        </w:numPr>
        <w:spacing w:line="400" w:lineRule="exact"/>
      </w:pPr>
      <w:r>
        <w:rPr>
          <w:rFonts w:hint="eastAsia"/>
        </w:rPr>
        <w:t>布</w:t>
      </w:r>
      <w:r>
        <w:t>尔</w:t>
      </w:r>
      <w:r>
        <w:rPr>
          <w:rFonts w:hint="eastAsia"/>
        </w:rPr>
        <w:t>（</w:t>
      </w:r>
      <w:r>
        <w:rPr>
          <w:rFonts w:hint="eastAsia"/>
        </w:rPr>
        <w:t>boolean</w:t>
      </w:r>
      <w:r>
        <w:t>）：</w:t>
      </w:r>
      <w:r>
        <w:rPr>
          <w:rFonts w:hint="eastAsia"/>
        </w:rPr>
        <w:t>逻辑</w:t>
      </w:r>
      <w:r>
        <w:t>真假</w:t>
      </w:r>
      <w:r>
        <w:rPr>
          <w:rFonts w:hint="eastAsia"/>
        </w:rPr>
        <w:t>值</w:t>
      </w:r>
      <w:r>
        <w:t>，只有</w:t>
      </w:r>
      <w:r>
        <w:t>true</w:t>
      </w:r>
      <w:r>
        <w:t>、</w:t>
      </w:r>
      <w:r>
        <w:t>false</w:t>
      </w:r>
      <w:r>
        <w:t>两个取值。</w:t>
      </w:r>
    </w:p>
    <w:p w14:paraId="0A0D711E" w14:textId="77777777" w:rsidR="000A300B" w:rsidRDefault="000A300B" w:rsidP="00447806">
      <w:pPr>
        <w:numPr>
          <w:ilvl w:val="0"/>
          <w:numId w:val="8"/>
        </w:numPr>
        <w:spacing w:line="400" w:lineRule="exact"/>
      </w:pPr>
      <w:r>
        <w:rPr>
          <w:rFonts w:hint="eastAsia"/>
        </w:rPr>
        <w:t>数组</w:t>
      </w:r>
      <w:r>
        <w:t>（</w:t>
      </w:r>
      <w:r>
        <w:rPr>
          <w:rFonts w:hint="eastAsia"/>
        </w:rPr>
        <w:t>Number</w:t>
      </w:r>
      <w:r>
        <w:t>）</w:t>
      </w:r>
      <w:r>
        <w:rPr>
          <w:rFonts w:hint="eastAsia"/>
        </w:rPr>
        <w:t>：</w:t>
      </w:r>
      <w:r>
        <w:rPr>
          <w:rFonts w:hint="eastAsia"/>
        </w:rPr>
        <w:t>PDF</w:t>
      </w:r>
      <w:r>
        <w:t>提供两种</w:t>
      </w:r>
      <w:r>
        <w:rPr>
          <w:rFonts w:hint="eastAsia"/>
        </w:rPr>
        <w:t>数字</w:t>
      </w:r>
      <w:r>
        <w:t>对象，</w:t>
      </w:r>
      <w:r>
        <w:rPr>
          <w:rFonts w:hint="eastAsia"/>
        </w:rPr>
        <w:t>整数</w:t>
      </w:r>
      <w:r>
        <w:t>和实</w:t>
      </w:r>
      <w:r>
        <w:rPr>
          <w:rFonts w:hint="eastAsia"/>
        </w:rPr>
        <w:t>数</w:t>
      </w:r>
      <w:r>
        <w:t>。</w:t>
      </w:r>
      <w:r w:rsidR="00C832BC">
        <w:rPr>
          <w:rFonts w:hint="eastAsia"/>
        </w:rPr>
        <w:t>整数</w:t>
      </w:r>
      <w:r w:rsidR="00C832BC">
        <w:t>为有符号数，范围</w:t>
      </w:r>
      <w:r w:rsidR="00C832BC">
        <w:rPr>
          <w:rFonts w:hint="eastAsia"/>
        </w:rPr>
        <w:t>-2</w:t>
      </w:r>
      <w:r w:rsidR="00C832BC">
        <w:t>^31~2^31-1</w:t>
      </w:r>
      <w:r w:rsidR="00C832BC">
        <w:rPr>
          <w:rFonts w:hint="eastAsia"/>
        </w:rPr>
        <w:t>；</w:t>
      </w:r>
      <w:r w:rsidR="00C832BC">
        <w:t>实数范围</w:t>
      </w:r>
      <w:r w:rsidR="00C832BC" w:rsidRPr="00C832BC">
        <w:t>±3.403 × 10</w:t>
      </w:r>
      <w:r w:rsidR="00C832BC">
        <w:t>^</w:t>
      </w:r>
      <w:r w:rsidR="00C832BC" w:rsidRPr="00C832BC">
        <w:t>38</w:t>
      </w:r>
      <w:r w:rsidR="00C832BC">
        <w:t>~</w:t>
      </w:r>
      <w:r w:rsidR="00C832BC" w:rsidRPr="00C832BC">
        <w:t>±1.175 × 10</w:t>
      </w:r>
      <w:r w:rsidR="00C832BC">
        <w:t>^</w:t>
      </w:r>
      <w:r w:rsidR="00C832BC" w:rsidRPr="00C832BC">
        <w:t>-38</w:t>
      </w:r>
      <w:r w:rsidR="00C832BC">
        <w:t>.</w:t>
      </w:r>
    </w:p>
    <w:p w14:paraId="40B93901" w14:textId="77777777" w:rsidR="00C832BC" w:rsidRDefault="00C832BC" w:rsidP="00447806">
      <w:pPr>
        <w:numPr>
          <w:ilvl w:val="0"/>
          <w:numId w:val="8"/>
        </w:numPr>
        <w:spacing w:line="400" w:lineRule="exact"/>
      </w:pPr>
      <w:r>
        <w:rPr>
          <w:rFonts w:hint="eastAsia"/>
        </w:rPr>
        <w:t>预定义</w:t>
      </w:r>
      <w:r>
        <w:t>值（</w:t>
      </w:r>
      <w:r>
        <w:t>Name</w:t>
      </w:r>
      <w:r>
        <w:t>）</w:t>
      </w:r>
      <w:r>
        <w:rPr>
          <w:rFonts w:hint="eastAsia"/>
        </w:rPr>
        <w:t>：由</w:t>
      </w:r>
      <w:r>
        <w:t>一个前导</w:t>
      </w:r>
      <w:r>
        <w:rPr>
          <w:rFonts w:hint="eastAsia"/>
        </w:rPr>
        <w:t>/</w:t>
      </w:r>
      <w:r>
        <w:rPr>
          <w:rFonts w:hint="eastAsia"/>
        </w:rPr>
        <w:t>和</w:t>
      </w:r>
      <w:r>
        <w:t>后面一系列字符组成，最大长度为</w:t>
      </w:r>
      <w:r>
        <w:rPr>
          <w:rFonts w:hint="eastAsia"/>
        </w:rPr>
        <w:t>127</w:t>
      </w:r>
      <w:r>
        <w:t>.</w:t>
      </w:r>
      <w:r>
        <w:rPr>
          <w:rFonts w:hint="eastAsia"/>
        </w:rPr>
        <w:t>和</w:t>
      </w:r>
      <w:r>
        <w:t>String</w:t>
      </w:r>
      <w:r>
        <w:t>不同的是</w:t>
      </w:r>
      <w:r>
        <w:t>name</w:t>
      </w:r>
      <w:r>
        <w:t>是不可分割</w:t>
      </w:r>
      <w:r>
        <w:rPr>
          <w:rFonts w:hint="eastAsia"/>
        </w:rPr>
        <w:t>且</w:t>
      </w:r>
      <w:r>
        <w:t>唯一的。</w:t>
      </w:r>
    </w:p>
    <w:p w14:paraId="1CCCC28B" w14:textId="77777777" w:rsidR="00C832BC" w:rsidRDefault="00C832BC" w:rsidP="00447806">
      <w:pPr>
        <w:numPr>
          <w:ilvl w:val="0"/>
          <w:numId w:val="8"/>
        </w:numPr>
        <w:spacing w:line="400" w:lineRule="exact"/>
      </w:pPr>
      <w:r>
        <w:rPr>
          <w:rFonts w:hint="eastAsia"/>
        </w:rPr>
        <w:t>字符串</w:t>
      </w:r>
      <w:r>
        <w:t>（</w:t>
      </w:r>
      <w:r>
        <w:rPr>
          <w:rFonts w:hint="eastAsia"/>
        </w:rPr>
        <w:t>String</w:t>
      </w:r>
      <w:r>
        <w:t>）</w:t>
      </w:r>
      <w:r>
        <w:rPr>
          <w:rFonts w:hint="eastAsia"/>
        </w:rPr>
        <w:t>：</w:t>
      </w:r>
      <w:r>
        <w:t>字符串有两种表示方法</w:t>
      </w:r>
      <w:r>
        <w:rPr>
          <w:rFonts w:hint="eastAsia"/>
        </w:rPr>
        <w:t>，</w:t>
      </w:r>
      <w:r>
        <w:t>可以使用</w:t>
      </w:r>
      <w:r>
        <w:rPr>
          <w:rFonts w:hint="eastAsia"/>
        </w:rPr>
        <w:t>“</w:t>
      </w:r>
      <w:r>
        <w:t>（）</w:t>
      </w:r>
      <w:r>
        <w:rPr>
          <w:rFonts w:hint="eastAsia"/>
        </w:rPr>
        <w:t>”</w:t>
      </w:r>
      <w:r>
        <w:t>，如（</w:t>
      </w:r>
      <w:r>
        <w:rPr>
          <w:rFonts w:hint="eastAsia"/>
        </w:rPr>
        <w:t>abc</w:t>
      </w:r>
      <w:r>
        <w:t>）</w:t>
      </w:r>
      <w:r>
        <w:rPr>
          <w:rFonts w:hint="eastAsia"/>
        </w:rPr>
        <w:t>表示</w:t>
      </w:r>
      <w:r>
        <w:t>abc</w:t>
      </w:r>
      <w:r>
        <w:rPr>
          <w:rFonts w:hint="eastAsia"/>
        </w:rPr>
        <w:t>；</w:t>
      </w:r>
      <w:r>
        <w:t>“</w:t>
      </w:r>
      <w:r>
        <w:rPr>
          <w:rFonts w:hint="eastAsia"/>
        </w:rPr>
        <w:t>&lt;&gt;</w:t>
      </w:r>
      <w:r>
        <w:t>”</w:t>
      </w:r>
      <w:r>
        <w:rPr>
          <w:rFonts w:hint="eastAsia"/>
        </w:rPr>
        <w:t>包含</w:t>
      </w:r>
      <w:r>
        <w:t>起来的</w:t>
      </w:r>
      <w:r>
        <w:rPr>
          <w:rFonts w:hint="eastAsia"/>
        </w:rPr>
        <w:t>16</w:t>
      </w:r>
      <w:r>
        <w:rPr>
          <w:rFonts w:hint="eastAsia"/>
        </w:rPr>
        <w:t>进</w:t>
      </w:r>
      <w:r>
        <w:t>制串，两位表示一个字符，不足用</w:t>
      </w:r>
      <w:r>
        <w:rPr>
          <w:rFonts w:hint="eastAsia"/>
        </w:rPr>
        <w:t>0</w:t>
      </w:r>
      <w:r>
        <w:rPr>
          <w:rFonts w:hint="eastAsia"/>
        </w:rPr>
        <w:t>补齐</w:t>
      </w:r>
      <w:r>
        <w:t>。例如</w:t>
      </w:r>
      <w:r>
        <w:rPr>
          <w:rFonts w:hint="eastAsia"/>
        </w:rPr>
        <w:t>&lt;</w:t>
      </w:r>
      <w:r>
        <w:t>Aabb</w:t>
      </w:r>
      <w:r>
        <w:rPr>
          <w:rFonts w:hint="eastAsia"/>
        </w:rPr>
        <w:t>&gt;</w:t>
      </w:r>
      <w:r>
        <w:t>Aa</w:t>
      </w:r>
      <w:r>
        <w:t>表示一个字符，</w:t>
      </w:r>
      <w:r>
        <w:t>bb</w:t>
      </w:r>
      <w:r>
        <w:t>表示另一个字符。</w:t>
      </w:r>
      <w:r>
        <w:rPr>
          <w:rFonts w:hint="eastAsia"/>
        </w:rPr>
        <w:t>&lt;</w:t>
      </w:r>
      <w:r>
        <w:t>AAB&gt;</w:t>
      </w:r>
      <w:r>
        <w:rPr>
          <w:rFonts w:hint="eastAsia"/>
        </w:rPr>
        <w:t>则</w:t>
      </w:r>
      <w:r>
        <w:t>AA</w:t>
      </w:r>
      <w:r>
        <w:t>表示一个字符，</w:t>
      </w:r>
      <w:r>
        <w:t>B0</w:t>
      </w:r>
      <w:r>
        <w:t>表示</w:t>
      </w:r>
      <w:r>
        <w:rPr>
          <w:rFonts w:hint="eastAsia"/>
        </w:rPr>
        <w:t>另一个</w:t>
      </w:r>
      <w:r>
        <w:t>。</w:t>
      </w:r>
    </w:p>
    <w:p w14:paraId="7650068A" w14:textId="77777777" w:rsidR="00C832BC" w:rsidRDefault="00C832BC" w:rsidP="00447806">
      <w:pPr>
        <w:numPr>
          <w:ilvl w:val="0"/>
          <w:numId w:val="8"/>
        </w:numPr>
        <w:spacing w:line="400" w:lineRule="exact"/>
      </w:pPr>
      <w:r>
        <w:rPr>
          <w:rFonts w:hint="eastAsia"/>
        </w:rPr>
        <w:t>空对象</w:t>
      </w:r>
      <w:r>
        <w:t>（</w:t>
      </w:r>
      <w:r>
        <w:rPr>
          <w:rFonts w:hint="eastAsia"/>
        </w:rPr>
        <w:t>Null</w:t>
      </w:r>
      <w:r>
        <w:t>）</w:t>
      </w:r>
      <w:r>
        <w:rPr>
          <w:rFonts w:hint="eastAsia"/>
        </w:rPr>
        <w:t>：</w:t>
      </w:r>
      <w:r>
        <w:t>如果一个</w:t>
      </w:r>
      <w:r>
        <w:t>key</w:t>
      </w:r>
      <w:r>
        <w:t>的值为</w:t>
      </w:r>
      <w:r>
        <w:t>null</w:t>
      </w:r>
      <w:r>
        <w:t>，则这个</w:t>
      </w:r>
      <w:r>
        <w:t>key</w:t>
      </w:r>
      <w:r>
        <w:t>可以忽略。如果</w:t>
      </w:r>
      <w:r>
        <w:rPr>
          <w:rFonts w:hint="eastAsia"/>
        </w:rPr>
        <w:t>引用</w:t>
      </w:r>
      <w:r>
        <w:t>一个不存在的对象，则等价于引用空对象。</w:t>
      </w:r>
    </w:p>
    <w:p w14:paraId="7717D73D" w14:textId="77777777" w:rsidR="00DE098A" w:rsidRDefault="00DE098A" w:rsidP="00447806">
      <w:pPr>
        <w:numPr>
          <w:ilvl w:val="0"/>
          <w:numId w:val="8"/>
        </w:numPr>
        <w:spacing w:line="400" w:lineRule="exact"/>
      </w:pPr>
      <w:r>
        <w:rPr>
          <w:rFonts w:hint="eastAsia"/>
        </w:rPr>
        <w:t>字典对象（</w:t>
      </w:r>
      <w:r>
        <w:rPr>
          <w:rFonts w:hint="eastAsia"/>
        </w:rPr>
        <w:t>Dictionary</w:t>
      </w:r>
      <w:r>
        <w:rPr>
          <w:rFonts w:hint="eastAsia"/>
        </w:rPr>
        <w:t>）：字典对象在</w:t>
      </w:r>
      <w:r>
        <w:rPr>
          <w:rFonts w:hint="eastAsia"/>
        </w:rPr>
        <w:t>PDF</w:t>
      </w:r>
      <w:r>
        <w:rPr>
          <w:rFonts w:hint="eastAsia"/>
        </w:rPr>
        <w:t>文件中非常常见。一个字典对象以“</w:t>
      </w:r>
      <w:r>
        <w:rPr>
          <w:rFonts w:hint="eastAsia"/>
        </w:rPr>
        <w:t>&lt;&lt;</w:t>
      </w:r>
      <w:r>
        <w:rPr>
          <w:rFonts w:hint="eastAsia"/>
        </w:rPr>
        <w:t>”开头，“</w:t>
      </w:r>
      <w:r>
        <w:rPr>
          <w:rFonts w:hint="eastAsia"/>
        </w:rPr>
        <w:t>&gt;&gt;</w:t>
      </w:r>
      <w:r>
        <w:rPr>
          <w:rFonts w:hint="eastAsia"/>
        </w:rPr>
        <w:t>”结束。一个字典对象就是一个键值对表。其中键（</w:t>
      </w:r>
      <w:r>
        <w:rPr>
          <w:rFonts w:hint="eastAsia"/>
        </w:rPr>
        <w:t>key</w:t>
      </w:r>
      <w:r>
        <w:rPr>
          <w:rFonts w:hint="eastAsia"/>
        </w:rPr>
        <w:t>）必需是</w:t>
      </w:r>
      <w:r>
        <w:rPr>
          <w:rFonts w:hint="eastAsia"/>
        </w:rPr>
        <w:t>Name</w:t>
      </w:r>
      <w:r>
        <w:rPr>
          <w:rFonts w:hint="eastAsia"/>
        </w:rPr>
        <w:t>类型，而值（</w:t>
      </w:r>
      <w:r>
        <w:rPr>
          <w:rFonts w:hint="eastAsia"/>
        </w:rPr>
        <w:t>value</w:t>
      </w:r>
      <w:r>
        <w:rPr>
          <w:rFonts w:hint="eastAsia"/>
        </w:rPr>
        <w:t>）不限。因此</w:t>
      </w:r>
      <w:r>
        <w:rPr>
          <w:rFonts w:hint="eastAsia"/>
        </w:rPr>
        <w:t>Dictionary</w:t>
      </w:r>
      <w:r>
        <w:rPr>
          <w:rFonts w:hint="eastAsia"/>
        </w:rPr>
        <w:t>允许嵌套对象。即</w:t>
      </w:r>
      <w:r>
        <w:rPr>
          <w:rFonts w:hint="eastAsia"/>
        </w:rPr>
        <w:t>value</w:t>
      </w:r>
      <w:r>
        <w:rPr>
          <w:rFonts w:hint="eastAsia"/>
        </w:rPr>
        <w:t>值也可以使一个</w:t>
      </w:r>
      <w:r>
        <w:rPr>
          <w:rFonts w:hint="eastAsia"/>
        </w:rPr>
        <w:t>Dictionary</w:t>
      </w:r>
      <w:r>
        <w:rPr>
          <w:rFonts w:hint="eastAsia"/>
        </w:rPr>
        <w:t>对象。</w:t>
      </w:r>
      <w:r>
        <w:rPr>
          <w:rFonts w:hint="eastAsia"/>
        </w:rPr>
        <w:t>PDF</w:t>
      </w:r>
      <w:r>
        <w:rPr>
          <w:rFonts w:hint="eastAsia"/>
        </w:rPr>
        <w:t>文档经常用</w:t>
      </w:r>
      <w:r>
        <w:rPr>
          <w:rFonts w:hint="eastAsia"/>
        </w:rPr>
        <w:t>Dictionary</w:t>
      </w:r>
      <w:r>
        <w:rPr>
          <w:rFonts w:hint="eastAsia"/>
        </w:rPr>
        <w:t>对象来说明一个对象的多个属性特征。</w:t>
      </w:r>
    </w:p>
    <w:p w14:paraId="68A929C8" w14:textId="77777777" w:rsidR="00DE098A" w:rsidRPr="008767FB" w:rsidRDefault="00DE098A" w:rsidP="00447806">
      <w:pPr>
        <w:numPr>
          <w:ilvl w:val="0"/>
          <w:numId w:val="8"/>
        </w:numPr>
        <w:spacing w:line="400" w:lineRule="exact"/>
      </w:pPr>
      <w:r>
        <w:rPr>
          <w:rFonts w:hint="eastAsia"/>
        </w:rPr>
        <w:lastRenderedPageBreak/>
        <w:t>流对象（</w:t>
      </w:r>
      <w:r>
        <w:rPr>
          <w:rFonts w:hint="eastAsia"/>
        </w:rPr>
        <w:t>Stream</w:t>
      </w:r>
      <w:r>
        <w:rPr>
          <w:rFonts w:hint="eastAsia"/>
        </w:rPr>
        <w:t>）：流程对象通常用于存储大量的数据，例如压缩的图像，页面描述信息等。流对象包含字段对象，数据部分以</w:t>
      </w:r>
      <w:r>
        <w:rPr>
          <w:rFonts w:hint="eastAsia"/>
        </w:rPr>
        <w:t>Stream</w:t>
      </w:r>
      <w:r>
        <w:rPr>
          <w:rFonts w:hint="eastAsia"/>
        </w:rPr>
        <w:t>开头，以</w:t>
      </w:r>
      <w:r>
        <w:rPr>
          <w:rFonts w:hint="eastAsia"/>
        </w:rPr>
        <w:t>endstream</w:t>
      </w:r>
      <w:r>
        <w:rPr>
          <w:rFonts w:hint="eastAsia"/>
        </w:rPr>
        <w:t>结尾。</w:t>
      </w:r>
      <w:r w:rsidR="001319D0">
        <w:rPr>
          <w:rFonts w:hint="eastAsia"/>
        </w:rPr>
        <w:t>内容</w:t>
      </w:r>
      <w:r w:rsidR="001319D0">
        <w:t>与</w:t>
      </w:r>
      <w:r w:rsidR="001319D0">
        <w:t>String</w:t>
      </w:r>
      <w:r w:rsidR="001319D0">
        <w:rPr>
          <w:rFonts w:hint="eastAsia"/>
        </w:rPr>
        <w:t>相似</w:t>
      </w:r>
      <w:r w:rsidR="001319D0">
        <w:t>，但</w:t>
      </w:r>
      <w:r w:rsidR="001319D0">
        <w:t>stream</w:t>
      </w:r>
      <w:r w:rsidR="001319D0">
        <w:t>可以分几次读取，分开使用不同的部分。</w:t>
      </w:r>
      <w:r w:rsidR="001319D0">
        <w:t>String</w:t>
      </w:r>
      <w:r w:rsidR="001319D0">
        <w:t>必须作为一个整体</w:t>
      </w:r>
      <w:r w:rsidR="001319D0">
        <w:rPr>
          <w:rFonts w:hint="eastAsia"/>
        </w:rPr>
        <w:t>一次</w:t>
      </w:r>
      <w:r w:rsidR="001319D0">
        <w:t>全部读取使用。</w:t>
      </w:r>
      <w:r w:rsidR="001319D0">
        <w:rPr>
          <w:rFonts w:hint="eastAsia"/>
        </w:rPr>
        <w:t>同时</w:t>
      </w:r>
      <w:r w:rsidR="001319D0">
        <w:t>stream</w:t>
      </w:r>
      <w:r w:rsidR="001319D0">
        <w:t>对长度没有限制，而</w:t>
      </w:r>
      <w:r w:rsidR="001319D0">
        <w:t>string</w:t>
      </w:r>
      <w:r w:rsidR="001319D0">
        <w:t>则对长度加以限制。因此一般大</w:t>
      </w:r>
      <w:r w:rsidR="001319D0">
        <w:rPr>
          <w:rFonts w:hint="eastAsia"/>
        </w:rPr>
        <w:t>的</w:t>
      </w:r>
      <w:r w:rsidR="001319D0">
        <w:t>数据用</w:t>
      </w:r>
      <w:r w:rsidR="001319D0">
        <w:t>stream</w:t>
      </w:r>
      <w:r w:rsidR="001319D0">
        <w:rPr>
          <w:rFonts w:hint="eastAsia"/>
        </w:rPr>
        <w:t>对象</w:t>
      </w:r>
      <w:r w:rsidR="001319D0">
        <w:t>表示。</w:t>
      </w:r>
      <w:r>
        <w:rPr>
          <w:rFonts w:hint="eastAsia"/>
        </w:rPr>
        <w:t>流中的字典用于描述流的有关信息，如流的长度，使用的过滤器等信息。</w:t>
      </w:r>
    </w:p>
    <w:p w14:paraId="3CB4C9C7" w14:textId="77777777" w:rsidR="00AA238C" w:rsidRPr="00AA238C" w:rsidRDefault="00AA238C" w:rsidP="008767FB">
      <w:pPr>
        <w:spacing w:after="260" w:line="415" w:lineRule="auto"/>
        <w:rPr>
          <w:rFonts w:ascii="黑体" w:eastAsia="黑体" w:hAnsi="黑体"/>
        </w:rPr>
      </w:pPr>
      <w:r>
        <w:rPr>
          <w:rFonts w:ascii="黑体" w:eastAsia="黑体" w:hAnsi="黑体" w:hint="eastAsia"/>
        </w:rPr>
        <w:t>2</w:t>
      </w:r>
      <w:r w:rsidR="008767FB">
        <w:rPr>
          <w:rFonts w:ascii="黑体" w:eastAsia="黑体" w:hAnsi="黑体" w:hint="eastAsia"/>
        </w:rPr>
        <w:t>.1.2.3</w:t>
      </w:r>
      <w:r w:rsidRPr="00AA238C">
        <w:rPr>
          <w:rFonts w:ascii="黑体" w:eastAsia="黑体" w:hAnsi="黑体" w:hint="eastAsia"/>
        </w:rPr>
        <w:t>逻辑组织结构</w:t>
      </w:r>
    </w:p>
    <w:p w14:paraId="7EADB540" w14:textId="77777777" w:rsidR="008767FB" w:rsidRDefault="008767FB" w:rsidP="00447806">
      <w:pPr>
        <w:spacing w:line="400" w:lineRule="exact"/>
        <w:ind w:firstLine="420"/>
      </w:pPr>
      <w:r>
        <w:rPr>
          <w:rFonts w:hint="eastAsia"/>
        </w:rPr>
        <w:t>PDF</w:t>
      </w:r>
      <w:r>
        <w:rPr>
          <w:rFonts w:hint="eastAsia"/>
        </w:rPr>
        <w:t>文档的物理顺序和逻辑顺序是不一致的，前面已经介绍了其物理组织结构</w:t>
      </w:r>
      <w:r w:rsidR="00DE098A">
        <w:rPr>
          <w:rFonts w:hint="eastAsia"/>
        </w:rPr>
        <w:t>和</w:t>
      </w:r>
      <w:r w:rsidR="00DE098A">
        <w:rPr>
          <w:rFonts w:hint="eastAsia"/>
        </w:rPr>
        <w:t>PDF</w:t>
      </w:r>
      <w:r w:rsidR="00DE098A">
        <w:rPr>
          <w:rFonts w:hint="eastAsia"/>
        </w:rPr>
        <w:t>的基本对象类型</w:t>
      </w:r>
      <w:r>
        <w:rPr>
          <w:rFonts w:hint="eastAsia"/>
        </w:rPr>
        <w:t>，</w:t>
      </w:r>
      <w:r w:rsidR="00DE098A">
        <w:rPr>
          <w:rFonts w:hint="eastAsia"/>
        </w:rPr>
        <w:t>本节</w:t>
      </w:r>
      <w:r>
        <w:rPr>
          <w:rFonts w:hint="eastAsia"/>
        </w:rPr>
        <w:t>将介绍</w:t>
      </w:r>
      <w:r>
        <w:rPr>
          <w:rFonts w:hint="eastAsia"/>
        </w:rPr>
        <w:t>PDF</w:t>
      </w:r>
      <w:r>
        <w:rPr>
          <w:rFonts w:hint="eastAsia"/>
        </w:rPr>
        <w:t>的逻辑组织结构，以理清物理与逻辑组织之间的关联</w:t>
      </w:r>
      <w:r w:rsidR="003D5653">
        <w:rPr>
          <w:rFonts w:hint="eastAsia"/>
        </w:rPr>
        <w:t>，同时了解</w:t>
      </w:r>
      <w:r w:rsidR="003D5653">
        <w:rPr>
          <w:rFonts w:hint="eastAsia"/>
        </w:rPr>
        <w:t>PDF</w:t>
      </w:r>
      <w:r w:rsidR="003D5653">
        <w:rPr>
          <w:rFonts w:hint="eastAsia"/>
        </w:rPr>
        <w:t>中的对象是如何组织在一起的。</w:t>
      </w:r>
    </w:p>
    <w:p w14:paraId="690F4FE9" w14:textId="77777777" w:rsidR="00D151FB" w:rsidRDefault="003D5653" w:rsidP="00447806">
      <w:pPr>
        <w:spacing w:line="400" w:lineRule="exact"/>
        <w:ind w:firstLine="420"/>
      </w:pPr>
      <w:r>
        <w:rPr>
          <w:rFonts w:hint="eastAsia"/>
        </w:rPr>
        <w:t>下图是</w:t>
      </w:r>
      <w:r>
        <w:rPr>
          <w:rFonts w:hint="eastAsia"/>
        </w:rPr>
        <w:t>PDF</w:t>
      </w:r>
      <w:r>
        <w:rPr>
          <w:rFonts w:hint="eastAsia"/>
        </w:rPr>
        <w:t>文档的逻辑组织结构图，整个文档由间接对象组成，并由交叉索引表索引。</w:t>
      </w:r>
      <w:r w:rsidR="007272D7">
        <w:rPr>
          <w:rFonts w:hint="eastAsia"/>
        </w:rPr>
        <w:t>从逻辑</w:t>
      </w:r>
      <w:r w:rsidR="007272D7">
        <w:t>结构上看，整个</w:t>
      </w:r>
      <w:r w:rsidR="00D151FB">
        <w:rPr>
          <w:rFonts w:hint="eastAsia"/>
        </w:rPr>
        <w:t>文档由字典对象链接起来，形成</w:t>
      </w:r>
      <w:r w:rsidR="00D151FB">
        <w:rPr>
          <w:rFonts w:hint="eastAsia"/>
        </w:rPr>
        <w:t>Catalog</w:t>
      </w:r>
      <w:r>
        <w:rPr>
          <w:rFonts w:hint="eastAsia"/>
        </w:rPr>
        <w:t>根节点的树形结构，</w:t>
      </w:r>
      <w:r w:rsidR="00D151FB">
        <w:rPr>
          <w:rFonts w:hint="eastAsia"/>
        </w:rPr>
        <w:t>具有较强的扩展性。</w:t>
      </w:r>
    </w:p>
    <w:p w14:paraId="0B797AA2" w14:textId="77777777" w:rsidR="00D151FB" w:rsidRDefault="00CC4C47" w:rsidP="00AA238C">
      <w:pPr>
        <w:spacing w:afterLines="50" w:after="156"/>
        <w:jc w:val="center"/>
      </w:pPr>
      <w:r>
        <w:object w:dxaOrig="15138" w:dyaOrig="6207" w14:anchorId="2F9DC6FF">
          <v:shape id="_x0000_i1026" type="#_x0000_t75" style="width:439.2pt;height:180.6pt" o:ole="">
            <v:imagedata r:id="rId21" o:title=""/>
          </v:shape>
          <o:OLEObject Type="Embed" ProgID="Visio.Drawing.11" ShapeID="_x0000_i1026" DrawAspect="Content" ObjectID="_1571491904" r:id="rId22"/>
        </w:object>
      </w:r>
    </w:p>
    <w:p w14:paraId="4E625C49" w14:textId="77777777" w:rsidR="00CC4C47" w:rsidRPr="00540ED3" w:rsidRDefault="00CC4C47" w:rsidP="00540ED3">
      <w:pPr>
        <w:pStyle w:val="07415"/>
        <w:ind w:firstLine="0"/>
        <w:jc w:val="center"/>
        <w:rPr>
          <w:rFonts w:ascii="楷体_GB2312" w:eastAsia="楷体_GB2312" w:cs="Times New Roman"/>
          <w:sz w:val="21"/>
          <w:szCs w:val="21"/>
        </w:rPr>
      </w:pPr>
      <w:bookmarkStart w:id="110" w:name="OLE_LINK1"/>
      <w:bookmarkStart w:id="111" w:name="OLE_LINK2"/>
      <w:r w:rsidRPr="00540ED3">
        <w:rPr>
          <w:rFonts w:ascii="楷体_GB2312" w:eastAsia="楷体_GB2312" w:cs="Times New Roman" w:hint="eastAsia"/>
          <w:sz w:val="21"/>
          <w:szCs w:val="21"/>
        </w:rPr>
        <w:t>图</w:t>
      </w:r>
      <w:r w:rsidR="00104552" w:rsidRPr="00540ED3">
        <w:rPr>
          <w:rFonts w:ascii="楷体_GB2312" w:eastAsia="楷体_GB2312" w:cs="Times New Roman" w:hint="eastAsia"/>
          <w:sz w:val="21"/>
          <w:szCs w:val="21"/>
        </w:rPr>
        <w:t>2-2</w:t>
      </w:r>
      <w:r w:rsidRPr="00540ED3">
        <w:rPr>
          <w:rFonts w:ascii="楷体_GB2312" w:eastAsia="楷体_GB2312" w:cs="Times New Roman" w:hint="eastAsia"/>
          <w:sz w:val="21"/>
          <w:szCs w:val="21"/>
        </w:rPr>
        <w:t xml:space="preserve"> PDF文档</w:t>
      </w:r>
      <w:r w:rsidR="00104552" w:rsidRPr="00540ED3">
        <w:rPr>
          <w:rFonts w:ascii="楷体_GB2312" w:eastAsia="楷体_GB2312" w:cs="Times New Roman" w:hint="eastAsia"/>
          <w:sz w:val="21"/>
          <w:szCs w:val="21"/>
        </w:rPr>
        <w:t>逻辑</w:t>
      </w:r>
      <w:r w:rsidRPr="00540ED3">
        <w:rPr>
          <w:rFonts w:ascii="楷体_GB2312" w:eastAsia="楷体_GB2312" w:cs="Times New Roman" w:hint="eastAsia"/>
          <w:sz w:val="21"/>
          <w:szCs w:val="21"/>
        </w:rPr>
        <w:t>组织结构图</w:t>
      </w:r>
    </w:p>
    <w:bookmarkEnd w:id="110"/>
    <w:bookmarkEnd w:id="111"/>
    <w:p w14:paraId="2E7B48A4" w14:textId="77777777" w:rsidR="00FB0CE5" w:rsidRDefault="00CC4C47" w:rsidP="00447806">
      <w:pPr>
        <w:spacing w:line="400" w:lineRule="exact"/>
        <w:ind w:firstLine="420"/>
      </w:pPr>
      <w:r w:rsidRPr="00CC4C47">
        <w:rPr>
          <w:rFonts w:hint="eastAsia"/>
        </w:rPr>
        <w:t>整个</w:t>
      </w:r>
      <w:r w:rsidRPr="00CC4C47">
        <w:rPr>
          <w:rFonts w:hint="eastAsia"/>
        </w:rPr>
        <w:t>PDF</w:t>
      </w:r>
      <w:r w:rsidRPr="00CC4C47">
        <w:rPr>
          <w:rFonts w:hint="eastAsia"/>
        </w:rPr>
        <w:t>文档以</w:t>
      </w:r>
      <w:r>
        <w:rPr>
          <w:rFonts w:hint="eastAsia"/>
        </w:rPr>
        <w:t>树形结构组织。</w:t>
      </w:r>
      <w:r>
        <w:rPr>
          <w:rFonts w:hint="eastAsia"/>
        </w:rPr>
        <w:t>Document Catalog</w:t>
      </w:r>
      <w:r>
        <w:rPr>
          <w:rFonts w:hint="eastAsia"/>
        </w:rPr>
        <w:t>节点是整个树的根节点，</w:t>
      </w:r>
      <w:r w:rsidR="00275DA0">
        <w:rPr>
          <w:rFonts w:hint="eastAsia"/>
        </w:rPr>
        <w:t>也是整个</w:t>
      </w:r>
      <w:r w:rsidR="00275DA0">
        <w:rPr>
          <w:rFonts w:hint="eastAsia"/>
        </w:rPr>
        <w:t>PDF</w:t>
      </w:r>
      <w:r w:rsidR="00275DA0">
        <w:rPr>
          <w:rFonts w:hint="eastAsia"/>
        </w:rPr>
        <w:t>文件的起始位置。</w:t>
      </w:r>
      <w:r w:rsidR="00275DA0">
        <w:rPr>
          <w:rFonts w:hint="eastAsia"/>
        </w:rPr>
        <w:t>Catalog</w:t>
      </w:r>
      <w:r w:rsidR="00275DA0">
        <w:rPr>
          <w:rFonts w:hint="eastAsia"/>
        </w:rPr>
        <w:t>含有其他各个对象的地址，通过它可以找到各种不同的对象。常见对象有五类，分别是</w:t>
      </w:r>
      <w:r>
        <w:rPr>
          <w:rFonts w:hint="eastAsia"/>
        </w:rPr>
        <w:t>为</w:t>
      </w:r>
      <w:r>
        <w:rPr>
          <w:rFonts w:hint="eastAsia"/>
        </w:rPr>
        <w:t>Page Tree</w:t>
      </w:r>
      <w:r>
        <w:rPr>
          <w:rFonts w:hint="eastAsia"/>
        </w:rPr>
        <w:t>，</w:t>
      </w:r>
      <w:r>
        <w:rPr>
          <w:rFonts w:hint="eastAsia"/>
        </w:rPr>
        <w:t>Outline Hierarchy</w:t>
      </w:r>
      <w:r>
        <w:rPr>
          <w:rFonts w:hint="eastAsia"/>
        </w:rPr>
        <w:t>，</w:t>
      </w:r>
      <w:r>
        <w:rPr>
          <w:rFonts w:hint="eastAsia"/>
        </w:rPr>
        <w:t>Interactive Form</w:t>
      </w:r>
      <w:r>
        <w:rPr>
          <w:rFonts w:hint="eastAsia"/>
        </w:rPr>
        <w:t>，</w:t>
      </w:r>
      <w:r>
        <w:rPr>
          <w:rFonts w:hint="eastAsia"/>
        </w:rPr>
        <w:t>Article Threads</w:t>
      </w:r>
      <w:r>
        <w:rPr>
          <w:rFonts w:hint="eastAsia"/>
        </w:rPr>
        <w:t>，</w:t>
      </w:r>
      <w:r>
        <w:rPr>
          <w:rFonts w:hint="eastAsia"/>
        </w:rPr>
        <w:t>Named Destinations</w:t>
      </w:r>
      <w:r>
        <w:rPr>
          <w:rFonts w:hint="eastAsia"/>
        </w:rPr>
        <w:t>。</w:t>
      </w:r>
      <w:r w:rsidR="00FB0CE5">
        <w:rPr>
          <w:rFonts w:hint="eastAsia"/>
        </w:rPr>
        <w:t>下面分别对这些逻辑结构进行介绍。</w:t>
      </w:r>
    </w:p>
    <w:p w14:paraId="4A9E998A" w14:textId="77777777" w:rsidR="00FB0CE5" w:rsidRDefault="00FB0CE5" w:rsidP="00447806">
      <w:pPr>
        <w:numPr>
          <w:ilvl w:val="0"/>
          <w:numId w:val="6"/>
        </w:numPr>
        <w:spacing w:line="400" w:lineRule="exact"/>
      </w:pPr>
      <w:r>
        <w:rPr>
          <w:rFonts w:hint="eastAsia"/>
        </w:rPr>
        <w:t>页面树（</w:t>
      </w:r>
      <w:r w:rsidR="00CC4C47">
        <w:rPr>
          <w:rFonts w:hint="eastAsia"/>
        </w:rPr>
        <w:t>Page Tree</w:t>
      </w:r>
      <w:r>
        <w:rPr>
          <w:rFonts w:hint="eastAsia"/>
        </w:rPr>
        <w:t>）：通常一个页面树包含很多的</w:t>
      </w:r>
      <w:r>
        <w:rPr>
          <w:rFonts w:hint="eastAsia"/>
        </w:rPr>
        <w:t>Page</w:t>
      </w:r>
      <w:r>
        <w:rPr>
          <w:rFonts w:hint="eastAsia"/>
        </w:rPr>
        <w:t>子树。每个页面子树下面包含了对该页文字信息（</w:t>
      </w:r>
      <w:r>
        <w:rPr>
          <w:rFonts w:hint="eastAsia"/>
        </w:rPr>
        <w:t>Content Stream</w:t>
      </w:r>
      <w:r>
        <w:rPr>
          <w:rFonts w:hint="eastAsia"/>
        </w:rPr>
        <w:t>），图片信息（</w:t>
      </w:r>
      <w:r>
        <w:rPr>
          <w:rFonts w:hint="eastAsia"/>
        </w:rPr>
        <w:t>Thumbnail image</w:t>
      </w:r>
      <w:r>
        <w:rPr>
          <w:rFonts w:hint="eastAsia"/>
        </w:rPr>
        <w:t>）以及注释信息（</w:t>
      </w:r>
      <w:r>
        <w:rPr>
          <w:rFonts w:hint="eastAsia"/>
        </w:rPr>
        <w:t>Annotations</w:t>
      </w:r>
      <w:r>
        <w:rPr>
          <w:rFonts w:hint="eastAsia"/>
        </w:rPr>
        <w:t>）的引用。从各个</w:t>
      </w:r>
      <w:r>
        <w:rPr>
          <w:rFonts w:hint="eastAsia"/>
        </w:rPr>
        <w:t>Page</w:t>
      </w:r>
      <w:r>
        <w:rPr>
          <w:rFonts w:hint="eastAsia"/>
        </w:rPr>
        <w:t>可以方便的查找到对应的资源。</w:t>
      </w:r>
    </w:p>
    <w:p w14:paraId="4175146E" w14:textId="77777777" w:rsidR="00CC4C47" w:rsidRDefault="00FB0CE5" w:rsidP="00447806">
      <w:pPr>
        <w:numPr>
          <w:ilvl w:val="0"/>
          <w:numId w:val="6"/>
        </w:numPr>
        <w:spacing w:line="400" w:lineRule="exact"/>
      </w:pPr>
      <w:r>
        <w:rPr>
          <w:rFonts w:hint="eastAsia"/>
        </w:rPr>
        <w:t>线索树（</w:t>
      </w:r>
      <w:r w:rsidR="00275DA0">
        <w:rPr>
          <w:rFonts w:hint="eastAsia"/>
        </w:rPr>
        <w:t>Article Threads</w:t>
      </w:r>
      <w:r>
        <w:rPr>
          <w:rFonts w:hint="eastAsia"/>
        </w:rPr>
        <w:t>）：</w:t>
      </w:r>
      <w:r w:rsidR="00275DA0">
        <w:rPr>
          <w:rFonts w:hint="eastAsia"/>
        </w:rPr>
        <w:t>负责</w:t>
      </w:r>
      <w:r>
        <w:rPr>
          <w:rFonts w:hint="eastAsia"/>
        </w:rPr>
        <w:t>组织文档的顺序。可以将物理上不连续的文档块按逻辑顺序串联起来。其下面的</w:t>
      </w:r>
      <w:r>
        <w:rPr>
          <w:rFonts w:hint="eastAsia"/>
        </w:rPr>
        <w:t>Bead</w:t>
      </w:r>
      <w:r>
        <w:rPr>
          <w:rFonts w:hint="eastAsia"/>
        </w:rPr>
        <w:t>就是一个小的文章块，在</w:t>
      </w:r>
      <w:r>
        <w:rPr>
          <w:rFonts w:hint="eastAsia"/>
        </w:rPr>
        <w:t>PDF</w:t>
      </w:r>
      <w:r>
        <w:rPr>
          <w:rFonts w:hint="eastAsia"/>
        </w:rPr>
        <w:t>中逻</w:t>
      </w:r>
      <w:r>
        <w:rPr>
          <w:rFonts w:hint="eastAsia"/>
        </w:rPr>
        <w:lastRenderedPageBreak/>
        <w:t>辑相连的文章块在物理上可能是分离的。</w:t>
      </w:r>
    </w:p>
    <w:p w14:paraId="439D9CDF" w14:textId="77777777" w:rsidR="00FB0CE5" w:rsidRDefault="00FB0CE5" w:rsidP="00447806">
      <w:pPr>
        <w:numPr>
          <w:ilvl w:val="0"/>
          <w:numId w:val="6"/>
        </w:numPr>
        <w:spacing w:line="400" w:lineRule="exact"/>
      </w:pPr>
      <w:r>
        <w:rPr>
          <w:rFonts w:hint="eastAsia"/>
        </w:rPr>
        <w:t>目录管理书签树（</w:t>
      </w:r>
      <w:r>
        <w:rPr>
          <w:rFonts w:hint="eastAsia"/>
        </w:rPr>
        <w:t>Outline Hierarchy</w:t>
      </w:r>
      <w:r>
        <w:rPr>
          <w:rFonts w:hint="eastAsia"/>
        </w:rPr>
        <w:t>）：负责组织目录</w:t>
      </w:r>
      <w:r w:rsidR="00BF19FE">
        <w:rPr>
          <w:rFonts w:hint="eastAsia"/>
        </w:rPr>
        <w:t>树结构。其中每个节点都是一个书签，每个书签会指定到相应的页面下，用户通过书签就可以快捷的跳转到相应的页面下。</w:t>
      </w:r>
    </w:p>
    <w:p w14:paraId="1097F9D8" w14:textId="77777777" w:rsidR="00FB0CE5" w:rsidRDefault="00BF19FE" w:rsidP="00447806">
      <w:pPr>
        <w:numPr>
          <w:ilvl w:val="0"/>
          <w:numId w:val="6"/>
        </w:numPr>
        <w:spacing w:line="400" w:lineRule="exact"/>
      </w:pPr>
      <w:r>
        <w:rPr>
          <w:rFonts w:hint="eastAsia"/>
        </w:rPr>
        <w:t>命名目标位置（</w:t>
      </w:r>
      <w:r w:rsidR="00FB0CE5">
        <w:rPr>
          <w:rFonts w:hint="eastAsia"/>
        </w:rPr>
        <w:t>Named Destination</w:t>
      </w:r>
      <w:r>
        <w:rPr>
          <w:rFonts w:hint="eastAsia"/>
        </w:rPr>
        <w:t>）</w:t>
      </w:r>
      <w:r w:rsidR="00FB0CE5">
        <w:rPr>
          <w:rFonts w:hint="eastAsia"/>
        </w:rPr>
        <w:t>：</w:t>
      </w:r>
      <w:r>
        <w:rPr>
          <w:rFonts w:hint="eastAsia"/>
        </w:rPr>
        <w:t>该引用告诉应用程序一个</w:t>
      </w:r>
      <w:r>
        <w:rPr>
          <w:rFonts w:hint="eastAsia"/>
        </w:rPr>
        <w:t>PDF</w:t>
      </w:r>
      <w:r>
        <w:rPr>
          <w:rFonts w:hint="eastAsia"/>
        </w:rPr>
        <w:t>文档将从何位置开始显示，一个目标位置包括了需要显示的页面，</w:t>
      </w:r>
      <w:r w:rsidR="00AA238C">
        <w:rPr>
          <w:rFonts w:hint="eastAsia"/>
        </w:rPr>
        <w:t>显示比例等与页面显示相关的信息的引用。</w:t>
      </w:r>
    </w:p>
    <w:p w14:paraId="31589D59" w14:textId="77777777" w:rsidR="00FB0CE5" w:rsidRDefault="00AA238C" w:rsidP="00447806">
      <w:pPr>
        <w:numPr>
          <w:ilvl w:val="0"/>
          <w:numId w:val="6"/>
        </w:numPr>
        <w:spacing w:line="400" w:lineRule="exact"/>
      </w:pPr>
      <w:r>
        <w:rPr>
          <w:rFonts w:hint="eastAsia"/>
        </w:rPr>
        <w:t>交互表格（</w:t>
      </w:r>
      <w:r>
        <w:rPr>
          <w:rFonts w:hint="eastAsia"/>
        </w:rPr>
        <w:t>Interactive F</w:t>
      </w:r>
      <w:r w:rsidR="00FB0CE5">
        <w:rPr>
          <w:rFonts w:hint="eastAsia"/>
        </w:rPr>
        <w:t>o</w:t>
      </w:r>
      <w:r>
        <w:rPr>
          <w:rFonts w:hint="eastAsia"/>
        </w:rPr>
        <w:t>r</w:t>
      </w:r>
      <w:r w:rsidR="00FB0CE5">
        <w:rPr>
          <w:rFonts w:hint="eastAsia"/>
        </w:rPr>
        <w:t>m</w:t>
      </w:r>
      <w:r>
        <w:rPr>
          <w:rFonts w:hint="eastAsia"/>
        </w:rPr>
        <w:t>）</w:t>
      </w:r>
      <w:r w:rsidR="00FB0CE5">
        <w:rPr>
          <w:rFonts w:hint="eastAsia"/>
        </w:rPr>
        <w:t>：</w:t>
      </w:r>
      <w:r>
        <w:rPr>
          <w:rFonts w:hint="eastAsia"/>
        </w:rPr>
        <w:t>为</w:t>
      </w:r>
      <w:r>
        <w:rPr>
          <w:rFonts w:hint="eastAsia"/>
        </w:rPr>
        <w:t>PDF</w:t>
      </w:r>
      <w:r>
        <w:rPr>
          <w:rFonts w:hint="eastAsia"/>
        </w:rPr>
        <w:t>提供交互功能。主要是</w:t>
      </w:r>
      <w:r>
        <w:rPr>
          <w:rFonts w:hint="eastAsia"/>
        </w:rPr>
        <w:t>ACroForm</w:t>
      </w:r>
      <w:r>
        <w:rPr>
          <w:rFonts w:hint="eastAsia"/>
        </w:rPr>
        <w:t>，该格式的表格用于从用户处获取交互信息，支持按钮文本框等格式，有点类似于</w:t>
      </w:r>
      <w:r>
        <w:rPr>
          <w:rFonts w:hint="eastAsia"/>
        </w:rPr>
        <w:t>Html</w:t>
      </w:r>
      <w:r>
        <w:rPr>
          <w:rFonts w:hint="eastAsia"/>
        </w:rPr>
        <w:t>的表单，如果</w:t>
      </w:r>
      <w:r>
        <w:rPr>
          <w:rFonts w:hint="eastAsia"/>
        </w:rPr>
        <w:t>PDF</w:t>
      </w:r>
      <w:r>
        <w:rPr>
          <w:rFonts w:hint="eastAsia"/>
        </w:rPr>
        <w:t>文档包含此结构，那么他们的引用信息将存储在交互表格树中。</w:t>
      </w:r>
    </w:p>
    <w:p w14:paraId="2F993CEB" w14:textId="77777777" w:rsidR="00573419" w:rsidRDefault="00573419" w:rsidP="00573419">
      <w:pPr>
        <w:pStyle w:val="3"/>
      </w:pPr>
      <w:bookmarkStart w:id="112" w:name="_Toc406841151"/>
      <w:r>
        <w:rPr>
          <w:rFonts w:hint="eastAsia"/>
        </w:rPr>
        <w:t>PDF文档示例</w:t>
      </w:r>
      <w:bookmarkEnd w:id="112"/>
    </w:p>
    <w:p w14:paraId="24C2D831" w14:textId="77777777" w:rsidR="003D5653" w:rsidRDefault="003D5653" w:rsidP="00447806">
      <w:pPr>
        <w:spacing w:line="400" w:lineRule="exact"/>
        <w:ind w:firstLine="420"/>
      </w:pPr>
      <w:r>
        <w:rPr>
          <w:rFonts w:hint="eastAsia"/>
        </w:rPr>
        <w:t>本节将以一个</w:t>
      </w:r>
      <w:r>
        <w:rPr>
          <w:rFonts w:hint="eastAsia"/>
        </w:rPr>
        <w:t>Hello World</w:t>
      </w:r>
      <w:r>
        <w:rPr>
          <w:rFonts w:hint="eastAsia"/>
        </w:rPr>
        <w:t>实例从直观上展示</w:t>
      </w:r>
      <w:r>
        <w:rPr>
          <w:rFonts w:hint="eastAsia"/>
        </w:rPr>
        <w:t>PDF</w:t>
      </w:r>
      <w:r>
        <w:rPr>
          <w:rFonts w:hint="eastAsia"/>
        </w:rPr>
        <w:t>文档的组织关联。</w:t>
      </w:r>
      <w:r>
        <w:rPr>
          <w:rFonts w:hint="eastAsia"/>
        </w:rPr>
        <w:t>Hello World</w:t>
      </w:r>
      <w:r>
        <w:rPr>
          <w:rFonts w:hint="eastAsia"/>
        </w:rPr>
        <w:t>文档如下图所示。</w:t>
      </w:r>
    </w:p>
    <w:p w14:paraId="61EC9AF4" w14:textId="77777777" w:rsidR="00F10F9D" w:rsidRDefault="00F41D71" w:rsidP="00F10F9D">
      <w:pPr>
        <w:jc w:val="center"/>
      </w:pPr>
      <w:r>
        <w:object w:dxaOrig="13305" w:dyaOrig="5266" w14:anchorId="52E7E36D">
          <v:shape id="_x0000_i1027" type="#_x0000_t75" style="width:439.2pt;height:174pt" o:ole="">
            <v:imagedata r:id="rId23" o:title=""/>
          </v:shape>
          <o:OLEObject Type="Embed" ProgID="Visio.Drawing.15" ShapeID="_x0000_i1027" DrawAspect="Content" ObjectID="_1571491905" r:id="rId24"/>
        </w:object>
      </w:r>
    </w:p>
    <w:p w14:paraId="4D016399" w14:textId="77777777" w:rsidR="00F10F9D" w:rsidRPr="00540ED3" w:rsidRDefault="00F10F9D" w:rsidP="00540ED3">
      <w:pPr>
        <w:pStyle w:val="07415"/>
        <w:ind w:firstLine="0"/>
        <w:jc w:val="center"/>
        <w:rPr>
          <w:rFonts w:ascii="楷体_GB2312" w:eastAsia="楷体_GB2312" w:cs="Times New Roman"/>
          <w:sz w:val="21"/>
          <w:szCs w:val="21"/>
        </w:rPr>
      </w:pPr>
      <w:r w:rsidRPr="00540ED3">
        <w:rPr>
          <w:rFonts w:ascii="楷体_GB2312" w:eastAsia="楷体_GB2312" w:cs="Times New Roman" w:hint="eastAsia"/>
          <w:sz w:val="21"/>
          <w:szCs w:val="21"/>
        </w:rPr>
        <w:t>图2-3 Hello World文字</w:t>
      </w:r>
      <w:r w:rsidRPr="00540ED3">
        <w:rPr>
          <w:rFonts w:ascii="楷体_GB2312" w:eastAsia="楷体_GB2312" w:cs="Times New Roman"/>
          <w:sz w:val="21"/>
          <w:szCs w:val="21"/>
        </w:rPr>
        <w:t>流示例</w:t>
      </w:r>
    </w:p>
    <w:p w14:paraId="4956C012" w14:textId="77777777" w:rsidR="00F10F9D" w:rsidRDefault="00F10F9D" w:rsidP="00447806">
      <w:pPr>
        <w:spacing w:line="400" w:lineRule="exact"/>
        <w:ind w:firstLine="420"/>
      </w:pPr>
      <w:r>
        <w:rPr>
          <w:rFonts w:hint="eastAsia"/>
        </w:rPr>
        <w:t>下面</w:t>
      </w:r>
      <w:r>
        <w:t>以</w:t>
      </w:r>
      <w:r>
        <w:t>PDF</w:t>
      </w:r>
      <w:r>
        <w:t>阅读器</w:t>
      </w:r>
      <w:r>
        <w:rPr>
          <w:rFonts w:hint="eastAsia"/>
        </w:rPr>
        <w:t>读取</w:t>
      </w:r>
      <w:r>
        <w:t>PDF</w:t>
      </w:r>
      <w:r>
        <w:t>文件的顺序对该示例加以介绍。</w:t>
      </w:r>
      <w:r w:rsidRPr="00F10F9D">
        <w:rPr>
          <w:rFonts w:hint="eastAsia"/>
        </w:rPr>
        <w:t>首先</w:t>
      </w:r>
      <w:r>
        <w:rPr>
          <w:rFonts w:hint="eastAsia"/>
        </w:rPr>
        <w:t>阅读器</w:t>
      </w:r>
      <w:r>
        <w:t>找到</w:t>
      </w:r>
      <w:r w:rsidRPr="00F10F9D">
        <w:t xml:space="preserve"> “%PDF-1.4”</w:t>
      </w:r>
      <w:r>
        <w:rPr>
          <w:rFonts w:hint="eastAsia"/>
        </w:rPr>
        <w:t>字样</w:t>
      </w:r>
      <w:r>
        <w:t>，这是</w:t>
      </w:r>
      <w:r>
        <w:rPr>
          <w:rFonts w:hint="eastAsia"/>
        </w:rPr>
        <w:t>任何</w:t>
      </w:r>
      <w:r>
        <w:t>PDF</w:t>
      </w:r>
      <w:r>
        <w:rPr>
          <w:rFonts w:hint="eastAsia"/>
        </w:rPr>
        <w:t>文档</w:t>
      </w:r>
      <w:r>
        <w:t>的开头信息</w:t>
      </w:r>
      <w:r w:rsidRPr="00F10F9D">
        <w:t>，表明该</w:t>
      </w:r>
      <w:r w:rsidRPr="00F10F9D">
        <w:t>PDF</w:t>
      </w:r>
      <w:r w:rsidRPr="00F10F9D">
        <w:rPr>
          <w:rFonts w:hint="eastAsia"/>
        </w:rPr>
        <w:t>文档</w:t>
      </w:r>
      <w:r w:rsidRPr="00F10F9D">
        <w:t>的版本。</w:t>
      </w:r>
      <w:r>
        <w:rPr>
          <w:rFonts w:hint="eastAsia"/>
        </w:rPr>
        <w:t>接着查找</w:t>
      </w:r>
      <w:r>
        <w:t>文件尾</w:t>
      </w:r>
      <w:r>
        <w:rPr>
          <w:rFonts w:hint="eastAsia"/>
        </w:rPr>
        <w:t>的</w:t>
      </w:r>
      <w:r>
        <w:t>“trailer”</w:t>
      </w:r>
      <w:r>
        <w:rPr>
          <w:rFonts w:hint="eastAsia"/>
        </w:rPr>
        <w:t>字样</w:t>
      </w:r>
      <w:r>
        <w:t>，</w:t>
      </w:r>
      <w:r>
        <w:rPr>
          <w:rFonts w:hint="eastAsia"/>
        </w:rPr>
        <w:t>该</w:t>
      </w:r>
      <w:r>
        <w:t>字样中包含</w:t>
      </w:r>
      <w:r>
        <w:t>“/Root”</w:t>
      </w:r>
      <w:r>
        <w:t>的</w:t>
      </w:r>
      <w:r>
        <w:rPr>
          <w:rFonts w:hint="eastAsia"/>
        </w:rPr>
        <w:t>结构</w:t>
      </w:r>
      <w:r>
        <w:t>，这是整个</w:t>
      </w:r>
      <w:r>
        <w:t>PDF</w:t>
      </w:r>
      <w:r>
        <w:t>文档</w:t>
      </w:r>
      <w:r w:rsidR="00DC16E2">
        <w:rPr>
          <w:rFonts w:hint="eastAsia"/>
        </w:rPr>
        <w:t>树形结构</w:t>
      </w:r>
      <w:r>
        <w:t>的</w:t>
      </w:r>
      <w:r w:rsidR="00DC16E2">
        <w:t>根</w:t>
      </w:r>
      <w:r>
        <w:t>。</w:t>
      </w:r>
      <w:r>
        <w:t>PDF</w:t>
      </w:r>
      <w:r>
        <w:rPr>
          <w:rFonts w:hint="eastAsia"/>
        </w:rPr>
        <w:t>中</w:t>
      </w:r>
      <w:r>
        <w:t>的所有内容都是从这个节点开始的。</w:t>
      </w:r>
    </w:p>
    <w:p w14:paraId="20134410" w14:textId="77777777" w:rsidR="00DC16E2" w:rsidRDefault="00DC16E2" w:rsidP="00447806">
      <w:pPr>
        <w:spacing w:line="400" w:lineRule="exact"/>
        <w:ind w:firstLine="420"/>
      </w:pPr>
      <w:r>
        <w:rPr>
          <w:rFonts w:hint="eastAsia"/>
        </w:rPr>
        <w:t>从</w:t>
      </w:r>
      <w:r>
        <w:t>/Root</w:t>
      </w:r>
      <w:r>
        <w:rPr>
          <w:rFonts w:hint="eastAsia"/>
        </w:rPr>
        <w:t>节点</w:t>
      </w:r>
      <w:r>
        <w:t>跳到</w:t>
      </w:r>
      <w:r>
        <w:t>“30 R”</w:t>
      </w:r>
      <w:r>
        <w:rPr>
          <w:rFonts w:hint="eastAsia"/>
        </w:rPr>
        <w:t>对象</w:t>
      </w:r>
      <w:r>
        <w:t>，这就是根的</w:t>
      </w:r>
      <w:r>
        <w:rPr>
          <w:rFonts w:hint="eastAsia"/>
        </w:rPr>
        <w:t>引用</w:t>
      </w:r>
      <w:r>
        <w:t>位置。阅读器</w:t>
      </w:r>
      <w:r>
        <w:rPr>
          <w:rFonts w:hint="eastAsia"/>
        </w:rPr>
        <w:t>跳到</w:t>
      </w:r>
      <w:r>
        <w:t>该位置</w:t>
      </w:r>
      <w:r>
        <w:rPr>
          <w:rFonts w:hint="eastAsia"/>
        </w:rPr>
        <w:t>发现</w:t>
      </w:r>
      <w:r>
        <w:t>”/Catalog”</w:t>
      </w:r>
      <w:r>
        <w:rPr>
          <w:rFonts w:hint="eastAsia"/>
        </w:rPr>
        <w:t>的</w:t>
      </w:r>
      <w:r>
        <w:t>结构，这</w:t>
      </w:r>
      <w:r>
        <w:rPr>
          <w:rFonts w:hint="eastAsia"/>
        </w:rPr>
        <w:t>就是</w:t>
      </w:r>
      <w:r>
        <w:t>我们之前介绍的</w:t>
      </w:r>
      <w:r>
        <w:rPr>
          <w:rFonts w:hint="eastAsia"/>
        </w:rPr>
        <w:t>文档</w:t>
      </w:r>
      <w:r>
        <w:t>的</w:t>
      </w:r>
      <w:r>
        <w:rPr>
          <w:rFonts w:hint="eastAsia"/>
        </w:rPr>
        <w:t>目录</w:t>
      </w:r>
      <w:r>
        <w:t>，也是整个</w:t>
      </w:r>
      <w:r>
        <w:rPr>
          <w:rFonts w:hint="eastAsia"/>
        </w:rPr>
        <w:t>文件</w:t>
      </w:r>
      <w:r>
        <w:t>体（</w:t>
      </w:r>
      <w:r>
        <w:t>body</w:t>
      </w:r>
      <w:r>
        <w:rPr>
          <w:rFonts w:hint="eastAsia"/>
        </w:rPr>
        <w:t>）</w:t>
      </w:r>
      <w:r>
        <w:t>的开始。</w:t>
      </w:r>
      <w:r>
        <w:rPr>
          <w:rFonts w:hint="eastAsia"/>
        </w:rPr>
        <w:t>目录中</w:t>
      </w:r>
      <w:r>
        <w:t>表明了一个</w:t>
      </w:r>
      <w:r>
        <w:t>“/10 R”</w:t>
      </w:r>
      <w:r>
        <w:rPr>
          <w:rFonts w:hint="eastAsia"/>
        </w:rPr>
        <w:t>对象</w:t>
      </w:r>
      <w:r>
        <w:t>，这是</w:t>
      </w:r>
      <w:r>
        <w:rPr>
          <w:rFonts w:hint="eastAsia"/>
        </w:rPr>
        <w:t>文档</w:t>
      </w:r>
      <w:r>
        <w:t>的具体页面信息。跳转</w:t>
      </w:r>
      <w:r>
        <w:rPr>
          <w:rFonts w:hint="eastAsia"/>
        </w:rPr>
        <w:t>到</w:t>
      </w:r>
      <w:r>
        <w:t>”10 R”</w:t>
      </w:r>
      <w:r>
        <w:rPr>
          <w:rFonts w:hint="eastAsia"/>
        </w:rPr>
        <w:t>我们</w:t>
      </w:r>
      <w:r>
        <w:t>看到它下面还有孩子节点，且表明了</w:t>
      </w:r>
      <w:r>
        <w:t>”Count”</w:t>
      </w:r>
      <w:r>
        <w:t>值为</w:t>
      </w:r>
      <w:r>
        <w:rPr>
          <w:rFonts w:hint="eastAsia"/>
        </w:rPr>
        <w:t>1</w:t>
      </w:r>
      <w:r>
        <w:rPr>
          <w:rFonts w:hint="eastAsia"/>
        </w:rPr>
        <w:t>，</w:t>
      </w:r>
      <w:r>
        <w:t>说明文档总共有一页。</w:t>
      </w:r>
    </w:p>
    <w:p w14:paraId="1E26E545" w14:textId="77777777" w:rsidR="00DC16E2" w:rsidRDefault="00DC16E2" w:rsidP="00447806">
      <w:pPr>
        <w:spacing w:line="400" w:lineRule="exact"/>
        <w:ind w:firstLine="420"/>
      </w:pPr>
      <w:r>
        <w:rPr>
          <w:rFonts w:hint="eastAsia"/>
        </w:rPr>
        <w:lastRenderedPageBreak/>
        <w:t>接着</w:t>
      </w:r>
      <w:r>
        <w:t>跳到</w:t>
      </w:r>
      <w:r>
        <w:t>“20 R”</w:t>
      </w:r>
      <w:r>
        <w:t>位置这</w:t>
      </w:r>
      <w:r>
        <w:rPr>
          <w:rFonts w:hint="eastAsia"/>
        </w:rPr>
        <w:t>个</w:t>
      </w:r>
      <w:r>
        <w:t>对象是一个具体的</w:t>
      </w:r>
      <w:r>
        <w:rPr>
          <w:rFonts w:hint="eastAsia"/>
        </w:rPr>
        <w:t>页面</w:t>
      </w:r>
      <w:r>
        <w:t>。这个</w:t>
      </w:r>
      <w:r>
        <w:rPr>
          <w:rFonts w:hint="eastAsia"/>
        </w:rPr>
        <w:t>页面对象体</w:t>
      </w:r>
      <w:r>
        <w:t>的父节点是</w:t>
      </w:r>
      <w:r>
        <w:rPr>
          <w:rFonts w:hint="eastAsia"/>
        </w:rPr>
        <w:t xml:space="preserve">10 </w:t>
      </w:r>
      <w:r>
        <w:t>obj</w:t>
      </w:r>
      <w:r>
        <w:t>，它的页码大小事</w:t>
      </w:r>
      <w:r>
        <w:rPr>
          <w:rFonts w:hint="eastAsia"/>
        </w:rPr>
        <w:t>612</w:t>
      </w:r>
      <w:r>
        <w:t>*792</w:t>
      </w:r>
      <w:r>
        <w:rPr>
          <w:rFonts w:hint="eastAsia"/>
        </w:rPr>
        <w:t>个</w:t>
      </w:r>
      <w:r>
        <w:t>基本单位，这个</w:t>
      </w:r>
      <w:r>
        <w:rPr>
          <w:rFonts w:hint="eastAsia"/>
        </w:rPr>
        <w:t>页面</w:t>
      </w:r>
      <w:r>
        <w:t>的内容在</w:t>
      </w:r>
      <w:r>
        <w:rPr>
          <w:rFonts w:hint="eastAsia"/>
        </w:rPr>
        <w:t xml:space="preserve">40 </w:t>
      </w:r>
      <w:r>
        <w:t>obj</w:t>
      </w:r>
      <w:r>
        <w:t>对象体内，这个页面的资源有</w:t>
      </w:r>
      <w:r>
        <w:rPr>
          <w:rFonts w:hint="eastAsia"/>
        </w:rPr>
        <w:t>一个</w:t>
      </w:r>
      <w:r>
        <w:t>，</w:t>
      </w:r>
      <w:r>
        <w:rPr>
          <w:rFonts w:hint="eastAsia"/>
        </w:rPr>
        <w:t>它</w:t>
      </w:r>
      <w:r>
        <w:t>的内容在</w:t>
      </w:r>
      <w:r>
        <w:rPr>
          <w:rFonts w:hint="eastAsia"/>
        </w:rPr>
        <w:t xml:space="preserve">50 </w:t>
      </w:r>
      <w:r>
        <w:t>obj</w:t>
      </w:r>
      <w:r>
        <w:t>对象体内。下面</w:t>
      </w:r>
      <w:r>
        <w:rPr>
          <w:rFonts w:hint="eastAsia"/>
        </w:rPr>
        <w:t>分别</w:t>
      </w:r>
      <w:r>
        <w:t>看看这两个对象。</w:t>
      </w:r>
    </w:p>
    <w:p w14:paraId="5536382B" w14:textId="77777777" w:rsidR="00DC16E2" w:rsidRDefault="00DC16E2" w:rsidP="00447806">
      <w:pPr>
        <w:spacing w:line="400" w:lineRule="exact"/>
        <w:ind w:firstLine="420"/>
      </w:pPr>
      <w:r>
        <w:rPr>
          <w:rFonts w:hint="eastAsia"/>
        </w:rPr>
        <w:t xml:space="preserve">40 </w:t>
      </w:r>
      <w:r>
        <w:t>obj</w:t>
      </w:r>
      <w:r>
        <w:t>对象中包含了具体的文字</w:t>
      </w:r>
      <w:r>
        <w:rPr>
          <w:rFonts w:hint="eastAsia"/>
        </w:rPr>
        <w:t>信息</w:t>
      </w:r>
      <w:r>
        <w:t>。</w:t>
      </w:r>
      <w:r>
        <w:rPr>
          <w:rFonts w:hint="eastAsia"/>
        </w:rPr>
        <w:t>“</w:t>
      </w:r>
      <w:r>
        <w:t>BT”</w:t>
      </w:r>
      <w:r>
        <w:t>标识文字的开始，</w:t>
      </w:r>
      <w:r>
        <w:t>“ET”</w:t>
      </w:r>
      <w:r>
        <w:t>标识文字的结束</w:t>
      </w:r>
      <w:r>
        <w:rPr>
          <w:rFonts w:hint="eastAsia"/>
        </w:rPr>
        <w:t>。</w:t>
      </w:r>
      <w:r>
        <w:t>“100 700 TD”</w:t>
      </w:r>
      <w:r>
        <w:rPr>
          <w:rFonts w:hint="eastAsia"/>
        </w:rPr>
        <w:t>是</w:t>
      </w:r>
      <w:r>
        <w:t>相应的位置信息。</w:t>
      </w:r>
      <w:r w:rsidR="002928FA">
        <w:rPr>
          <w:rFonts w:hint="eastAsia"/>
        </w:rPr>
        <w:t>接下来</w:t>
      </w:r>
      <w:r w:rsidR="002928FA">
        <w:t>是具体的文字内容</w:t>
      </w:r>
      <w:r w:rsidR="002928FA">
        <w:t>“Hello World!”</w:t>
      </w:r>
      <w:r w:rsidR="002928FA">
        <w:rPr>
          <w:rFonts w:hint="eastAsia"/>
        </w:rPr>
        <w:t>。</w:t>
      </w:r>
    </w:p>
    <w:p w14:paraId="1C15BAFD" w14:textId="77777777" w:rsidR="002928FA" w:rsidRDefault="002928FA" w:rsidP="00447806">
      <w:pPr>
        <w:spacing w:line="400" w:lineRule="exact"/>
        <w:ind w:firstLine="420"/>
      </w:pPr>
      <w:r>
        <w:rPr>
          <w:rFonts w:hint="eastAsia"/>
        </w:rPr>
        <w:t xml:space="preserve">50 </w:t>
      </w:r>
      <w:r>
        <w:t>obj</w:t>
      </w:r>
      <w:r>
        <w:t>对象</w:t>
      </w:r>
      <w:r>
        <w:rPr>
          <w:rFonts w:hint="eastAsia"/>
        </w:rPr>
        <w:t>是</w:t>
      </w:r>
      <w:r>
        <w:t>资源对象，表明了</w:t>
      </w:r>
      <w:r>
        <w:rPr>
          <w:rFonts w:hint="eastAsia"/>
        </w:rPr>
        <w:t>文字</w:t>
      </w:r>
      <w:r>
        <w:t>信息的字体</w:t>
      </w:r>
      <w:r>
        <w:rPr>
          <w:rFonts w:hint="eastAsia"/>
        </w:rPr>
        <w:t>，</w:t>
      </w:r>
      <w:r>
        <w:t>大小等信息</w:t>
      </w:r>
      <w:r>
        <w:rPr>
          <w:rFonts w:hint="eastAsia"/>
        </w:rPr>
        <w:t>。可以</w:t>
      </w:r>
      <w:r>
        <w:t>看出这里使用的基本字体是</w:t>
      </w:r>
      <w:r>
        <w:rPr>
          <w:rFonts w:hint="eastAsia"/>
        </w:rPr>
        <w:t>Helvetica</w:t>
      </w:r>
      <w:r>
        <w:t>字体。</w:t>
      </w:r>
    </w:p>
    <w:p w14:paraId="08B34EEF" w14:textId="77777777" w:rsidR="002928FA" w:rsidRPr="00F10F9D" w:rsidRDefault="002928FA" w:rsidP="00447806">
      <w:pPr>
        <w:spacing w:line="400" w:lineRule="exact"/>
        <w:ind w:firstLine="420"/>
      </w:pPr>
      <w:r>
        <w:rPr>
          <w:rFonts w:hint="eastAsia"/>
        </w:rPr>
        <w:t>字节</w:t>
      </w:r>
      <w:r>
        <w:t>流的最后是</w:t>
      </w:r>
      <w:r>
        <w:rPr>
          <w:rFonts w:hint="eastAsia"/>
        </w:rPr>
        <w:t>一个</w:t>
      </w:r>
      <w:r>
        <w:t>结束标志</w:t>
      </w:r>
      <w:r>
        <w:t>”%%EOF”</w:t>
      </w:r>
      <w:r>
        <w:rPr>
          <w:rFonts w:hint="eastAsia"/>
        </w:rPr>
        <w:t>，</w:t>
      </w:r>
      <w:r>
        <w:t>表明整个</w:t>
      </w:r>
      <w:r>
        <w:t>PDF</w:t>
      </w:r>
      <w:r>
        <w:t>文档</w:t>
      </w:r>
      <w:r>
        <w:rPr>
          <w:rFonts w:hint="eastAsia"/>
        </w:rPr>
        <w:t>的</w:t>
      </w:r>
      <w:r>
        <w:t>结束。</w:t>
      </w:r>
    </w:p>
    <w:p w14:paraId="61E7E430" w14:textId="77777777" w:rsidR="00173303" w:rsidRDefault="00573419">
      <w:pPr>
        <w:pStyle w:val="2"/>
      </w:pPr>
      <w:bookmarkStart w:id="113" w:name="_Toc406841152"/>
      <w:r>
        <w:rPr>
          <w:rFonts w:hint="eastAsia"/>
        </w:rPr>
        <w:t>PDFBox</w:t>
      </w:r>
      <w:r>
        <w:rPr>
          <w:rFonts w:hint="eastAsia"/>
        </w:rPr>
        <w:t>介绍</w:t>
      </w:r>
      <w:bookmarkEnd w:id="113"/>
    </w:p>
    <w:p w14:paraId="1829FC94" w14:textId="77777777" w:rsidR="005463DB" w:rsidRPr="005463DB" w:rsidRDefault="005463DB" w:rsidP="00447806">
      <w:pPr>
        <w:spacing w:line="400" w:lineRule="exact"/>
        <w:ind w:firstLine="420"/>
      </w:pPr>
      <w:r>
        <w:rPr>
          <w:rFonts w:hint="eastAsia"/>
        </w:rPr>
        <w:t>随着</w:t>
      </w:r>
      <w:r>
        <w:t>PDF</w:t>
      </w:r>
      <w:r>
        <w:t>文档格式的不断</w:t>
      </w:r>
      <w:r>
        <w:rPr>
          <w:rFonts w:hint="eastAsia"/>
        </w:rPr>
        <w:t>普及</w:t>
      </w:r>
      <w:r>
        <w:t>，</w:t>
      </w:r>
      <w:r>
        <w:rPr>
          <w:rFonts w:hint="eastAsia"/>
        </w:rPr>
        <w:t>针对</w:t>
      </w:r>
      <w:r>
        <w:t>PDF</w:t>
      </w:r>
      <w:r>
        <w:t>格式的开源项目</w:t>
      </w:r>
      <w:r>
        <w:rPr>
          <w:rFonts w:hint="eastAsia"/>
        </w:rPr>
        <w:t>也</w:t>
      </w:r>
      <w:r>
        <w:t>如雨后春笋</w:t>
      </w:r>
      <w:r>
        <w:rPr>
          <w:rFonts w:hint="eastAsia"/>
        </w:rPr>
        <w:t>般的</w:t>
      </w:r>
      <w:r>
        <w:t>大量涌现。</w:t>
      </w:r>
      <w:r>
        <w:rPr>
          <w:rFonts w:hint="eastAsia"/>
        </w:rPr>
        <w:t>较著名</w:t>
      </w:r>
      <w:r>
        <w:t>的开源项目包括</w:t>
      </w:r>
      <w:r>
        <w:rPr>
          <w:rFonts w:hint="eastAsia"/>
        </w:rPr>
        <w:t>Apache</w:t>
      </w:r>
      <w:r>
        <w:rPr>
          <w:rFonts w:hint="eastAsia"/>
        </w:rPr>
        <w:t>开源</w:t>
      </w:r>
      <w:r>
        <w:t>项目中的</w:t>
      </w:r>
      <w:r>
        <w:t>PDFBox</w:t>
      </w:r>
      <w:r>
        <w:t>项目，</w:t>
      </w:r>
      <w:r>
        <w:rPr>
          <w:rFonts w:hint="eastAsia"/>
        </w:rPr>
        <w:t>著名</w:t>
      </w:r>
      <w:r>
        <w:t>开放源</w:t>
      </w:r>
      <w:r>
        <w:rPr>
          <w:rFonts w:hint="eastAsia"/>
        </w:rPr>
        <w:t>码站点</w:t>
      </w:r>
      <w:r>
        <w:t>sourceforge</w:t>
      </w:r>
      <w:r>
        <w:rPr>
          <w:rFonts w:hint="eastAsia"/>
        </w:rPr>
        <w:t>项目</w:t>
      </w:r>
      <w:r>
        <w:t>iText</w:t>
      </w:r>
      <w:r>
        <w:t>，</w:t>
      </w:r>
      <w:r>
        <w:rPr>
          <w:rFonts w:hint="eastAsia"/>
        </w:rPr>
        <w:t>JFreeReport</w:t>
      </w:r>
      <w:r>
        <w:t>，</w:t>
      </w:r>
      <w:r>
        <w:t>ICEpdf</w:t>
      </w:r>
      <w:r>
        <w:t>，</w:t>
      </w:r>
      <w:r>
        <w:t>PDFiet</w:t>
      </w:r>
      <w:r>
        <w:t>，</w:t>
      </w:r>
      <w:r>
        <w:rPr>
          <w:rFonts w:hint="eastAsia"/>
        </w:rPr>
        <w:t>Connla</w:t>
      </w:r>
      <w:r>
        <w:t>，</w:t>
      </w:r>
      <w:r>
        <w:t>fop</w:t>
      </w:r>
      <w:r>
        <w:t>等等。</w:t>
      </w:r>
      <w:r>
        <w:rPr>
          <w:rFonts w:hint="eastAsia"/>
        </w:rPr>
        <w:t>由于</w:t>
      </w:r>
      <w:r>
        <w:t>本课题研究的是针对</w:t>
      </w:r>
      <w:r>
        <w:t>PDF</w:t>
      </w:r>
      <w:r>
        <w:t>中表格数据的</w:t>
      </w:r>
      <w:r>
        <w:rPr>
          <w:rFonts w:hint="eastAsia"/>
        </w:rPr>
        <w:t>提取</w:t>
      </w:r>
      <w:r>
        <w:t>和解析。</w:t>
      </w:r>
      <w:r>
        <w:rPr>
          <w:rFonts w:hint="eastAsia"/>
        </w:rPr>
        <w:t>经过</w:t>
      </w:r>
      <w:r>
        <w:t>调研最终选择了</w:t>
      </w:r>
      <w:r>
        <w:t>Apache</w:t>
      </w:r>
      <w:r>
        <w:t>开源社区下的</w:t>
      </w:r>
      <w:r>
        <w:t>PDFBox</w:t>
      </w:r>
      <w:r>
        <w:t>作为工具辅助完成表格解析。</w:t>
      </w:r>
      <w:r>
        <w:t>PDFBox</w:t>
      </w:r>
      <w:r>
        <w:rPr>
          <w:rFonts w:hint="eastAsia"/>
        </w:rPr>
        <w:t>在</w:t>
      </w:r>
      <w:r>
        <w:t>本课题中的主要作用是辅助完成</w:t>
      </w:r>
      <w:r>
        <w:t>PDF</w:t>
      </w:r>
      <w:r>
        <w:t>中表格线条和文字</w:t>
      </w:r>
      <w:r>
        <w:rPr>
          <w:rFonts w:hint="eastAsia"/>
        </w:rPr>
        <w:t>等</w:t>
      </w:r>
      <w:r>
        <w:t>特征信息的提取。由于</w:t>
      </w:r>
      <w:r>
        <w:rPr>
          <w:rFonts w:hint="eastAsia"/>
        </w:rPr>
        <w:t>PDFBox</w:t>
      </w:r>
      <w:r>
        <w:t>本身不支持表格线条的识别和提取，因此本课题适当的修改了</w:t>
      </w:r>
      <w:r>
        <w:t>PDFBox</w:t>
      </w:r>
      <w:r>
        <w:t>源码。为</w:t>
      </w:r>
      <w:r>
        <w:rPr>
          <w:rFonts w:hint="eastAsia"/>
        </w:rPr>
        <w:t>了</w:t>
      </w:r>
      <w:r>
        <w:t>更好的阐述这一过程，在此有必要对</w:t>
      </w:r>
      <w:r>
        <w:t>PDFBox</w:t>
      </w:r>
      <w:r>
        <w:t>进行介绍。</w:t>
      </w:r>
    </w:p>
    <w:p w14:paraId="1DCB65E7" w14:textId="77777777" w:rsidR="00573419" w:rsidRDefault="00573419" w:rsidP="00573419">
      <w:pPr>
        <w:pStyle w:val="3"/>
        <w:rPr>
          <w:rFonts w:ascii="Times New Roman" w:hAnsi="Times New Roman"/>
        </w:rPr>
      </w:pPr>
      <w:bookmarkStart w:id="114" w:name="_Toc406841153"/>
      <w:r w:rsidRPr="00573419">
        <w:rPr>
          <w:rFonts w:ascii="Times New Roman" w:hAnsi="Times New Roman" w:hint="eastAsia"/>
        </w:rPr>
        <w:t>PDFBox</w:t>
      </w:r>
      <w:r w:rsidRPr="00573419">
        <w:rPr>
          <w:rFonts w:ascii="Times New Roman" w:hAnsi="Times New Roman" w:hint="eastAsia"/>
        </w:rPr>
        <w:t>概述</w:t>
      </w:r>
      <w:bookmarkEnd w:id="114"/>
    </w:p>
    <w:p w14:paraId="1F1101DF" w14:textId="77777777" w:rsidR="002928FA" w:rsidRDefault="002928FA" w:rsidP="00447806">
      <w:pPr>
        <w:spacing w:line="400" w:lineRule="exact"/>
        <w:ind w:firstLine="420"/>
      </w:pPr>
      <w:r>
        <w:rPr>
          <w:rFonts w:hint="eastAsia"/>
        </w:rPr>
        <w:t>自从</w:t>
      </w:r>
      <w:r>
        <w:rPr>
          <w:rFonts w:hint="eastAsia"/>
        </w:rPr>
        <w:t>Adobe</w:t>
      </w:r>
      <w:r>
        <w:t>公司从</w:t>
      </w:r>
      <w:r>
        <w:rPr>
          <w:rFonts w:hint="eastAsia"/>
        </w:rPr>
        <w:t>1993</w:t>
      </w:r>
      <w:r>
        <w:rPr>
          <w:rFonts w:hint="eastAsia"/>
        </w:rPr>
        <w:t>年</w:t>
      </w:r>
      <w:r>
        <w:t>第一次发布</w:t>
      </w:r>
      <w:r>
        <w:t>PDF</w:t>
      </w:r>
      <w:r>
        <w:rPr>
          <w:rFonts w:hint="eastAsia"/>
        </w:rPr>
        <w:t>以来</w:t>
      </w:r>
      <w:r>
        <w:t>，各种语言和平台的</w:t>
      </w:r>
      <w:r>
        <w:t>PDF</w:t>
      </w:r>
      <w:r>
        <w:t>工具和类库就如雨后春笋般的大量涌现。</w:t>
      </w:r>
      <w:r>
        <w:t>Java</w:t>
      </w:r>
      <w:r>
        <w:rPr>
          <w:rFonts w:hint="eastAsia"/>
        </w:rPr>
        <w:t>作为</w:t>
      </w:r>
      <w:r>
        <w:t>主流的开发语言自然也不甘落后。</w:t>
      </w:r>
      <w:r>
        <w:rPr>
          <w:rFonts w:hint="eastAsia"/>
        </w:rPr>
        <w:t>PDFBox</w:t>
      </w:r>
      <w:r w:rsidR="0096107C" w:rsidRPr="00447806">
        <w:t>[6</w:t>
      </w:r>
      <w:r w:rsidR="00717E84" w:rsidRPr="00447806">
        <w:t>]</w:t>
      </w:r>
      <w:r>
        <w:t>（</w:t>
      </w:r>
      <w:r>
        <w:rPr>
          <w:rFonts w:hint="eastAsia"/>
        </w:rPr>
        <w:t>一个</w:t>
      </w:r>
      <w:r>
        <w:t>BSD</w:t>
      </w:r>
      <w:r>
        <w:t>许可下的源码</w:t>
      </w:r>
      <w:r>
        <w:rPr>
          <w:rFonts w:hint="eastAsia"/>
        </w:rPr>
        <w:t>开放</w:t>
      </w:r>
      <w:r>
        <w:t>项目）</w:t>
      </w:r>
      <w:r>
        <w:rPr>
          <w:rFonts w:hint="eastAsia"/>
        </w:rPr>
        <w:t>是</w:t>
      </w:r>
      <w:r>
        <w:t>一个为开发人员读取和创建</w:t>
      </w:r>
      <w:r>
        <w:t>PDF</w:t>
      </w:r>
      <w:r>
        <w:t>文档而准备的</w:t>
      </w:r>
      <w:r>
        <w:t>Java</w:t>
      </w:r>
      <w:r>
        <w:t>类库。它</w:t>
      </w:r>
      <w:r>
        <w:rPr>
          <w:rFonts w:hint="eastAsia"/>
        </w:rPr>
        <w:t>提供</w:t>
      </w:r>
      <w:r>
        <w:t>如下几个方面的特性：</w:t>
      </w:r>
    </w:p>
    <w:p w14:paraId="6A818F44" w14:textId="77777777" w:rsidR="002928FA" w:rsidRDefault="002928FA" w:rsidP="00447806">
      <w:pPr>
        <w:numPr>
          <w:ilvl w:val="0"/>
          <w:numId w:val="9"/>
        </w:numPr>
        <w:spacing w:line="400" w:lineRule="exact"/>
      </w:pPr>
      <w:r>
        <w:rPr>
          <w:rFonts w:hint="eastAsia"/>
        </w:rPr>
        <w:t>提取</w:t>
      </w:r>
      <w:r>
        <w:t>文本，包括</w:t>
      </w:r>
      <w:r>
        <w:t>Unicode</w:t>
      </w:r>
      <w:r>
        <w:t>字符</w:t>
      </w:r>
      <w:r>
        <w:rPr>
          <w:rFonts w:hint="eastAsia"/>
        </w:rPr>
        <w:t>：</w:t>
      </w:r>
      <w:r>
        <w:t>PDFBox</w:t>
      </w:r>
      <w:r>
        <w:t>对</w:t>
      </w:r>
      <w:r>
        <w:t>PDF</w:t>
      </w:r>
      <w:r>
        <w:t>文档的文字提取具有较好的支持，</w:t>
      </w:r>
      <w:r>
        <w:rPr>
          <w:rFonts w:hint="eastAsia"/>
        </w:rPr>
        <w:t>能够</w:t>
      </w:r>
      <w:r>
        <w:t>很好的支持中英文各种字体</w:t>
      </w:r>
      <w:r>
        <w:rPr>
          <w:rFonts w:hint="eastAsia"/>
        </w:rPr>
        <w:t>。</w:t>
      </w:r>
      <w:r>
        <w:t>由于</w:t>
      </w:r>
      <w:r>
        <w:rPr>
          <w:rFonts w:hint="eastAsia"/>
        </w:rPr>
        <w:t>表格是</w:t>
      </w:r>
      <w:r>
        <w:t>字体和线条的组合，</w:t>
      </w:r>
      <w:r>
        <w:rPr>
          <w:rFonts w:hint="eastAsia"/>
        </w:rPr>
        <w:t>文字</w:t>
      </w:r>
      <w:r>
        <w:t>的提取是必不可少的，这也是本系统采用</w:t>
      </w:r>
      <w:r>
        <w:t>PDFBox</w:t>
      </w:r>
      <w:r>
        <w:t>作为</w:t>
      </w:r>
      <w:r>
        <w:rPr>
          <w:rFonts w:hint="eastAsia"/>
        </w:rPr>
        <w:t>支撑</w:t>
      </w:r>
      <w:r>
        <w:t>类库</w:t>
      </w:r>
      <w:r>
        <w:rPr>
          <w:rFonts w:hint="eastAsia"/>
        </w:rPr>
        <w:t>的</w:t>
      </w:r>
      <w:r>
        <w:t>一大原因。</w:t>
      </w:r>
    </w:p>
    <w:p w14:paraId="076219F2" w14:textId="77777777" w:rsidR="002928FA" w:rsidRDefault="002928FA" w:rsidP="00447806">
      <w:pPr>
        <w:numPr>
          <w:ilvl w:val="0"/>
          <w:numId w:val="9"/>
        </w:numPr>
        <w:spacing w:line="400" w:lineRule="exact"/>
      </w:pPr>
      <w:r>
        <w:rPr>
          <w:rFonts w:hint="eastAsia"/>
        </w:rPr>
        <w:t>和</w:t>
      </w:r>
      <w:r>
        <w:t>Jakarta Lucene</w:t>
      </w:r>
      <w:r>
        <w:t>等文本搜索引擎的整合</w:t>
      </w:r>
      <w:r>
        <w:rPr>
          <w:rFonts w:hint="eastAsia"/>
        </w:rPr>
        <w:t>：</w:t>
      </w:r>
      <w:r>
        <w:t>PDFBox</w:t>
      </w:r>
      <w:r>
        <w:t>提供接口</w:t>
      </w:r>
      <w:r>
        <w:rPr>
          <w:rFonts w:hint="eastAsia"/>
        </w:rPr>
        <w:t>可</w:t>
      </w:r>
      <w:r>
        <w:t>将从</w:t>
      </w:r>
      <w:r>
        <w:t>PDF</w:t>
      </w:r>
      <w:r>
        <w:t>文档提取的字符直接</w:t>
      </w:r>
      <w:r>
        <w:rPr>
          <w:rFonts w:hint="eastAsia"/>
        </w:rPr>
        <w:t>索引</w:t>
      </w:r>
      <w:r>
        <w:t>层</w:t>
      </w:r>
      <w:r>
        <w:t>Lucene</w:t>
      </w:r>
      <w:r>
        <w:t>支持的</w:t>
      </w:r>
      <w:r>
        <w:rPr>
          <w:rFonts w:hint="eastAsia"/>
        </w:rPr>
        <w:t>格式</w:t>
      </w:r>
      <w:r>
        <w:t>。这种</w:t>
      </w:r>
      <w:r>
        <w:rPr>
          <w:rFonts w:hint="eastAsia"/>
        </w:rPr>
        <w:t>与</w:t>
      </w:r>
      <w:r>
        <w:t>文本检索无缝连接的接口设计也为</w:t>
      </w:r>
      <w:r>
        <w:t>PDF</w:t>
      </w:r>
      <w:r w:rsidR="00CC6154">
        <w:rPr>
          <w:rFonts w:hint="eastAsia"/>
        </w:rPr>
        <w:t>格式</w:t>
      </w:r>
      <w:r w:rsidR="00CC6154">
        <w:t>文本的检索提供了支持。</w:t>
      </w:r>
    </w:p>
    <w:p w14:paraId="5989FE27" w14:textId="77777777" w:rsidR="00CC6154" w:rsidRDefault="00CC6154" w:rsidP="00447806">
      <w:pPr>
        <w:numPr>
          <w:ilvl w:val="0"/>
          <w:numId w:val="9"/>
        </w:numPr>
        <w:spacing w:line="400" w:lineRule="exact"/>
      </w:pPr>
      <w:r>
        <w:rPr>
          <w:rFonts w:hint="eastAsia"/>
        </w:rPr>
        <w:t>加密</w:t>
      </w:r>
      <w:r>
        <w:t>解密</w:t>
      </w:r>
      <w:r>
        <w:t>PDF</w:t>
      </w:r>
      <w:r>
        <w:t>文档</w:t>
      </w:r>
      <w:r>
        <w:rPr>
          <w:rFonts w:hint="eastAsia"/>
        </w:rPr>
        <w:t>：</w:t>
      </w:r>
      <w:r>
        <w:t>由于</w:t>
      </w:r>
      <w:r>
        <w:t>PDF</w:t>
      </w:r>
      <w:r>
        <w:t>具有安全性的加密</w:t>
      </w:r>
      <w:r>
        <w:rPr>
          <w:rFonts w:hint="eastAsia"/>
        </w:rPr>
        <w:t>设置</w:t>
      </w:r>
      <w:r>
        <w:t>，</w:t>
      </w:r>
      <w:r>
        <w:t>PDFBox</w:t>
      </w:r>
      <w:r>
        <w:t>在加解密上也</w:t>
      </w:r>
      <w:r>
        <w:rPr>
          <w:rFonts w:hint="eastAsia"/>
        </w:rPr>
        <w:t>提供</w:t>
      </w:r>
      <w:r>
        <w:t>相应</w:t>
      </w:r>
      <w:r>
        <w:rPr>
          <w:rFonts w:hint="eastAsia"/>
        </w:rPr>
        <w:t>的</w:t>
      </w:r>
      <w:r>
        <w:t>接口，</w:t>
      </w:r>
      <w:r>
        <w:rPr>
          <w:rFonts w:hint="eastAsia"/>
        </w:rPr>
        <w:t>可以</w:t>
      </w:r>
      <w:r>
        <w:t>方便的对加密文件进行处理。</w:t>
      </w:r>
    </w:p>
    <w:p w14:paraId="1DE80293" w14:textId="77777777" w:rsidR="00CC6154" w:rsidRDefault="00CC6154" w:rsidP="00447806">
      <w:pPr>
        <w:numPr>
          <w:ilvl w:val="0"/>
          <w:numId w:val="9"/>
        </w:numPr>
        <w:spacing w:line="400" w:lineRule="exact"/>
      </w:pPr>
      <w:r>
        <w:rPr>
          <w:rFonts w:hint="eastAsia"/>
        </w:rPr>
        <w:t>交互式数据支持</w:t>
      </w:r>
      <w:r>
        <w:t>：</w:t>
      </w:r>
      <w:r>
        <w:rPr>
          <w:rFonts w:hint="eastAsia"/>
        </w:rPr>
        <w:t>PDFBox</w:t>
      </w:r>
      <w:r>
        <w:t>支持从</w:t>
      </w:r>
      <w:r>
        <w:t>PDF</w:t>
      </w:r>
      <w:r>
        <w:t>表单中导入和导出数据</w:t>
      </w:r>
      <w:r>
        <w:rPr>
          <w:rFonts w:hint="eastAsia"/>
        </w:rPr>
        <w:t>。</w:t>
      </w:r>
    </w:p>
    <w:p w14:paraId="68B78429" w14:textId="77777777" w:rsidR="00CC6154" w:rsidRDefault="00CC6154" w:rsidP="00447806">
      <w:pPr>
        <w:numPr>
          <w:ilvl w:val="0"/>
          <w:numId w:val="9"/>
        </w:numPr>
        <w:spacing w:line="400" w:lineRule="exact"/>
      </w:pPr>
      <w:r>
        <w:rPr>
          <w:rFonts w:hint="eastAsia"/>
        </w:rPr>
        <w:lastRenderedPageBreak/>
        <w:t>PDF</w:t>
      </w:r>
      <w:r>
        <w:rPr>
          <w:rFonts w:hint="eastAsia"/>
        </w:rPr>
        <w:t>文档的修改：</w:t>
      </w:r>
      <w:r>
        <w:t>PDFBox</w:t>
      </w:r>
      <w:r>
        <w:t>支持</w:t>
      </w:r>
      <w:r>
        <w:rPr>
          <w:rFonts w:hint="eastAsia"/>
        </w:rPr>
        <w:t>PDF</w:t>
      </w:r>
      <w:r>
        <w:t>文档的生成，覆盖，修改等操作。同时</w:t>
      </w:r>
      <w:r>
        <w:rPr>
          <w:rFonts w:hint="eastAsia"/>
        </w:rPr>
        <w:t>支持</w:t>
      </w:r>
      <w:r>
        <w:t>将多个</w:t>
      </w:r>
      <w:r>
        <w:t>PDF</w:t>
      </w:r>
      <w:r>
        <w:t>合并</w:t>
      </w:r>
      <w:r>
        <w:rPr>
          <w:rFonts w:hint="eastAsia"/>
        </w:rPr>
        <w:t>以及</w:t>
      </w:r>
      <w:r>
        <w:t>单个</w:t>
      </w:r>
      <w:r>
        <w:t>PDF</w:t>
      </w:r>
      <w:r>
        <w:t>的拆分。</w:t>
      </w:r>
    </w:p>
    <w:p w14:paraId="63561307" w14:textId="77777777" w:rsidR="00141440" w:rsidRDefault="00CC6154" w:rsidP="00447806">
      <w:pPr>
        <w:spacing w:line="400" w:lineRule="exact"/>
        <w:ind w:firstLine="420"/>
      </w:pPr>
      <w:r>
        <w:rPr>
          <w:rFonts w:hint="eastAsia"/>
        </w:rPr>
        <w:t>通过上面</w:t>
      </w:r>
      <w:r>
        <w:t>的特点可以看出</w:t>
      </w:r>
      <w:r>
        <w:rPr>
          <w:rFonts w:hint="eastAsia"/>
        </w:rPr>
        <w:t>PDFBox</w:t>
      </w:r>
      <w:r>
        <w:t>对</w:t>
      </w:r>
      <w:r>
        <w:t>PDF</w:t>
      </w:r>
      <w:r>
        <w:t>的</w:t>
      </w:r>
      <w:r>
        <w:rPr>
          <w:rFonts w:hint="eastAsia"/>
        </w:rPr>
        <w:t>常用</w:t>
      </w:r>
      <w:r>
        <w:t>功能都做了很好的支持。尤其</w:t>
      </w:r>
      <w:r>
        <w:rPr>
          <w:rFonts w:hint="eastAsia"/>
        </w:rPr>
        <w:t>是</w:t>
      </w:r>
      <w:r>
        <w:t>文本处理方面。</w:t>
      </w:r>
      <w:r>
        <w:rPr>
          <w:rFonts w:hint="eastAsia"/>
        </w:rPr>
        <w:t>P</w:t>
      </w:r>
      <w:r>
        <w:t>DFBox</w:t>
      </w:r>
      <w:r>
        <w:t>支持</w:t>
      </w:r>
      <w:r>
        <w:rPr>
          <w:rFonts w:hint="eastAsia"/>
        </w:rPr>
        <w:t>按页</w:t>
      </w:r>
      <w:r>
        <w:t>提取文本信息，</w:t>
      </w:r>
      <w:r>
        <w:rPr>
          <w:rFonts w:hint="eastAsia"/>
        </w:rPr>
        <w:t>同时</w:t>
      </w:r>
      <w:r>
        <w:t>在</w:t>
      </w:r>
      <w:r>
        <w:t>PDFBox</w:t>
      </w:r>
      <w:r>
        <w:rPr>
          <w:rFonts w:hint="eastAsia"/>
        </w:rPr>
        <w:t>的</w:t>
      </w:r>
      <w:r>
        <w:t>底层对每个文字进行了封装。</w:t>
      </w:r>
      <w:r>
        <w:rPr>
          <w:rFonts w:hint="eastAsia"/>
        </w:rPr>
        <w:t>第三方</w:t>
      </w:r>
      <w:r>
        <w:t>应用可以方便的提取每个文字的位置，字体，</w:t>
      </w:r>
      <w:r>
        <w:rPr>
          <w:rFonts w:hint="eastAsia"/>
        </w:rPr>
        <w:t>大小</w:t>
      </w:r>
      <w:r>
        <w:t>，颜色等</w:t>
      </w:r>
      <w:r>
        <w:rPr>
          <w:rFonts w:hint="eastAsia"/>
        </w:rPr>
        <w:t>与</w:t>
      </w:r>
      <w:r>
        <w:t>文字</w:t>
      </w:r>
      <w:r>
        <w:rPr>
          <w:rFonts w:hint="eastAsia"/>
        </w:rPr>
        <w:t>相关</w:t>
      </w:r>
      <w:r>
        <w:t>的信息。而</w:t>
      </w:r>
      <w:r>
        <w:rPr>
          <w:rFonts w:hint="eastAsia"/>
        </w:rPr>
        <w:t>这些文字信息</w:t>
      </w:r>
      <w:r>
        <w:t>也是</w:t>
      </w:r>
      <w:r>
        <w:rPr>
          <w:rFonts w:hint="eastAsia"/>
        </w:rPr>
        <w:t>本</w:t>
      </w:r>
      <w:r>
        <w:t>系统解析表格的前提。</w:t>
      </w:r>
    </w:p>
    <w:p w14:paraId="7824D03A" w14:textId="77777777" w:rsidR="00CC6154" w:rsidRDefault="00CC6154" w:rsidP="00447806">
      <w:pPr>
        <w:spacing w:line="400" w:lineRule="exact"/>
        <w:ind w:firstLine="420"/>
      </w:pPr>
      <w:r>
        <w:rPr>
          <w:rFonts w:hint="eastAsia"/>
        </w:rPr>
        <w:t>虽然</w:t>
      </w:r>
      <w:r>
        <w:rPr>
          <w:rFonts w:hint="eastAsia"/>
        </w:rPr>
        <w:t>PDFBox</w:t>
      </w:r>
      <w:r>
        <w:t>对文字信息做了较好的支持，但</w:t>
      </w:r>
      <w:r>
        <w:rPr>
          <w:rFonts w:hint="eastAsia"/>
        </w:rPr>
        <w:t>是</w:t>
      </w:r>
      <w:r>
        <w:t>缺乏</w:t>
      </w:r>
      <w:r>
        <w:rPr>
          <w:rFonts w:hint="eastAsia"/>
        </w:rPr>
        <w:t>对于</w:t>
      </w:r>
      <w:r>
        <w:t>线条</w:t>
      </w:r>
      <w:r>
        <w:rPr>
          <w:rFonts w:hint="eastAsia"/>
        </w:rPr>
        <w:t>信息</w:t>
      </w:r>
      <w:r>
        <w:t>的识别和封装。</w:t>
      </w:r>
      <w:r>
        <w:rPr>
          <w:rFonts w:hint="eastAsia"/>
        </w:rPr>
        <w:t>而</w:t>
      </w:r>
      <w:r>
        <w:t>线条作为表格的重要组成部分是不可或缺的</w:t>
      </w:r>
      <w:r>
        <w:rPr>
          <w:rFonts w:hint="eastAsia"/>
        </w:rPr>
        <w:t>。</w:t>
      </w:r>
      <w:r>
        <w:t>因此</w:t>
      </w:r>
      <w:r>
        <w:rPr>
          <w:rFonts w:hint="eastAsia"/>
        </w:rPr>
        <w:t>本系统对</w:t>
      </w:r>
      <w:r>
        <w:t>PDFBox</w:t>
      </w:r>
      <w:r>
        <w:t>源码做了必要的修改和补充，使其具有识别和提取表格线条的能力。这部分</w:t>
      </w:r>
      <w:r>
        <w:rPr>
          <w:rFonts w:hint="eastAsia"/>
        </w:rPr>
        <w:t>的</w:t>
      </w:r>
      <w:r>
        <w:t>内容会在</w:t>
      </w:r>
      <w:r>
        <w:rPr>
          <w:rFonts w:hint="eastAsia"/>
        </w:rPr>
        <w:t>第三章</w:t>
      </w:r>
      <w:r>
        <w:t>进行</w:t>
      </w:r>
      <w:r>
        <w:rPr>
          <w:rFonts w:hint="eastAsia"/>
        </w:rPr>
        <w:t>详细</w:t>
      </w:r>
      <w:r>
        <w:t>的介绍</w:t>
      </w:r>
      <w:r>
        <w:rPr>
          <w:rFonts w:hint="eastAsia"/>
        </w:rPr>
        <w:t>。</w:t>
      </w:r>
      <w:r w:rsidR="00141440">
        <w:rPr>
          <w:rFonts w:hint="eastAsia"/>
        </w:rPr>
        <w:t>下面</w:t>
      </w:r>
      <w:r w:rsidR="00141440">
        <w:t>将从</w:t>
      </w:r>
      <w:r w:rsidR="00141440">
        <w:rPr>
          <w:rFonts w:hint="eastAsia"/>
        </w:rPr>
        <w:t>组织</w:t>
      </w:r>
      <w:r w:rsidR="00141440">
        <w:t>结构</w:t>
      </w:r>
      <w:r w:rsidR="00141440">
        <w:rPr>
          <w:rFonts w:hint="eastAsia"/>
        </w:rPr>
        <w:t>的</w:t>
      </w:r>
      <w:r w:rsidR="00141440">
        <w:t>角度分析</w:t>
      </w:r>
      <w:r w:rsidR="00141440">
        <w:t>PDFBox</w:t>
      </w:r>
      <w:r w:rsidR="00141440">
        <w:rPr>
          <w:rFonts w:hint="eastAsia"/>
        </w:rPr>
        <w:t>的</w:t>
      </w:r>
      <w:r w:rsidR="00141440">
        <w:t>架构，为</w:t>
      </w:r>
      <w:r w:rsidR="00141440">
        <w:rPr>
          <w:rFonts w:hint="eastAsia"/>
        </w:rPr>
        <w:t>进一步</w:t>
      </w:r>
      <w:r w:rsidR="00141440">
        <w:t>阐述</w:t>
      </w:r>
      <w:r w:rsidR="00141440">
        <w:rPr>
          <w:rFonts w:hint="eastAsia"/>
        </w:rPr>
        <w:t>提取</w:t>
      </w:r>
      <w:r w:rsidR="00141440">
        <w:t>文字和线条信息</w:t>
      </w:r>
      <w:r w:rsidR="00141440">
        <w:rPr>
          <w:rFonts w:hint="eastAsia"/>
        </w:rPr>
        <w:t>的</w:t>
      </w:r>
      <w:r w:rsidR="00141440">
        <w:t>方法做铺垫。</w:t>
      </w:r>
    </w:p>
    <w:p w14:paraId="3755355C" w14:textId="77777777" w:rsidR="00573419" w:rsidRDefault="00573419" w:rsidP="00573419">
      <w:pPr>
        <w:pStyle w:val="3"/>
      </w:pPr>
      <w:bookmarkStart w:id="115" w:name="_Toc406841154"/>
      <w:r>
        <w:rPr>
          <w:rFonts w:hint="eastAsia"/>
        </w:rPr>
        <w:t>PDFBox组织结构</w:t>
      </w:r>
      <w:bookmarkEnd w:id="115"/>
    </w:p>
    <w:p w14:paraId="5AECE0AA" w14:textId="77777777" w:rsidR="00941398" w:rsidRDefault="00141440" w:rsidP="00447806">
      <w:pPr>
        <w:spacing w:line="400" w:lineRule="exact"/>
        <w:ind w:firstLine="420"/>
      </w:pPr>
      <w:r>
        <w:rPr>
          <w:rFonts w:hint="eastAsia"/>
        </w:rPr>
        <w:t>PDFBox</w:t>
      </w:r>
      <w:r>
        <w:t>设计</w:t>
      </w:r>
      <w:r>
        <w:rPr>
          <w:rFonts w:hint="eastAsia"/>
        </w:rPr>
        <w:t>时采用</w:t>
      </w:r>
      <w:r>
        <w:t>了面向对象的方式来描述</w:t>
      </w:r>
      <w:r>
        <w:t>PDF</w:t>
      </w:r>
      <w:r>
        <w:t>文档。</w:t>
      </w:r>
      <w:r w:rsidR="00941398">
        <w:rPr>
          <w:rFonts w:hint="eastAsia"/>
        </w:rPr>
        <w:t>从</w:t>
      </w:r>
      <w:r w:rsidR="00941398">
        <w:t>组织结构上可以将其分层三层如下图所示</w:t>
      </w:r>
      <w:r w:rsidR="00941398">
        <w:rPr>
          <w:rFonts w:hint="eastAsia"/>
        </w:rPr>
        <w:t>。</w:t>
      </w:r>
    </w:p>
    <w:p w14:paraId="4C73B638" w14:textId="77777777" w:rsidR="00941398" w:rsidRDefault="006D5521" w:rsidP="007C4E7C">
      <w:pPr>
        <w:jc w:val="center"/>
      </w:pPr>
      <w:r>
        <w:object w:dxaOrig="9361" w:dyaOrig="8550" w14:anchorId="250CAEAE">
          <v:shape id="_x0000_i1028" type="#_x0000_t75" style="width:358.8pt;height:327.6pt" o:ole="">
            <v:imagedata r:id="rId25" o:title=""/>
          </v:shape>
          <o:OLEObject Type="Embed" ProgID="Visio.Drawing.15" ShapeID="_x0000_i1028" DrawAspect="Content" ObjectID="_1571491906" r:id="rId26"/>
        </w:object>
      </w:r>
    </w:p>
    <w:p w14:paraId="0E2261BB" w14:textId="77777777" w:rsidR="006D5521" w:rsidRPr="00540ED3" w:rsidRDefault="006D5521" w:rsidP="00540ED3">
      <w:pPr>
        <w:pStyle w:val="07415"/>
        <w:ind w:firstLine="0"/>
        <w:jc w:val="center"/>
        <w:rPr>
          <w:rFonts w:ascii="楷体_GB2312" w:eastAsia="楷体_GB2312" w:cs="Times New Roman"/>
          <w:sz w:val="21"/>
          <w:szCs w:val="21"/>
        </w:rPr>
      </w:pPr>
      <w:r w:rsidRPr="00540ED3">
        <w:rPr>
          <w:rFonts w:ascii="楷体_GB2312" w:eastAsia="楷体_GB2312" w:cs="Times New Roman" w:hint="eastAsia"/>
          <w:sz w:val="21"/>
          <w:szCs w:val="21"/>
        </w:rPr>
        <w:t xml:space="preserve">图2-4 </w:t>
      </w:r>
      <w:r w:rsidRPr="00540ED3">
        <w:rPr>
          <w:rFonts w:ascii="楷体_GB2312" w:eastAsia="楷体_GB2312" w:cs="Times New Roman"/>
          <w:sz w:val="21"/>
          <w:szCs w:val="21"/>
        </w:rPr>
        <w:t>PDFBox</w:t>
      </w:r>
      <w:r w:rsidRPr="00540ED3">
        <w:rPr>
          <w:rFonts w:ascii="楷体_GB2312" w:eastAsia="楷体_GB2312" w:cs="Times New Roman" w:hint="eastAsia"/>
          <w:sz w:val="21"/>
          <w:szCs w:val="21"/>
        </w:rPr>
        <w:t>组结构</w:t>
      </w:r>
      <w:r w:rsidRPr="00540ED3">
        <w:rPr>
          <w:rFonts w:ascii="楷体_GB2312" w:eastAsia="楷体_GB2312" w:cs="Times New Roman"/>
          <w:sz w:val="21"/>
          <w:szCs w:val="21"/>
        </w:rPr>
        <w:t>图</w:t>
      </w:r>
    </w:p>
    <w:p w14:paraId="580BFF2D" w14:textId="77777777" w:rsidR="006D5521" w:rsidRDefault="006D5521" w:rsidP="00447806">
      <w:pPr>
        <w:numPr>
          <w:ilvl w:val="0"/>
          <w:numId w:val="10"/>
        </w:numPr>
        <w:spacing w:line="400" w:lineRule="exact"/>
      </w:pPr>
      <w:r>
        <w:rPr>
          <w:rFonts w:hint="eastAsia"/>
        </w:rPr>
        <w:t>应用接口层</w:t>
      </w:r>
      <w:r>
        <w:t>：</w:t>
      </w:r>
      <w:r>
        <w:rPr>
          <w:rFonts w:hint="eastAsia"/>
        </w:rPr>
        <w:t>PDF</w:t>
      </w:r>
      <w:r>
        <w:t>Box</w:t>
      </w:r>
      <w:r>
        <w:t>在最上层</w:t>
      </w:r>
      <w:r>
        <w:rPr>
          <w:rFonts w:hint="eastAsia"/>
        </w:rPr>
        <w:t>提供</w:t>
      </w:r>
      <w:r>
        <w:t>了多样的接口供上层应用使用。</w:t>
      </w:r>
      <w:r>
        <w:rPr>
          <w:rFonts w:hint="eastAsia"/>
        </w:rPr>
        <w:t>常用</w:t>
      </w:r>
      <w:r>
        <w:t>的接口包</w:t>
      </w:r>
      <w:r>
        <w:lastRenderedPageBreak/>
        <w:t>括</w:t>
      </w:r>
      <w:r>
        <w:t>PDF</w:t>
      </w:r>
      <w:r>
        <w:t>的导入导出，</w:t>
      </w:r>
      <w:r>
        <w:rPr>
          <w:rFonts w:hint="eastAsia"/>
        </w:rPr>
        <w:t>PDF</w:t>
      </w:r>
      <w:r>
        <w:t>文本</w:t>
      </w:r>
      <w:r>
        <w:rPr>
          <w:rFonts w:hint="eastAsia"/>
        </w:rPr>
        <w:t>提取</w:t>
      </w:r>
      <w:r>
        <w:t>，</w:t>
      </w:r>
      <w:r>
        <w:t>PDF</w:t>
      </w:r>
      <w:r>
        <w:t>的合并和</w:t>
      </w:r>
      <w:r>
        <w:rPr>
          <w:rFonts w:hint="eastAsia"/>
        </w:rPr>
        <w:t>切割，</w:t>
      </w:r>
      <w:r>
        <w:t>PDF</w:t>
      </w:r>
      <w:r>
        <w:t>加密解密等。</w:t>
      </w:r>
      <w:r>
        <w:rPr>
          <w:rFonts w:hint="eastAsia"/>
        </w:rPr>
        <w:t>用户</w:t>
      </w:r>
      <w:r>
        <w:t>可以方便的调用</w:t>
      </w:r>
      <w:r>
        <w:rPr>
          <w:rFonts w:hint="eastAsia"/>
        </w:rPr>
        <w:t>该</w:t>
      </w:r>
      <w:r>
        <w:t>层接口处理</w:t>
      </w:r>
      <w:r>
        <w:t>PDF</w:t>
      </w:r>
      <w:r>
        <w:t>文档</w:t>
      </w:r>
      <w:r>
        <w:rPr>
          <w:rFonts w:hint="eastAsia"/>
        </w:rPr>
        <w:t>而</w:t>
      </w:r>
      <w:r>
        <w:t>无需对</w:t>
      </w:r>
      <w:r>
        <w:t>PDF</w:t>
      </w:r>
      <w:r>
        <w:t>的结构有深入的了解。</w:t>
      </w:r>
      <w:r w:rsidR="004C7D25">
        <w:rPr>
          <w:rFonts w:hint="eastAsia"/>
        </w:rPr>
        <w:t>本</w:t>
      </w:r>
      <w:r w:rsidR="004C7D25">
        <w:t>课题主要的切入点是</w:t>
      </w:r>
      <w:r w:rsidR="004C7D25">
        <w:t>ExtractText</w:t>
      </w:r>
      <w:r w:rsidR="004C7D25">
        <w:t>接口，该接口</w:t>
      </w:r>
      <w:r w:rsidR="004C7D25">
        <w:rPr>
          <w:rFonts w:hint="eastAsia"/>
        </w:rPr>
        <w:t>提供</w:t>
      </w:r>
      <w:r w:rsidR="004C7D25">
        <w:t>PDF</w:t>
      </w:r>
      <w:r w:rsidR="004C7D25">
        <w:t>文本的提取</w:t>
      </w:r>
      <w:r w:rsidR="004C7D25">
        <w:rPr>
          <w:rFonts w:hint="eastAsia"/>
        </w:rPr>
        <w:t>的</w:t>
      </w:r>
      <w:r w:rsidR="004C7D25">
        <w:t>功能</w:t>
      </w:r>
      <w:r w:rsidR="004C7D25">
        <w:rPr>
          <w:rFonts w:hint="eastAsia"/>
        </w:rPr>
        <w:t>，能够</w:t>
      </w:r>
      <w:r w:rsidR="004C7D25">
        <w:t>接收相应</w:t>
      </w:r>
      <w:r w:rsidR="004C7D25">
        <w:t>Page</w:t>
      </w:r>
      <w:r w:rsidR="004C7D25">
        <w:rPr>
          <w:rFonts w:hint="eastAsia"/>
        </w:rPr>
        <w:t>参数</w:t>
      </w:r>
      <w:r w:rsidR="004C7D25">
        <w:t>完成不同页面文字信息的获取。</w:t>
      </w:r>
    </w:p>
    <w:p w14:paraId="5F493CAF" w14:textId="77777777" w:rsidR="006D5521" w:rsidRDefault="006D5521" w:rsidP="00447806">
      <w:pPr>
        <w:numPr>
          <w:ilvl w:val="0"/>
          <w:numId w:val="10"/>
        </w:numPr>
        <w:spacing w:line="400" w:lineRule="exact"/>
      </w:pPr>
      <w:r>
        <w:rPr>
          <w:rFonts w:hint="eastAsia"/>
        </w:rPr>
        <w:t>PD</w:t>
      </w:r>
      <w:r>
        <w:rPr>
          <w:rFonts w:hint="eastAsia"/>
        </w:rPr>
        <w:t>模型</w:t>
      </w:r>
      <w:r>
        <w:t>（</w:t>
      </w:r>
      <w:r>
        <w:rPr>
          <w:rFonts w:hint="eastAsia"/>
        </w:rPr>
        <w:t>PD</w:t>
      </w:r>
      <w:r>
        <w:t xml:space="preserve"> Model</w:t>
      </w:r>
      <w:r>
        <w:t>）</w:t>
      </w:r>
      <w:r>
        <w:rPr>
          <w:rFonts w:hint="eastAsia"/>
        </w:rPr>
        <w:t>：</w:t>
      </w:r>
      <w:r>
        <w:rPr>
          <w:rFonts w:hint="eastAsia"/>
        </w:rPr>
        <w:t>PD</w:t>
      </w:r>
      <w:r>
        <w:t>模型层是次于接口层的</w:t>
      </w:r>
      <w:r>
        <w:rPr>
          <w:rFonts w:hint="eastAsia"/>
        </w:rPr>
        <w:t>中间</w:t>
      </w:r>
      <w:r>
        <w:t>层。</w:t>
      </w:r>
      <w:r>
        <w:rPr>
          <w:rFonts w:hint="eastAsia"/>
        </w:rPr>
        <w:t>改成</w:t>
      </w:r>
      <w:r>
        <w:t>包含了</w:t>
      </w:r>
      <w:r>
        <w:rPr>
          <w:rFonts w:hint="eastAsia"/>
        </w:rPr>
        <w:t>诸如</w:t>
      </w:r>
      <w:r>
        <w:t>PDPage</w:t>
      </w:r>
      <w:r>
        <w:t>，</w:t>
      </w:r>
      <w:r>
        <w:t>PDFont</w:t>
      </w:r>
      <w:r>
        <w:rPr>
          <w:rFonts w:hint="eastAsia"/>
        </w:rPr>
        <w:t>在</w:t>
      </w:r>
      <w:r>
        <w:t>内的与具体页面</w:t>
      </w:r>
      <w:r>
        <w:rPr>
          <w:rFonts w:hint="eastAsia"/>
        </w:rPr>
        <w:t>或</w:t>
      </w:r>
      <w:r>
        <w:t>资源信息相关的类</w:t>
      </w:r>
      <w:r>
        <w:rPr>
          <w:rFonts w:hint="eastAsia"/>
        </w:rPr>
        <w:t>，</w:t>
      </w:r>
      <w:r>
        <w:t>具有较强的可读性。当</w:t>
      </w:r>
      <w:r>
        <w:rPr>
          <w:rFonts w:hint="eastAsia"/>
        </w:rPr>
        <w:t>顶层</w:t>
      </w:r>
      <w:r>
        <w:t>的接口无法满足</w:t>
      </w:r>
      <w:r>
        <w:rPr>
          <w:rFonts w:hint="eastAsia"/>
        </w:rPr>
        <w:t>用户</w:t>
      </w:r>
      <w:r>
        <w:t>需求是，用户可以直接使用该层的类</w:t>
      </w:r>
      <w:r>
        <w:rPr>
          <w:rFonts w:hint="eastAsia"/>
        </w:rPr>
        <w:t>操纵和</w:t>
      </w:r>
      <w:r>
        <w:t>获取</w:t>
      </w:r>
      <w:r>
        <w:t>PDF</w:t>
      </w:r>
      <w:r>
        <w:t>文档</w:t>
      </w:r>
      <w:r>
        <w:rPr>
          <w:rFonts w:hint="eastAsia"/>
        </w:rPr>
        <w:t>信息</w:t>
      </w:r>
      <w:r>
        <w:t>。</w:t>
      </w:r>
      <w:r>
        <w:rPr>
          <w:rFonts w:hint="eastAsia"/>
        </w:rPr>
        <w:t>该</w:t>
      </w:r>
      <w:r>
        <w:t>层的</w:t>
      </w:r>
      <w:r w:rsidR="00676CA9">
        <w:rPr>
          <w:rFonts w:hint="eastAsia"/>
        </w:rPr>
        <w:t>主要</w:t>
      </w:r>
      <w:r w:rsidR="00676CA9">
        <w:t>类封装在了</w:t>
      </w:r>
      <w:r w:rsidR="00676CA9">
        <w:t>org.apache.pdfbox.pdmodel</w:t>
      </w:r>
      <w:r w:rsidR="00676CA9">
        <w:rPr>
          <w:rFonts w:hint="eastAsia"/>
        </w:rPr>
        <w:t>包</w:t>
      </w:r>
      <w:r w:rsidR="00676CA9">
        <w:t>中。这些类</w:t>
      </w:r>
      <w:r w:rsidR="00676CA9">
        <w:rPr>
          <w:rFonts w:hint="eastAsia"/>
        </w:rPr>
        <w:t>对</w:t>
      </w:r>
      <w:r w:rsidR="00676CA9">
        <w:t>COS</w:t>
      </w:r>
      <w:r w:rsidR="00676CA9">
        <w:t>层的</w:t>
      </w:r>
      <w:r w:rsidR="00676CA9">
        <w:rPr>
          <w:rFonts w:hint="eastAsia"/>
        </w:rPr>
        <w:t>基础类进行</w:t>
      </w:r>
      <w:r w:rsidR="00676CA9">
        <w:t>了进一步封装</w:t>
      </w:r>
      <w:r w:rsidR="00676CA9">
        <w:rPr>
          <w:rFonts w:hint="eastAsia"/>
        </w:rPr>
        <w:t>，</w:t>
      </w:r>
      <w:r w:rsidR="00676CA9">
        <w:t>完成了</w:t>
      </w:r>
      <w:r w:rsidR="00676CA9">
        <w:rPr>
          <w:rFonts w:hint="eastAsia"/>
        </w:rPr>
        <w:t>相对</w:t>
      </w:r>
      <w:r w:rsidR="00676CA9">
        <w:t>独立的功能。</w:t>
      </w:r>
    </w:p>
    <w:p w14:paraId="17A9EF87" w14:textId="77777777" w:rsidR="006D5521" w:rsidRDefault="006D5521" w:rsidP="00447806">
      <w:pPr>
        <w:numPr>
          <w:ilvl w:val="0"/>
          <w:numId w:val="10"/>
        </w:numPr>
        <w:spacing w:line="400" w:lineRule="exact"/>
      </w:pPr>
      <w:r>
        <w:t>COS</w:t>
      </w:r>
      <w:r>
        <w:t>模型（</w:t>
      </w:r>
      <w:r>
        <w:rPr>
          <w:rFonts w:hint="eastAsia"/>
        </w:rPr>
        <w:t>COS</w:t>
      </w:r>
      <w:r>
        <w:t xml:space="preserve"> Model</w:t>
      </w:r>
      <w:r>
        <w:t>）</w:t>
      </w:r>
      <w:r>
        <w:rPr>
          <w:rFonts w:hint="eastAsia"/>
        </w:rPr>
        <w:t>：</w:t>
      </w:r>
      <w:r>
        <w:rPr>
          <w:rFonts w:hint="eastAsia"/>
        </w:rPr>
        <w:t>COS</w:t>
      </w:r>
      <w:r>
        <w:t>模型层是</w:t>
      </w:r>
      <w:r>
        <w:t>PDFBox</w:t>
      </w:r>
      <w:r>
        <w:t>的底层。</w:t>
      </w:r>
      <w:r>
        <w:rPr>
          <w:rFonts w:hint="eastAsia"/>
        </w:rPr>
        <w:t>前面</w:t>
      </w:r>
      <w:r>
        <w:t>已将介绍过</w:t>
      </w:r>
      <w:r>
        <w:t>PDF</w:t>
      </w:r>
      <w:r>
        <w:t>文档是一系列</w:t>
      </w:r>
      <w:r>
        <w:rPr>
          <w:rFonts w:hint="eastAsia"/>
        </w:rPr>
        <w:t>基本</w:t>
      </w:r>
      <w:r>
        <w:t>对象的集合。包括了</w:t>
      </w:r>
      <w:r>
        <w:rPr>
          <w:rFonts w:hint="eastAsia"/>
        </w:rPr>
        <w:t>数组</w:t>
      </w:r>
      <w:r>
        <w:t>，布尔型，</w:t>
      </w:r>
      <w:r>
        <w:rPr>
          <w:rFonts w:hint="eastAsia"/>
        </w:rPr>
        <w:t>数组</w:t>
      </w:r>
      <w:r>
        <w:t>型，字符串型，流类型和字典型。</w:t>
      </w:r>
      <w:r>
        <w:rPr>
          <w:rFonts w:hint="eastAsia"/>
        </w:rPr>
        <w:t>这些</w:t>
      </w:r>
      <w:r>
        <w:t>类在</w:t>
      </w:r>
      <w:r>
        <w:rPr>
          <w:rFonts w:hint="eastAsia"/>
        </w:rPr>
        <w:t>PDFBox</w:t>
      </w:r>
      <w:r>
        <w:rPr>
          <w:rFonts w:hint="eastAsia"/>
        </w:rPr>
        <w:t>的</w:t>
      </w:r>
      <w:r>
        <w:t>COS Model</w:t>
      </w:r>
      <w:r>
        <w:t>中</w:t>
      </w:r>
      <w:r>
        <w:rPr>
          <w:rFonts w:hint="eastAsia"/>
        </w:rPr>
        <w:t>都</w:t>
      </w:r>
      <w:r>
        <w:t>进行了</w:t>
      </w:r>
      <w:r>
        <w:rPr>
          <w:rFonts w:hint="eastAsia"/>
        </w:rPr>
        <w:t>定义</w:t>
      </w:r>
      <w:r>
        <w:t>。</w:t>
      </w:r>
      <w:r>
        <w:rPr>
          <w:rFonts w:hint="eastAsia"/>
        </w:rPr>
        <w:t>这些</w:t>
      </w:r>
      <w:r>
        <w:t>类都封装在了</w:t>
      </w:r>
      <w:r>
        <w:rPr>
          <w:rFonts w:hint="eastAsia"/>
        </w:rPr>
        <w:t>org</w:t>
      </w:r>
      <w:r>
        <w:t>.pdfbox.cos</w:t>
      </w:r>
      <w:r>
        <w:rPr>
          <w:rFonts w:hint="eastAsia"/>
        </w:rPr>
        <w:t>包</w:t>
      </w:r>
      <w:r>
        <w:t>中</w:t>
      </w:r>
      <w:r>
        <w:rPr>
          <w:rFonts w:hint="eastAsia"/>
        </w:rPr>
        <w:t>。</w:t>
      </w:r>
      <w:r>
        <w:t>本</w:t>
      </w:r>
      <w:r>
        <w:rPr>
          <w:rFonts w:hint="eastAsia"/>
        </w:rPr>
        <w:t>系统</w:t>
      </w:r>
      <w:r>
        <w:t>由于要提取</w:t>
      </w:r>
      <w:r>
        <w:t>PDF</w:t>
      </w:r>
      <w:r>
        <w:t>文档中的线条信息，因此对该层的</w:t>
      </w:r>
      <w:r>
        <w:rPr>
          <w:rFonts w:hint="eastAsia"/>
        </w:rPr>
        <w:t>部分</w:t>
      </w:r>
      <w:r>
        <w:t>类进行了修改。</w:t>
      </w:r>
    </w:p>
    <w:p w14:paraId="6D56BB5F" w14:textId="77777777" w:rsidR="00173303" w:rsidRDefault="00173303">
      <w:pPr>
        <w:pStyle w:val="2"/>
      </w:pPr>
      <w:bookmarkStart w:id="116" w:name="_Toc406841155"/>
      <w:r>
        <w:rPr>
          <w:rFonts w:hint="eastAsia"/>
        </w:rPr>
        <w:t>本章小结</w:t>
      </w:r>
      <w:bookmarkEnd w:id="116"/>
    </w:p>
    <w:p w14:paraId="335F2798" w14:textId="54CC2DAA" w:rsidR="00173303" w:rsidRDefault="00E17FA8">
      <w:pPr>
        <w:pStyle w:val="a0"/>
        <w:spacing w:line="400" w:lineRule="exact"/>
        <w:rPr>
          <w:szCs w:val="22"/>
        </w:rPr>
        <w:sectPr w:rsidR="00173303">
          <w:headerReference w:type="default" r:id="rId27"/>
          <w:endnotePr>
            <w:numFmt w:val="decimal"/>
          </w:endnotePr>
          <w:pgSz w:w="11906" w:h="16838"/>
          <w:pgMar w:top="1440" w:right="1559" w:bottom="1440" w:left="1559" w:header="851" w:footer="992" w:gutter="0"/>
          <w:cols w:space="720"/>
          <w:docGrid w:type="lines" w:linePitch="312"/>
        </w:sectPr>
      </w:pPr>
      <w:r>
        <w:rPr>
          <w:rFonts w:hint="eastAsia"/>
          <w:szCs w:val="22"/>
        </w:rPr>
        <w:t>本章在介绍了</w:t>
      </w:r>
      <w:r>
        <w:rPr>
          <w:rFonts w:hint="eastAsia"/>
          <w:szCs w:val="22"/>
        </w:rPr>
        <w:t>PDF</w:t>
      </w:r>
      <w:r>
        <w:rPr>
          <w:rFonts w:hint="eastAsia"/>
          <w:szCs w:val="22"/>
        </w:rPr>
        <w:t>基本组织结构的基础上引出了</w:t>
      </w:r>
      <w:r>
        <w:rPr>
          <w:rFonts w:hint="eastAsia"/>
          <w:szCs w:val="22"/>
        </w:rPr>
        <w:t>PDF</w:t>
      </w:r>
      <w:r>
        <w:rPr>
          <w:rFonts w:hint="eastAsia"/>
          <w:szCs w:val="22"/>
        </w:rPr>
        <w:t>的开源类库</w:t>
      </w:r>
      <w:r>
        <w:rPr>
          <w:rFonts w:hint="eastAsia"/>
          <w:szCs w:val="22"/>
        </w:rPr>
        <w:t>PDFBox</w:t>
      </w:r>
      <w:r>
        <w:rPr>
          <w:rFonts w:hint="eastAsia"/>
          <w:szCs w:val="22"/>
        </w:rPr>
        <w:t>。以</w:t>
      </w:r>
      <w:r>
        <w:rPr>
          <w:rFonts w:hint="eastAsia"/>
          <w:szCs w:val="22"/>
        </w:rPr>
        <w:t>PDF</w:t>
      </w:r>
      <w:r>
        <w:rPr>
          <w:rFonts w:hint="eastAsia"/>
          <w:szCs w:val="22"/>
        </w:rPr>
        <w:t>的结构为依据，并对</w:t>
      </w:r>
      <w:r>
        <w:rPr>
          <w:rFonts w:hint="eastAsia"/>
          <w:szCs w:val="22"/>
        </w:rPr>
        <w:t>PDFBox</w:t>
      </w:r>
      <w:r>
        <w:rPr>
          <w:rFonts w:hint="eastAsia"/>
          <w:szCs w:val="22"/>
        </w:rPr>
        <w:t>的架构进行了介绍。为</w:t>
      </w:r>
      <w:r w:rsidR="007D5DC0">
        <w:rPr>
          <w:rFonts w:hint="eastAsia"/>
          <w:szCs w:val="22"/>
        </w:rPr>
        <w:t>第四章</w:t>
      </w:r>
      <w:r w:rsidR="009D3993">
        <w:rPr>
          <w:rFonts w:hint="eastAsia"/>
          <w:szCs w:val="22"/>
        </w:rPr>
        <w:t>PDF</w:t>
      </w:r>
      <w:r>
        <w:rPr>
          <w:rFonts w:hint="eastAsia"/>
          <w:szCs w:val="22"/>
        </w:rPr>
        <w:t>表格的文字和框线</w:t>
      </w:r>
      <w:r w:rsidR="009D3993">
        <w:rPr>
          <w:rFonts w:hint="eastAsia"/>
          <w:szCs w:val="22"/>
        </w:rPr>
        <w:t>等</w:t>
      </w:r>
      <w:r w:rsidR="009D3993">
        <w:rPr>
          <w:szCs w:val="22"/>
        </w:rPr>
        <w:t>特征</w:t>
      </w:r>
      <w:r>
        <w:rPr>
          <w:rFonts w:hint="eastAsia"/>
          <w:szCs w:val="22"/>
        </w:rPr>
        <w:t>信息</w:t>
      </w:r>
      <w:r w:rsidR="007D5DC0">
        <w:rPr>
          <w:rFonts w:hint="eastAsia"/>
          <w:szCs w:val="22"/>
        </w:rPr>
        <w:t>提取</w:t>
      </w:r>
      <w:r>
        <w:rPr>
          <w:rFonts w:hint="eastAsia"/>
          <w:szCs w:val="22"/>
        </w:rPr>
        <w:t>做了有益的铺垫。</w:t>
      </w:r>
    </w:p>
    <w:p w14:paraId="647EC443" w14:textId="222B3FC9" w:rsidR="00173303" w:rsidRDefault="00E17FA8">
      <w:pPr>
        <w:pStyle w:val="1"/>
      </w:pPr>
      <w:bookmarkStart w:id="117" w:name="_Toc342678835"/>
      <w:r>
        <w:rPr>
          <w:rFonts w:hint="eastAsia"/>
        </w:rPr>
        <w:lastRenderedPageBreak/>
        <w:t xml:space="preserve"> </w:t>
      </w:r>
      <w:bookmarkStart w:id="118" w:name="_Toc406841156"/>
      <w:r w:rsidR="00A66BF5">
        <w:rPr>
          <w:rFonts w:hint="eastAsia"/>
        </w:rPr>
        <w:t>常见</w:t>
      </w:r>
      <w:r w:rsidR="00790E9E">
        <w:rPr>
          <w:rFonts w:hint="eastAsia"/>
        </w:rPr>
        <w:t>表格数据抽取</w:t>
      </w:r>
      <w:r w:rsidR="0021149C">
        <w:rPr>
          <w:rFonts w:hint="eastAsia"/>
        </w:rPr>
        <w:t>方法</w:t>
      </w:r>
      <w:r w:rsidR="00913D8F">
        <w:rPr>
          <w:rFonts w:hint="eastAsia"/>
        </w:rPr>
        <w:t>的</w:t>
      </w:r>
      <w:r w:rsidR="00A66BF5">
        <w:rPr>
          <w:rFonts w:hint="eastAsia"/>
        </w:rPr>
        <w:t>介绍</w:t>
      </w:r>
      <w:r w:rsidR="00A66BF5">
        <w:t>与</w:t>
      </w:r>
      <w:r w:rsidR="00C2096D">
        <w:rPr>
          <w:rFonts w:hint="eastAsia"/>
        </w:rPr>
        <w:t>分析</w:t>
      </w:r>
      <w:bookmarkEnd w:id="118"/>
    </w:p>
    <w:p w14:paraId="6E3C3A92" w14:textId="3845C758" w:rsidR="00173303" w:rsidRDefault="00790E9E">
      <w:pPr>
        <w:pStyle w:val="07415"/>
        <w:ind w:firstLineChars="200" w:firstLine="480"/>
      </w:pPr>
      <w:r>
        <w:rPr>
          <w:rFonts w:hint="eastAsia"/>
        </w:rPr>
        <w:t>本章首先</w:t>
      </w:r>
      <w:r w:rsidR="00DB74D5">
        <w:rPr>
          <w:rFonts w:hint="eastAsia"/>
        </w:rPr>
        <w:t>对</w:t>
      </w:r>
      <w:r w:rsidR="00300619">
        <w:rPr>
          <w:rFonts w:hint="eastAsia"/>
        </w:rPr>
        <w:t>不同媒介下的</w:t>
      </w:r>
      <w:r>
        <w:rPr>
          <w:rFonts w:hint="eastAsia"/>
        </w:rPr>
        <w:t>表格数据抽取</w:t>
      </w:r>
      <w:r w:rsidR="00CD155E">
        <w:rPr>
          <w:rFonts w:hint="eastAsia"/>
        </w:rPr>
        <w:t>方法</w:t>
      </w:r>
      <w:r>
        <w:rPr>
          <w:rFonts w:hint="eastAsia"/>
        </w:rPr>
        <w:t>进行了介绍，并分析了不同</w:t>
      </w:r>
      <w:r w:rsidR="00A66BF5">
        <w:rPr>
          <w:rFonts w:hint="eastAsia"/>
        </w:rPr>
        <w:t>方法</w:t>
      </w:r>
      <w:r>
        <w:rPr>
          <w:rFonts w:hint="eastAsia"/>
        </w:rPr>
        <w:t>的适用情况和优劣。接着</w:t>
      </w:r>
      <w:r w:rsidR="009D3993">
        <w:rPr>
          <w:rFonts w:hint="eastAsia"/>
        </w:rPr>
        <w:t>概括并</w:t>
      </w:r>
      <w:r w:rsidR="00300619">
        <w:rPr>
          <w:rFonts w:hint="eastAsia"/>
        </w:rPr>
        <w:t>分析了</w:t>
      </w:r>
      <w:r>
        <w:rPr>
          <w:rFonts w:hint="eastAsia"/>
        </w:rPr>
        <w:t>表格</w:t>
      </w:r>
      <w:r w:rsidR="00300619">
        <w:rPr>
          <w:rFonts w:hint="eastAsia"/>
        </w:rPr>
        <w:t>数据</w:t>
      </w:r>
      <w:r>
        <w:rPr>
          <w:rFonts w:hint="eastAsia"/>
        </w:rPr>
        <w:t>抽取过程的几个</w:t>
      </w:r>
      <w:r w:rsidR="009D3993">
        <w:rPr>
          <w:rFonts w:hint="eastAsia"/>
        </w:rPr>
        <w:t>技术</w:t>
      </w:r>
      <w:r>
        <w:rPr>
          <w:rFonts w:hint="eastAsia"/>
        </w:rPr>
        <w:t>难点</w:t>
      </w:r>
      <w:r w:rsidR="009D3993">
        <w:rPr>
          <w:rFonts w:hint="eastAsia"/>
        </w:rPr>
        <w:t>，</w:t>
      </w:r>
      <w:r w:rsidR="009D3993">
        <w:t>包括表格</w:t>
      </w:r>
      <w:r w:rsidR="009D3993">
        <w:rPr>
          <w:rFonts w:hint="eastAsia"/>
        </w:rPr>
        <w:t>结构</w:t>
      </w:r>
      <w:r w:rsidR="009D3993">
        <w:t>识别，复杂表头处理，无框线表格的识别等内容</w:t>
      </w:r>
      <w:r w:rsidR="009D3993">
        <w:rPr>
          <w:rFonts w:hint="eastAsia"/>
        </w:rPr>
        <w:t>。</w:t>
      </w:r>
      <w:r>
        <w:rPr>
          <w:rFonts w:hint="eastAsia"/>
        </w:rPr>
        <w:t>在后面的章节</w:t>
      </w:r>
      <w:r w:rsidR="00EA66F8">
        <w:rPr>
          <w:rFonts w:hint="eastAsia"/>
        </w:rPr>
        <w:t>将</w:t>
      </w:r>
      <w:r w:rsidR="00EA66F8">
        <w:t>给出</w:t>
      </w:r>
      <w:r w:rsidR="00EA66F8">
        <w:rPr>
          <w:rFonts w:hint="eastAsia"/>
        </w:rPr>
        <w:t>本课题处理</w:t>
      </w:r>
      <w:r w:rsidR="00EA66F8">
        <w:t>以上</w:t>
      </w:r>
      <w:r w:rsidR="00EA66F8">
        <w:rPr>
          <w:rFonts w:hint="eastAsia"/>
        </w:rPr>
        <w:t>问题</w:t>
      </w:r>
      <w:r w:rsidR="00EA66F8">
        <w:t>的方法</w:t>
      </w:r>
      <w:r w:rsidR="00EA66F8">
        <w:rPr>
          <w:rFonts w:hint="eastAsia"/>
        </w:rPr>
        <w:t>，</w:t>
      </w:r>
      <w:r>
        <w:rPr>
          <w:rFonts w:hint="eastAsia"/>
        </w:rPr>
        <w:t>将</w:t>
      </w:r>
      <w:r w:rsidR="00F7144B">
        <w:rPr>
          <w:rFonts w:hint="eastAsia"/>
        </w:rPr>
        <w:t>从设计和实现的角度对</w:t>
      </w:r>
      <w:r w:rsidR="00EA66F8">
        <w:rPr>
          <w:rFonts w:hint="eastAsia"/>
        </w:rPr>
        <w:t>其中</w:t>
      </w:r>
      <w:r w:rsidR="00A66BF5">
        <w:t>的关键技术</w:t>
      </w:r>
      <w:r w:rsidR="00F7144B">
        <w:rPr>
          <w:rFonts w:hint="eastAsia"/>
        </w:rPr>
        <w:t>进行详细的介绍。</w:t>
      </w:r>
    </w:p>
    <w:p w14:paraId="179FD306" w14:textId="77777777" w:rsidR="00F50762" w:rsidRDefault="00F50762" w:rsidP="00F50762">
      <w:pPr>
        <w:pStyle w:val="2"/>
      </w:pPr>
      <w:bookmarkStart w:id="119" w:name="_Toc406841157"/>
      <w:r>
        <w:rPr>
          <w:rFonts w:hint="eastAsia"/>
        </w:rPr>
        <w:t>通用的</w:t>
      </w:r>
      <w:r>
        <w:t>表格识别方法介绍</w:t>
      </w:r>
      <w:bookmarkEnd w:id="119"/>
    </w:p>
    <w:p w14:paraId="696F5AE1" w14:textId="67FD4D8A" w:rsidR="00F50762" w:rsidRDefault="00F50762" w:rsidP="00F50762">
      <w:pPr>
        <w:pStyle w:val="07415"/>
        <w:ind w:firstLineChars="200" w:firstLine="480"/>
      </w:pPr>
      <w:r>
        <w:rPr>
          <w:rFonts w:hint="eastAsia"/>
        </w:rPr>
        <w:t>表格作为</w:t>
      </w:r>
      <w:r>
        <w:t>一种</w:t>
      </w:r>
      <w:r>
        <w:rPr>
          <w:rFonts w:hint="eastAsia"/>
        </w:rPr>
        <w:t>组织</w:t>
      </w:r>
      <w:r>
        <w:t>数据的良好形式</w:t>
      </w:r>
      <w:r>
        <w:rPr>
          <w:rFonts w:hint="eastAsia"/>
        </w:rPr>
        <w:t>在统计和</w:t>
      </w:r>
      <w:r>
        <w:t>信息汇总等场景</w:t>
      </w:r>
      <w:r>
        <w:rPr>
          <w:rFonts w:hint="eastAsia"/>
        </w:rPr>
        <w:t>具有</w:t>
      </w:r>
      <w:r>
        <w:t>较为广泛的应用。</w:t>
      </w:r>
      <w:r>
        <w:rPr>
          <w:rFonts w:hint="eastAsia"/>
        </w:rPr>
        <w:t>最常见的</w:t>
      </w:r>
      <w:r>
        <w:t>是</w:t>
      </w:r>
      <w:r>
        <w:rPr>
          <w:rFonts w:hint="eastAsia"/>
        </w:rPr>
        <w:t>互联网上</w:t>
      </w:r>
      <w:r>
        <w:t>的</w:t>
      </w:r>
      <w:r>
        <w:rPr>
          <w:rFonts w:hint="eastAsia"/>
        </w:rPr>
        <w:t>表格数据，</w:t>
      </w:r>
      <w:r>
        <w:t>如</w:t>
      </w:r>
      <w:r>
        <w:rPr>
          <w:rFonts w:hint="eastAsia"/>
        </w:rPr>
        <w:t>金融，</w:t>
      </w:r>
      <w:r>
        <w:t>财务等领域的汇总表格等</w:t>
      </w:r>
      <w:r>
        <w:rPr>
          <w:rFonts w:hint="eastAsia"/>
        </w:rPr>
        <w:t>；另一类表格</w:t>
      </w:r>
      <w:r>
        <w:t>式</w:t>
      </w:r>
      <w:r>
        <w:rPr>
          <w:rFonts w:hint="eastAsia"/>
        </w:rPr>
        <w:t>线下手工</w:t>
      </w:r>
      <w:r>
        <w:t>填写产生的表格。例如</w:t>
      </w:r>
      <w:r>
        <w:rPr>
          <w:rFonts w:hint="eastAsia"/>
        </w:rPr>
        <w:t>学生</w:t>
      </w:r>
      <w:r>
        <w:t>成绩单</w:t>
      </w:r>
      <w:r>
        <w:rPr>
          <w:rFonts w:hint="eastAsia"/>
        </w:rPr>
        <w:t>等</w:t>
      </w:r>
      <w:r>
        <w:t>表格信息</w:t>
      </w:r>
      <w:r>
        <w:rPr>
          <w:rFonts w:hint="eastAsia"/>
        </w:rPr>
        <w:t>；第三类则</w:t>
      </w:r>
      <w:r>
        <w:t>是以</w:t>
      </w:r>
      <w:r>
        <w:t>PDF</w:t>
      </w:r>
      <w:r>
        <w:t>为代表的特定格式的文件中的表格，此类文件往往有较为复杂的格式定义，因此提取表格也较为复杂。</w:t>
      </w:r>
      <w:r>
        <w:rPr>
          <w:rFonts w:hint="eastAsia"/>
        </w:rPr>
        <w:t>应用媒介</w:t>
      </w:r>
      <w:r>
        <w:t>的</w:t>
      </w:r>
      <w:r>
        <w:rPr>
          <w:rFonts w:hint="eastAsia"/>
        </w:rPr>
        <w:t>差异</w:t>
      </w:r>
      <w:r>
        <w:t>决定了表格结构的差异，</w:t>
      </w:r>
      <w:r>
        <w:rPr>
          <w:rFonts w:hint="eastAsia"/>
        </w:rPr>
        <w:t>也</w:t>
      </w:r>
      <w:r>
        <w:t>自然影响了表格的特征表达。对于</w:t>
      </w:r>
      <w:r>
        <w:rPr>
          <w:rFonts w:hint="eastAsia"/>
        </w:rPr>
        <w:t>互联网</w:t>
      </w:r>
      <w:r>
        <w:t>中的表格，由于</w:t>
      </w:r>
      <w:r>
        <w:rPr>
          <w:rFonts w:hint="eastAsia"/>
        </w:rPr>
        <w:t>遵循</w:t>
      </w:r>
      <w:r>
        <w:t>Html</w:t>
      </w:r>
      <w:r>
        <w:rPr>
          <w:rFonts w:hint="eastAsia"/>
        </w:rPr>
        <w:t>的</w:t>
      </w:r>
      <w:r>
        <w:t>格式标准，因此有标记可循，在处理上相对简单；对于</w:t>
      </w:r>
      <w:r>
        <w:rPr>
          <w:rFonts w:hint="eastAsia"/>
        </w:rPr>
        <w:t>线下</w:t>
      </w:r>
      <w:r>
        <w:t>的表格，</w:t>
      </w:r>
      <w:r>
        <w:rPr>
          <w:rFonts w:hint="eastAsia"/>
        </w:rPr>
        <w:t>需要</w:t>
      </w:r>
      <w:r>
        <w:t>从图像中还原表格信息，因此</w:t>
      </w:r>
      <w:r>
        <w:rPr>
          <w:rFonts w:hint="eastAsia"/>
        </w:rPr>
        <w:t>在</w:t>
      </w:r>
      <w:r>
        <w:t>抽取算法上会</w:t>
      </w:r>
      <w:r>
        <w:rPr>
          <w:rFonts w:hint="eastAsia"/>
        </w:rPr>
        <w:t>侧重于</w:t>
      </w:r>
      <w:r>
        <w:t>图像识别</w:t>
      </w:r>
      <w:r>
        <w:rPr>
          <w:rFonts w:hint="eastAsia"/>
        </w:rPr>
        <w:t>。而</w:t>
      </w:r>
      <w:r>
        <w:t>针对</w:t>
      </w:r>
      <w:r>
        <w:t>PDF</w:t>
      </w:r>
      <w:r>
        <w:t>格式的文件，</w:t>
      </w:r>
      <w:r>
        <w:rPr>
          <w:rFonts w:hint="eastAsia"/>
        </w:rPr>
        <w:t>由于</w:t>
      </w:r>
      <w:r>
        <w:t>PDF</w:t>
      </w:r>
      <w:r>
        <w:rPr>
          <w:rFonts w:hint="eastAsia"/>
        </w:rPr>
        <w:t>中</w:t>
      </w:r>
      <w:r>
        <w:t>没有对表格进行</w:t>
      </w:r>
      <w:r>
        <w:rPr>
          <w:rFonts w:hint="eastAsia"/>
        </w:rPr>
        <w:t>专门</w:t>
      </w:r>
      <w:r>
        <w:t>的定义，因此</w:t>
      </w:r>
      <w:r>
        <w:rPr>
          <w:rFonts w:hint="eastAsia"/>
        </w:rPr>
        <w:t>在</w:t>
      </w:r>
      <w:r>
        <w:t>处理上</w:t>
      </w:r>
      <w:r>
        <w:rPr>
          <w:rFonts w:hint="eastAsia"/>
        </w:rPr>
        <w:t>与</w:t>
      </w:r>
      <w:r>
        <w:t>前面两者也会大不相同。</w:t>
      </w:r>
      <w:r>
        <w:rPr>
          <w:rFonts w:hint="eastAsia"/>
        </w:rPr>
        <w:t>常见</w:t>
      </w:r>
      <w:r>
        <w:t>的表格抽取流程如下图所示：</w:t>
      </w:r>
    </w:p>
    <w:p w14:paraId="6FFE5170" w14:textId="77777777" w:rsidR="00F50762" w:rsidRDefault="00F50762" w:rsidP="00F50762">
      <w:pPr>
        <w:jc w:val="center"/>
      </w:pPr>
      <w:r>
        <w:object w:dxaOrig="10081" w:dyaOrig="6121" w14:anchorId="72961A21">
          <v:shape id="_x0000_i1029" type="#_x0000_t75" style="width:362.4pt;height:219.6pt" o:ole="">
            <v:imagedata r:id="rId28" o:title=""/>
          </v:shape>
          <o:OLEObject Type="Embed" ProgID="Visio.Drawing.15" ShapeID="_x0000_i1029" DrawAspect="Content" ObjectID="_1571491907" r:id="rId29"/>
        </w:object>
      </w:r>
    </w:p>
    <w:p w14:paraId="0A871E84" w14:textId="77777777" w:rsidR="00F50762" w:rsidRPr="00BF3147" w:rsidRDefault="00454BCC" w:rsidP="00F50762">
      <w:pPr>
        <w:jc w:val="center"/>
        <w:rPr>
          <w:rFonts w:ascii="楷体_GB2312" w:eastAsia="楷体_GB2312"/>
          <w:sz w:val="21"/>
          <w:szCs w:val="21"/>
        </w:rPr>
      </w:pPr>
      <w:r>
        <w:rPr>
          <w:rFonts w:ascii="楷体_GB2312" w:eastAsia="楷体_GB2312" w:hint="eastAsia"/>
          <w:sz w:val="21"/>
          <w:szCs w:val="21"/>
        </w:rPr>
        <w:t>图</w:t>
      </w:r>
      <w:r w:rsidR="00F50762" w:rsidRPr="00BF3147">
        <w:rPr>
          <w:rFonts w:ascii="楷体_GB2312" w:eastAsia="楷体_GB2312" w:hint="eastAsia"/>
          <w:sz w:val="21"/>
          <w:szCs w:val="21"/>
        </w:rPr>
        <w:t>3</w:t>
      </w:r>
      <w:r w:rsidR="00F50762" w:rsidRPr="00BF3147">
        <w:rPr>
          <w:rFonts w:ascii="楷体_GB2312" w:eastAsia="楷体_GB2312"/>
          <w:sz w:val="21"/>
          <w:szCs w:val="21"/>
        </w:rPr>
        <w:t xml:space="preserve">-1 </w:t>
      </w:r>
      <w:r w:rsidR="00F50762" w:rsidRPr="00BF3147">
        <w:rPr>
          <w:rFonts w:ascii="楷体_GB2312" w:eastAsia="楷体_GB2312" w:hint="eastAsia"/>
          <w:sz w:val="21"/>
          <w:szCs w:val="21"/>
        </w:rPr>
        <w:t>通用</w:t>
      </w:r>
      <w:r w:rsidR="00F50762" w:rsidRPr="00BF3147">
        <w:rPr>
          <w:rFonts w:ascii="楷体_GB2312" w:eastAsia="楷体_GB2312"/>
          <w:sz w:val="21"/>
          <w:szCs w:val="21"/>
        </w:rPr>
        <w:t>的表格抽取流程示意图</w:t>
      </w:r>
    </w:p>
    <w:p w14:paraId="7CAA65EC" w14:textId="77777777" w:rsidR="00F50762" w:rsidRDefault="00F50762" w:rsidP="00F50762">
      <w:pPr>
        <w:pStyle w:val="07415"/>
        <w:ind w:firstLineChars="200" w:firstLine="480"/>
      </w:pPr>
      <w:r>
        <w:rPr>
          <w:rFonts w:hint="eastAsia"/>
        </w:rPr>
        <w:t>表格</w:t>
      </w:r>
      <w:r>
        <w:t>抽取流程通常包括表格特征识别、表格定位、表格结构识别</w:t>
      </w:r>
      <w:r>
        <w:rPr>
          <w:rFonts w:hint="eastAsia"/>
        </w:rPr>
        <w:t>三个</w:t>
      </w:r>
      <w:r>
        <w:t>部分。其中</w:t>
      </w:r>
      <w:r>
        <w:rPr>
          <w:rFonts w:hint="eastAsia"/>
        </w:rPr>
        <w:t>特征识别</w:t>
      </w:r>
      <w:r>
        <w:t>和表格定位根据表格所处</w:t>
      </w:r>
      <w:r>
        <w:rPr>
          <w:rFonts w:hint="eastAsia"/>
        </w:rPr>
        <w:t>的</w:t>
      </w:r>
      <w:r>
        <w:t>介质需要个性化处理。例如</w:t>
      </w:r>
      <w:r>
        <w:rPr>
          <w:rFonts w:hint="eastAsia"/>
        </w:rPr>
        <w:t>对于</w:t>
      </w:r>
      <w:r>
        <w:t>Web</w:t>
      </w:r>
      <w:r>
        <w:t>中的表格特征识别</w:t>
      </w:r>
      <w:r w:rsidR="0096107C">
        <w:rPr>
          <w:rFonts w:hint="eastAsia"/>
          <w:vertAlign w:val="superscript"/>
        </w:rPr>
        <w:t>[</w:t>
      </w:r>
      <w:r w:rsidR="0096107C">
        <w:rPr>
          <w:vertAlign w:val="superscript"/>
        </w:rPr>
        <w:t>7-11</w:t>
      </w:r>
      <w:r w:rsidR="0096107C">
        <w:rPr>
          <w:rFonts w:hint="eastAsia"/>
          <w:vertAlign w:val="superscript"/>
        </w:rPr>
        <w:t>]</w:t>
      </w:r>
      <w:r>
        <w:t>，则需要考虑</w:t>
      </w:r>
      <w:r>
        <w:rPr>
          <w:rFonts w:hint="eastAsia"/>
        </w:rPr>
        <w:t>与</w:t>
      </w:r>
      <w:r>
        <w:t>表格相关的标签信息，而</w:t>
      </w:r>
      <w:r>
        <w:t>PDF</w:t>
      </w:r>
      <w:r>
        <w:t>中表格的特征识别则需要</w:t>
      </w:r>
      <w:r>
        <w:lastRenderedPageBreak/>
        <w:t>考虑文字</w:t>
      </w:r>
      <w:r>
        <w:rPr>
          <w:rFonts w:hint="eastAsia"/>
        </w:rPr>
        <w:t>和在</w:t>
      </w:r>
      <w:r>
        <w:t>PDF</w:t>
      </w:r>
      <w:r>
        <w:t>中的绝对位置信息</w:t>
      </w:r>
      <w:r w:rsidR="0096107C">
        <w:rPr>
          <w:rFonts w:hint="eastAsia"/>
          <w:vertAlign w:val="superscript"/>
        </w:rPr>
        <w:t>[</w:t>
      </w:r>
      <w:r w:rsidR="003A062D">
        <w:rPr>
          <w:vertAlign w:val="superscript"/>
        </w:rPr>
        <w:t>12-14</w:t>
      </w:r>
      <w:r w:rsidR="0096107C">
        <w:rPr>
          <w:rFonts w:hint="eastAsia"/>
          <w:vertAlign w:val="superscript"/>
        </w:rPr>
        <w:t>]</w:t>
      </w:r>
      <w:r>
        <w:rPr>
          <w:rFonts w:hint="eastAsia"/>
        </w:rPr>
        <w:t>；</w:t>
      </w:r>
      <w:r>
        <w:t>表格定位</w:t>
      </w:r>
      <w:r>
        <w:rPr>
          <w:rFonts w:hint="eastAsia"/>
        </w:rPr>
        <w:t>部分</w:t>
      </w:r>
      <w:r>
        <w:t>，根据表格介质的不同，处理差异性也较大。例如</w:t>
      </w:r>
      <w:r>
        <w:rPr>
          <w:rFonts w:hint="eastAsia"/>
        </w:rPr>
        <w:t>Web</w:t>
      </w:r>
      <w:r>
        <w:t>中存在真伪表格的问题，因此</w:t>
      </w:r>
      <w:r>
        <w:rPr>
          <w:rFonts w:hint="eastAsia"/>
        </w:rPr>
        <w:t>往往</w:t>
      </w:r>
      <w:r>
        <w:t>需要根据</w:t>
      </w:r>
      <w:r>
        <w:rPr>
          <w:rFonts w:hint="eastAsia"/>
        </w:rPr>
        <w:t>表格</w:t>
      </w:r>
      <w:r>
        <w:t>特征量</w:t>
      </w:r>
      <w:r>
        <w:rPr>
          <w:rFonts w:hint="eastAsia"/>
        </w:rPr>
        <w:t>建立</w:t>
      </w:r>
      <w:r>
        <w:t>对应的特征模型，然后利用分类算法加以识别。而</w:t>
      </w:r>
      <w:r>
        <w:rPr>
          <w:rFonts w:hint="eastAsia"/>
        </w:rPr>
        <w:t>在</w:t>
      </w:r>
      <w:r>
        <w:t>PDF</w:t>
      </w:r>
      <w:r>
        <w:rPr>
          <w:rFonts w:hint="eastAsia"/>
        </w:rPr>
        <w:t>中</w:t>
      </w:r>
      <w:r>
        <w:t>的表格，</w:t>
      </w:r>
      <w:r>
        <w:rPr>
          <w:rFonts w:hint="eastAsia"/>
        </w:rPr>
        <w:t>则</w:t>
      </w:r>
      <w:r>
        <w:t>需要</w:t>
      </w:r>
      <w:r>
        <w:rPr>
          <w:rFonts w:hint="eastAsia"/>
        </w:rPr>
        <w:t>基于</w:t>
      </w:r>
      <w:r>
        <w:t>线条或文字的位置信息加以</w:t>
      </w:r>
      <w:r>
        <w:rPr>
          <w:rFonts w:hint="eastAsia"/>
        </w:rPr>
        <w:t>计算和</w:t>
      </w:r>
      <w:r>
        <w:t>分析。</w:t>
      </w:r>
      <w:r>
        <w:rPr>
          <w:rFonts w:hint="eastAsia"/>
        </w:rPr>
        <w:t>而</w:t>
      </w:r>
      <w:r>
        <w:t>对于图</w:t>
      </w:r>
      <w:r>
        <w:rPr>
          <w:rFonts w:hint="eastAsia"/>
        </w:rPr>
        <w:t>像</w:t>
      </w:r>
      <w:r>
        <w:t>类的表格，</w:t>
      </w:r>
      <w:r>
        <w:rPr>
          <w:rFonts w:hint="eastAsia"/>
        </w:rPr>
        <w:t>则</w:t>
      </w:r>
      <w:r>
        <w:t>涉及到</w:t>
      </w:r>
      <w:r>
        <w:rPr>
          <w:rFonts w:hint="eastAsia"/>
        </w:rPr>
        <w:t>相应</w:t>
      </w:r>
      <w:r>
        <w:t>的</w:t>
      </w:r>
      <w:r>
        <w:rPr>
          <w:rFonts w:hint="eastAsia"/>
        </w:rPr>
        <w:t>图像</w:t>
      </w:r>
      <w:r>
        <w:t>识别算法</w:t>
      </w:r>
      <w:r w:rsidR="00E46F0B">
        <w:rPr>
          <w:rFonts w:hint="eastAsia"/>
          <w:vertAlign w:val="superscript"/>
        </w:rPr>
        <w:t>[</w:t>
      </w:r>
      <w:r w:rsidR="00E46F0B">
        <w:rPr>
          <w:vertAlign w:val="superscript"/>
        </w:rPr>
        <w:t>15-16</w:t>
      </w:r>
      <w:r w:rsidR="00E46F0B">
        <w:rPr>
          <w:rFonts w:hint="eastAsia"/>
          <w:vertAlign w:val="superscript"/>
        </w:rPr>
        <w:t>]</w:t>
      </w:r>
      <w:r>
        <w:t>。</w:t>
      </w:r>
      <w:r>
        <w:rPr>
          <w:rFonts w:hint="eastAsia"/>
        </w:rPr>
        <w:t>与前</w:t>
      </w:r>
      <w:r>
        <w:t>两部分不同，</w:t>
      </w:r>
      <w:r>
        <w:rPr>
          <w:rFonts w:hint="eastAsia"/>
        </w:rPr>
        <w:t>在</w:t>
      </w:r>
      <w:r>
        <w:t>屏蔽了介质的差异性后，最后的表格结构识别具有较强的通用性</w:t>
      </w:r>
      <w:r>
        <w:rPr>
          <w:rFonts w:hint="eastAsia"/>
        </w:rPr>
        <w:t>。</w:t>
      </w:r>
      <w:r>
        <w:t>通常</w:t>
      </w:r>
      <w:r>
        <w:rPr>
          <w:rFonts w:hint="eastAsia"/>
        </w:rPr>
        <w:t>涉及</w:t>
      </w:r>
      <w:r>
        <w:t>的</w:t>
      </w:r>
      <w:r>
        <w:rPr>
          <w:rFonts w:hint="eastAsia"/>
        </w:rPr>
        <w:t>问题</w:t>
      </w:r>
      <w:r>
        <w:t>包括复杂表格简单话处理，表格展开方式识别等问题。</w:t>
      </w:r>
      <w:r>
        <w:rPr>
          <w:rFonts w:hint="eastAsia"/>
        </w:rPr>
        <w:t>识别</w:t>
      </w:r>
      <w:r>
        <w:t>后的表格最终可以</w:t>
      </w:r>
      <w:r>
        <w:rPr>
          <w:rFonts w:hint="eastAsia"/>
        </w:rPr>
        <w:t>转化</w:t>
      </w:r>
      <w:r>
        <w:t>为</w:t>
      </w:r>
      <w:r>
        <w:rPr>
          <w:rFonts w:hint="eastAsia"/>
        </w:rPr>
        <w:t>可视化</w:t>
      </w:r>
      <w:r>
        <w:t>的结构加以展示</w:t>
      </w:r>
      <w:r>
        <w:rPr>
          <w:rFonts w:hint="eastAsia"/>
        </w:rPr>
        <w:t>（通常</w:t>
      </w:r>
      <w:r>
        <w:t>可</w:t>
      </w:r>
      <w:r>
        <w:rPr>
          <w:rFonts w:hint="eastAsia"/>
        </w:rPr>
        <w:t>转化</w:t>
      </w:r>
      <w:r>
        <w:t>成</w:t>
      </w:r>
      <w:r>
        <w:t>XML</w:t>
      </w:r>
      <w:r>
        <w:t>或</w:t>
      </w:r>
      <w:r>
        <w:t>HTML</w:t>
      </w:r>
      <w:r>
        <w:t>格式），或</w:t>
      </w:r>
      <w:r>
        <w:rPr>
          <w:rFonts w:hint="eastAsia"/>
        </w:rPr>
        <w:t>轻量级</w:t>
      </w:r>
      <w:r>
        <w:t>的</w:t>
      </w:r>
      <w:r>
        <w:rPr>
          <w:rFonts w:hint="eastAsia"/>
        </w:rPr>
        <w:t>结构</w:t>
      </w:r>
      <w:r>
        <w:t>加以存储（</w:t>
      </w:r>
      <w:r>
        <w:rPr>
          <w:rFonts w:hint="eastAsia"/>
        </w:rPr>
        <w:t>如</w:t>
      </w:r>
      <w:r>
        <w:t>JSON</w:t>
      </w:r>
      <w:r>
        <w:t>格式）</w:t>
      </w:r>
      <w:r>
        <w:rPr>
          <w:rFonts w:hint="eastAsia"/>
        </w:rPr>
        <w:t>。</w:t>
      </w:r>
    </w:p>
    <w:p w14:paraId="301502E0" w14:textId="77777777" w:rsidR="00F50762" w:rsidRDefault="00F50762" w:rsidP="00F50762">
      <w:pPr>
        <w:pStyle w:val="07415"/>
        <w:ind w:firstLineChars="200" w:firstLine="480"/>
      </w:pPr>
      <w:r>
        <w:rPr>
          <w:rFonts w:hint="eastAsia"/>
        </w:rPr>
        <w:t>由于</w:t>
      </w:r>
      <w:r>
        <w:t>表格的承载媒介直接决定了表格</w:t>
      </w:r>
      <w:r>
        <w:rPr>
          <w:rFonts w:hint="eastAsia"/>
        </w:rPr>
        <w:t>结构</w:t>
      </w:r>
      <w:r>
        <w:t>的差异性也直接影响了表格的识别和数据的抽取。</w:t>
      </w:r>
      <w:r>
        <w:rPr>
          <w:rFonts w:hint="eastAsia"/>
        </w:rPr>
        <w:t>因此</w:t>
      </w:r>
      <w:r>
        <w:t>表格的特征提取是表格数据抽取</w:t>
      </w:r>
      <w:r>
        <w:rPr>
          <w:rFonts w:hint="eastAsia"/>
        </w:rPr>
        <w:t>的</w:t>
      </w:r>
      <w:r>
        <w:t>第一步也是直接影响到</w:t>
      </w:r>
      <w:r>
        <w:rPr>
          <w:rFonts w:hint="eastAsia"/>
        </w:rPr>
        <w:t>最终</w:t>
      </w:r>
      <w:r>
        <w:t>识别率的关键一步。</w:t>
      </w:r>
      <w:r>
        <w:rPr>
          <w:rFonts w:hint="eastAsia"/>
        </w:rPr>
        <w:t>第二小</w:t>
      </w:r>
      <w:r>
        <w:t>节</w:t>
      </w:r>
      <w:r>
        <w:rPr>
          <w:rFonts w:hint="eastAsia"/>
        </w:rPr>
        <w:t>将从</w:t>
      </w:r>
      <w:r>
        <w:t>上面介绍的</w:t>
      </w:r>
      <w:r>
        <w:rPr>
          <w:rFonts w:hint="eastAsia"/>
        </w:rPr>
        <w:t>几</w:t>
      </w:r>
      <w:r>
        <w:t>个应用场景入手，</w:t>
      </w:r>
      <w:r>
        <w:rPr>
          <w:rFonts w:hint="eastAsia"/>
        </w:rPr>
        <w:t>分别</w:t>
      </w:r>
      <w:r>
        <w:t>介绍各个</w:t>
      </w:r>
      <w:r>
        <w:rPr>
          <w:rFonts w:hint="eastAsia"/>
        </w:rPr>
        <w:t>场景</w:t>
      </w:r>
      <w:r>
        <w:t>下的表格特征识别方法。</w:t>
      </w:r>
      <w:r>
        <w:rPr>
          <w:rFonts w:hint="eastAsia"/>
        </w:rPr>
        <w:t>第三</w:t>
      </w:r>
      <w:r>
        <w:t>小节</w:t>
      </w:r>
      <w:r>
        <w:rPr>
          <w:rFonts w:hint="eastAsia"/>
        </w:rPr>
        <w:t>则屏蔽</w:t>
      </w:r>
      <w:r>
        <w:t>表格的承载媒介，</w:t>
      </w:r>
      <w:r>
        <w:rPr>
          <w:rFonts w:hint="eastAsia"/>
        </w:rPr>
        <w:t>从</w:t>
      </w:r>
      <w:r>
        <w:t>通用</w:t>
      </w:r>
      <w:r>
        <w:rPr>
          <w:rFonts w:hint="eastAsia"/>
        </w:rPr>
        <w:t>的</w:t>
      </w:r>
      <w:r>
        <w:t>角度，针对表格抽取存在</w:t>
      </w:r>
      <w:r>
        <w:rPr>
          <w:rFonts w:hint="eastAsia"/>
        </w:rPr>
        <w:t>的</w:t>
      </w:r>
      <w:r>
        <w:t>难点问题</w:t>
      </w:r>
      <w:r>
        <w:rPr>
          <w:rFonts w:hint="eastAsia"/>
        </w:rPr>
        <w:t>加以</w:t>
      </w:r>
      <w:r>
        <w:t>分析</w:t>
      </w:r>
      <w:r>
        <w:rPr>
          <w:rFonts w:hint="eastAsia"/>
        </w:rPr>
        <w:t>，</w:t>
      </w:r>
      <w:r>
        <w:t>并给出几种常见的处理方法。</w:t>
      </w:r>
    </w:p>
    <w:p w14:paraId="311C13D5" w14:textId="707A4D7E" w:rsidR="00173303" w:rsidRDefault="00A66BF5">
      <w:pPr>
        <w:pStyle w:val="2"/>
      </w:pPr>
      <w:bookmarkStart w:id="120" w:name="_Toc406841158"/>
      <w:r>
        <w:rPr>
          <w:rFonts w:hint="eastAsia"/>
        </w:rPr>
        <w:t>不同</w:t>
      </w:r>
      <w:r>
        <w:t>媒介下</w:t>
      </w:r>
      <w:r>
        <w:rPr>
          <w:rFonts w:hint="eastAsia"/>
        </w:rPr>
        <w:t>的</w:t>
      </w:r>
      <w:r w:rsidR="00790E9E">
        <w:rPr>
          <w:rFonts w:hint="eastAsia"/>
        </w:rPr>
        <w:t>表格</w:t>
      </w:r>
      <w:r w:rsidR="00394E01">
        <w:rPr>
          <w:rFonts w:hint="eastAsia"/>
        </w:rPr>
        <w:t>特征</w:t>
      </w:r>
      <w:r w:rsidR="00962FC4">
        <w:rPr>
          <w:rFonts w:hint="eastAsia"/>
        </w:rPr>
        <w:t>识别</w:t>
      </w:r>
      <w:bookmarkEnd w:id="120"/>
    </w:p>
    <w:p w14:paraId="1D319EA9" w14:textId="1EFBD356" w:rsidR="00394E01" w:rsidRDefault="00F50762" w:rsidP="00F50762">
      <w:pPr>
        <w:pStyle w:val="07415"/>
        <w:ind w:firstLineChars="200" w:firstLine="480"/>
      </w:pPr>
      <w:r>
        <w:rPr>
          <w:rFonts w:hint="eastAsia"/>
        </w:rPr>
        <w:t>根据</w:t>
      </w:r>
      <w:r>
        <w:t>上述的三个表格识别</w:t>
      </w:r>
      <w:r>
        <w:rPr>
          <w:rFonts w:hint="eastAsia"/>
        </w:rPr>
        <w:t>场景</w:t>
      </w:r>
      <w:r>
        <w:t>，本小节分别对</w:t>
      </w:r>
      <w:r>
        <w:t>Web</w:t>
      </w:r>
      <w:r>
        <w:rPr>
          <w:rFonts w:hint="eastAsia"/>
        </w:rPr>
        <w:t>类</w:t>
      </w:r>
      <w:r>
        <w:t>表格、图像类表格和</w:t>
      </w:r>
      <w:r>
        <w:t>PDF</w:t>
      </w:r>
      <w:r>
        <w:t>中的表格的特征识别加以介绍。</w:t>
      </w:r>
      <w:r>
        <w:rPr>
          <w:rFonts w:hint="eastAsia"/>
        </w:rPr>
        <w:t>分析了各个场景</w:t>
      </w:r>
      <w:r>
        <w:t>下的</w:t>
      </w:r>
      <w:r>
        <w:rPr>
          <w:rFonts w:hint="eastAsia"/>
        </w:rPr>
        <w:t>常用特征</w:t>
      </w:r>
      <w:r>
        <w:t>提取</w:t>
      </w:r>
      <w:r>
        <w:rPr>
          <w:rFonts w:hint="eastAsia"/>
        </w:rPr>
        <w:t>的</w:t>
      </w:r>
      <w:r>
        <w:t>难点问题。</w:t>
      </w:r>
      <w:r>
        <w:rPr>
          <w:rFonts w:hint="eastAsia"/>
        </w:rPr>
        <w:t>对于</w:t>
      </w:r>
      <w:r>
        <w:t>Web</w:t>
      </w:r>
      <w:r>
        <w:t>类表格的特征提取，</w:t>
      </w:r>
      <w:r>
        <w:rPr>
          <w:rFonts w:hint="eastAsia"/>
        </w:rPr>
        <w:t>难点</w:t>
      </w:r>
      <w:r>
        <w:t>主要是</w:t>
      </w:r>
      <w:r>
        <w:rPr>
          <w:rFonts w:hint="eastAsia"/>
        </w:rPr>
        <w:t>基于</w:t>
      </w:r>
      <w:r>
        <w:t>表格标签的建模和真伪表格的辨别。对于</w:t>
      </w:r>
      <w:r>
        <w:rPr>
          <w:rFonts w:hint="eastAsia"/>
        </w:rPr>
        <w:t>图形</w:t>
      </w:r>
      <w:r>
        <w:t>类的表格识别，难点主要在于</w:t>
      </w:r>
      <w:r w:rsidR="003E4443">
        <w:rPr>
          <w:rFonts w:hint="eastAsia"/>
        </w:rPr>
        <w:t>图像的预处理。</w:t>
      </w:r>
      <w:r w:rsidR="003E4443">
        <w:t>而</w:t>
      </w:r>
      <w:r w:rsidR="003E4443">
        <w:rPr>
          <w:rFonts w:hint="eastAsia"/>
        </w:rPr>
        <w:t>PDF</w:t>
      </w:r>
      <w:r w:rsidR="003E4443">
        <w:t>类表格的</w:t>
      </w:r>
      <w:r w:rsidR="003E4443">
        <w:rPr>
          <w:rFonts w:hint="eastAsia"/>
        </w:rPr>
        <w:t>特征</w:t>
      </w:r>
      <w:r w:rsidR="003E4443">
        <w:t>识别则</w:t>
      </w:r>
      <w:r w:rsidR="003E4443">
        <w:rPr>
          <w:rFonts w:hint="eastAsia"/>
        </w:rPr>
        <w:t>需要</w:t>
      </w:r>
      <w:r w:rsidR="003E4443">
        <w:t>依据</w:t>
      </w:r>
      <w:r w:rsidR="003E4443">
        <w:t>PDF</w:t>
      </w:r>
      <w:r w:rsidR="003E4443">
        <w:rPr>
          <w:rFonts w:hint="eastAsia"/>
        </w:rPr>
        <w:t>格式加以</w:t>
      </w:r>
      <w:r w:rsidR="003E4443">
        <w:t>提取。</w:t>
      </w:r>
    </w:p>
    <w:p w14:paraId="13A0696D" w14:textId="77777777" w:rsidR="00D52065" w:rsidRDefault="00D52065" w:rsidP="00D52065">
      <w:pPr>
        <w:pStyle w:val="3"/>
      </w:pPr>
      <w:bookmarkStart w:id="121" w:name="_Toc406841159"/>
      <w:r>
        <w:rPr>
          <w:rFonts w:hint="eastAsia"/>
        </w:rPr>
        <w:t>基于</w:t>
      </w:r>
      <w:r>
        <w:t>Web</w:t>
      </w:r>
      <w:r w:rsidR="00394E01">
        <w:rPr>
          <w:rFonts w:hint="eastAsia"/>
        </w:rPr>
        <w:t>的</w:t>
      </w:r>
      <w:r>
        <w:t>表格</w:t>
      </w:r>
      <w:r w:rsidR="00297DD3">
        <w:rPr>
          <w:rFonts w:hint="eastAsia"/>
        </w:rPr>
        <w:t>特征</w:t>
      </w:r>
      <w:r w:rsidR="00962FC4">
        <w:rPr>
          <w:rFonts w:hint="eastAsia"/>
        </w:rPr>
        <w:t>识别</w:t>
      </w:r>
      <w:bookmarkEnd w:id="121"/>
    </w:p>
    <w:p w14:paraId="0BF93EA3" w14:textId="77777777" w:rsidR="006C3054" w:rsidRDefault="00297DD3" w:rsidP="00C1753D">
      <w:pPr>
        <w:pStyle w:val="07415"/>
        <w:ind w:firstLineChars="200" w:firstLine="480"/>
      </w:pPr>
      <w:r>
        <w:rPr>
          <w:rFonts w:hint="eastAsia"/>
        </w:rPr>
        <w:t>由于</w:t>
      </w:r>
      <w:r>
        <w:t>Html</w:t>
      </w:r>
      <w:r>
        <w:t>对表格有</w:t>
      </w:r>
      <w:r>
        <w:rPr>
          <w:rFonts w:hint="eastAsia"/>
        </w:rPr>
        <w:t>专门</w:t>
      </w:r>
      <w:r>
        <w:t>的标签定义</w:t>
      </w:r>
      <w:r w:rsidR="006C3054">
        <w:rPr>
          <w:rFonts w:hint="eastAsia"/>
        </w:rPr>
        <w:t>，</w:t>
      </w:r>
      <w:r w:rsidR="006C3054">
        <w:t>如</w:t>
      </w:r>
      <w:r w:rsidR="006C3054">
        <w:rPr>
          <w:rFonts w:hint="eastAsia"/>
        </w:rPr>
        <w:t>表格</w:t>
      </w:r>
      <w:r w:rsidR="006C3054">
        <w:t>主标签</w:t>
      </w:r>
      <w:r w:rsidR="006C3054">
        <w:t>&lt;Table&gt;&lt;/Table&gt;</w:t>
      </w:r>
      <w:r w:rsidR="006C3054">
        <w:rPr>
          <w:rFonts w:hint="eastAsia"/>
        </w:rPr>
        <w:t>，行</w:t>
      </w:r>
      <w:r w:rsidR="006C3054">
        <w:t>标签</w:t>
      </w:r>
      <w:r w:rsidR="006C3054">
        <w:t>&lt;Tr&gt;&lt;/Tr&gt;</w:t>
      </w:r>
      <w:r w:rsidR="006C3054">
        <w:rPr>
          <w:rFonts w:hint="eastAsia"/>
        </w:rPr>
        <w:t>，</w:t>
      </w:r>
      <w:r w:rsidR="006C3054">
        <w:t>列标签</w:t>
      </w:r>
      <w:r w:rsidR="006C3054">
        <w:t>&lt;Td&gt;&lt;/Td&gt;</w:t>
      </w:r>
      <w:r w:rsidR="006C3054">
        <w:rPr>
          <w:rFonts w:hint="eastAsia"/>
        </w:rPr>
        <w:t>，</w:t>
      </w:r>
      <w:r w:rsidR="006C3054">
        <w:t>属性说明标签</w:t>
      </w:r>
      <w:r w:rsidR="006C3054">
        <w:rPr>
          <w:rFonts w:hint="eastAsia"/>
        </w:rPr>
        <w:t>COLSPAN</w:t>
      </w:r>
      <w:r w:rsidR="006C3054">
        <w:rPr>
          <w:rFonts w:hint="eastAsia"/>
        </w:rPr>
        <w:t>，</w:t>
      </w:r>
      <w:r w:rsidR="006C3054">
        <w:t>ROWSPAN</w:t>
      </w:r>
      <w:r w:rsidR="006C3054">
        <w:rPr>
          <w:rFonts w:hint="eastAsia"/>
        </w:rPr>
        <w:t>等</w:t>
      </w:r>
      <w:r w:rsidR="006C3054">
        <w:t>。</w:t>
      </w:r>
      <w:r w:rsidR="006C3054">
        <w:rPr>
          <w:rFonts w:hint="eastAsia"/>
        </w:rPr>
        <w:t>一个</w:t>
      </w:r>
      <w:r w:rsidR="006C3054">
        <w:t>基于</w:t>
      </w:r>
      <w:r w:rsidR="006C3054">
        <w:t>HTML</w:t>
      </w:r>
      <w:r w:rsidR="006C3054">
        <w:t>的表格可以解析成</w:t>
      </w:r>
      <w:r w:rsidR="006C3054">
        <w:t>DOM</w:t>
      </w:r>
      <w:r w:rsidR="006C3054">
        <w:t>树的形式，</w:t>
      </w:r>
      <w:r w:rsidR="006C3054">
        <w:rPr>
          <w:rFonts w:hint="eastAsia"/>
        </w:rPr>
        <w:t>如</w:t>
      </w:r>
      <w:r w:rsidR="006C3054">
        <w:t>下图所示：</w:t>
      </w:r>
    </w:p>
    <w:p w14:paraId="73E4A3FE" w14:textId="77777777" w:rsidR="006C3054" w:rsidRDefault="00454BCC" w:rsidP="00454BCC">
      <w:pPr>
        <w:jc w:val="center"/>
      </w:pPr>
      <w:r>
        <w:object w:dxaOrig="14461" w:dyaOrig="4980" w14:anchorId="03756ACA">
          <v:shape id="_x0000_i1030" type="#_x0000_t75" style="width:438.6pt;height:150.6pt" o:ole="">
            <v:imagedata r:id="rId30" o:title=""/>
          </v:shape>
          <o:OLEObject Type="Embed" ProgID="Visio.Drawing.15" ShapeID="_x0000_i1030" DrawAspect="Content" ObjectID="_1571491908" r:id="rId31"/>
        </w:object>
      </w:r>
    </w:p>
    <w:p w14:paraId="25742AA1" w14:textId="77777777" w:rsidR="00454BCC" w:rsidRPr="00454BCC" w:rsidRDefault="00454BCC" w:rsidP="00454BCC">
      <w:pPr>
        <w:jc w:val="center"/>
        <w:rPr>
          <w:rFonts w:ascii="楷体_GB2312" w:eastAsia="楷体_GB2312"/>
          <w:sz w:val="21"/>
          <w:szCs w:val="21"/>
        </w:rPr>
      </w:pPr>
      <w:r w:rsidRPr="00454BCC">
        <w:rPr>
          <w:rFonts w:ascii="楷体_GB2312" w:eastAsia="楷体_GB2312" w:hint="eastAsia"/>
          <w:sz w:val="21"/>
          <w:szCs w:val="21"/>
        </w:rPr>
        <w:lastRenderedPageBreak/>
        <w:t>图3</w:t>
      </w:r>
      <w:r w:rsidRPr="00454BCC">
        <w:rPr>
          <w:rFonts w:ascii="楷体_GB2312" w:eastAsia="楷体_GB2312"/>
          <w:sz w:val="21"/>
          <w:szCs w:val="21"/>
        </w:rPr>
        <w:t xml:space="preserve">-2 </w:t>
      </w:r>
      <w:r w:rsidRPr="00454BCC">
        <w:rPr>
          <w:rFonts w:ascii="楷体_GB2312" w:eastAsia="楷体_GB2312" w:hint="eastAsia"/>
          <w:sz w:val="21"/>
          <w:szCs w:val="21"/>
        </w:rPr>
        <w:t>表格DOM</w:t>
      </w:r>
      <w:r w:rsidRPr="00454BCC">
        <w:rPr>
          <w:rFonts w:ascii="楷体_GB2312" w:eastAsia="楷体_GB2312"/>
          <w:sz w:val="21"/>
          <w:szCs w:val="21"/>
        </w:rPr>
        <w:t>树模型</w:t>
      </w:r>
      <w:r w:rsidRPr="00454BCC">
        <w:rPr>
          <w:rFonts w:ascii="楷体_GB2312" w:eastAsia="楷体_GB2312" w:hint="eastAsia"/>
          <w:sz w:val="21"/>
          <w:szCs w:val="21"/>
        </w:rPr>
        <w:t>示意图</w:t>
      </w:r>
    </w:p>
    <w:p w14:paraId="749436EE" w14:textId="77777777" w:rsidR="00FC4A1C" w:rsidRDefault="00E761F2" w:rsidP="00E761F2">
      <w:pPr>
        <w:pStyle w:val="07415"/>
        <w:ind w:firstLineChars="200" w:firstLine="480"/>
      </w:pPr>
      <w:r>
        <w:rPr>
          <w:rFonts w:hint="eastAsia"/>
        </w:rPr>
        <w:t>图中，</w:t>
      </w:r>
      <w:r>
        <w:t>方块标注的是</w:t>
      </w:r>
      <w:r>
        <w:rPr>
          <w:rFonts w:hint="eastAsia"/>
        </w:rPr>
        <w:t>DOM</w:t>
      </w:r>
      <w:r>
        <w:t>树的元素节点，而椭圆标注的是</w:t>
      </w:r>
      <w:r>
        <w:rPr>
          <w:rFonts w:hint="eastAsia"/>
        </w:rPr>
        <w:t>属性及</w:t>
      </w:r>
      <w:r>
        <w:t>文本</w:t>
      </w:r>
      <w:r>
        <w:rPr>
          <w:rFonts w:hint="eastAsia"/>
        </w:rPr>
        <w:t>内容</w:t>
      </w:r>
      <w:r>
        <w:t>节点。这些节点</w:t>
      </w:r>
      <w:r>
        <w:rPr>
          <w:rFonts w:hint="eastAsia"/>
        </w:rPr>
        <w:t>都可以</w:t>
      </w:r>
      <w:r>
        <w:t>被看着是</w:t>
      </w:r>
      <w:r>
        <w:rPr>
          <w:rFonts w:hint="eastAsia"/>
        </w:rPr>
        <w:t>W</w:t>
      </w:r>
      <w:r>
        <w:t>eb</w:t>
      </w:r>
      <w:r>
        <w:rPr>
          <w:rFonts w:hint="eastAsia"/>
        </w:rPr>
        <w:t>类</w:t>
      </w:r>
      <w:r>
        <w:t>表格的特征量。</w:t>
      </w:r>
      <w:r>
        <w:rPr>
          <w:rFonts w:hint="eastAsia"/>
        </w:rPr>
        <w:t>通常</w:t>
      </w:r>
      <w:r>
        <w:t>情况</w:t>
      </w:r>
      <w:r>
        <w:rPr>
          <w:rFonts w:hint="eastAsia"/>
        </w:rPr>
        <w:t>下</w:t>
      </w:r>
      <w:r>
        <w:t>，只</w:t>
      </w:r>
      <w:r>
        <w:rPr>
          <w:rFonts w:hint="eastAsia"/>
        </w:rPr>
        <w:t>利用</w:t>
      </w:r>
      <w:r>
        <w:t>元素节点和属性节点，</w:t>
      </w:r>
      <w:r>
        <w:rPr>
          <w:rFonts w:hint="eastAsia"/>
        </w:rPr>
        <w:t>内容</w:t>
      </w:r>
      <w:r>
        <w:t>节点对表格结构的识别具有较大的帮助。但不常用于表格的定位。</w:t>
      </w:r>
      <w:r>
        <w:rPr>
          <w:rFonts w:hint="eastAsia"/>
        </w:rPr>
        <w:t>虽然</w:t>
      </w:r>
      <w:r>
        <w:rPr>
          <w:rFonts w:hint="eastAsia"/>
        </w:rPr>
        <w:t>Web</w:t>
      </w:r>
      <w:r>
        <w:t>上有大量的表格，</w:t>
      </w:r>
      <w:r w:rsidR="00297DD3">
        <w:t>但是有</w:t>
      </w:r>
      <w:r w:rsidR="00297DD3">
        <w:rPr>
          <w:rFonts w:hint="eastAsia"/>
        </w:rPr>
        <w:t>很大</w:t>
      </w:r>
      <w:r w:rsidR="00297DD3">
        <w:t>一部分的表格</w:t>
      </w:r>
      <w:r w:rsidR="00297DD3">
        <w:rPr>
          <w:rFonts w:hint="eastAsia"/>
        </w:rPr>
        <w:t>是</w:t>
      </w:r>
      <w:r w:rsidR="00297DD3">
        <w:t>为了排版需求而</w:t>
      </w:r>
      <w:r w:rsidR="00297DD3">
        <w:rPr>
          <w:rFonts w:hint="eastAsia"/>
        </w:rPr>
        <w:t>添加</w:t>
      </w:r>
      <w:r w:rsidR="00297DD3">
        <w:t>的</w:t>
      </w:r>
      <w:r w:rsidR="00297DD3">
        <w:rPr>
          <w:rFonts w:hint="eastAsia"/>
        </w:rPr>
        <w:t>，菜单</w:t>
      </w:r>
      <w:r w:rsidR="00297DD3">
        <w:t>，图片，超链接等</w:t>
      </w:r>
      <w:r w:rsidR="00297DD3">
        <w:rPr>
          <w:rFonts w:hint="eastAsia"/>
        </w:rPr>
        <w:t>内容经常</w:t>
      </w:r>
      <w:r w:rsidR="00297DD3">
        <w:t>使用表格来</w:t>
      </w:r>
      <w:r w:rsidR="00297DD3">
        <w:rPr>
          <w:rFonts w:hint="eastAsia"/>
        </w:rPr>
        <w:t>规范</w:t>
      </w:r>
      <w:r w:rsidR="00297DD3">
        <w:t>其页面布局，这类的表格</w:t>
      </w:r>
      <w:r w:rsidR="00297DD3">
        <w:rPr>
          <w:rFonts w:hint="eastAsia"/>
        </w:rPr>
        <w:t>同样</w:t>
      </w:r>
      <w:r w:rsidR="00297DD3">
        <w:t>具有表格</w:t>
      </w:r>
      <w:r w:rsidR="00297DD3">
        <w:rPr>
          <w:rFonts w:hint="eastAsia"/>
        </w:rPr>
        <w:t>标签</w:t>
      </w:r>
      <w:r w:rsidR="00297DD3">
        <w:t>因此具有很强的误导性。所以</w:t>
      </w:r>
      <w:r w:rsidR="00297DD3">
        <w:rPr>
          <w:rFonts w:hint="eastAsia"/>
        </w:rPr>
        <w:t>Web</w:t>
      </w:r>
      <w:r w:rsidR="00297DD3">
        <w:t>中表格特征的提取需要克服的主要困难就在于过滤这些伪表格数据。</w:t>
      </w:r>
    </w:p>
    <w:p w14:paraId="750C3D7F" w14:textId="77777777" w:rsidR="00AC778F" w:rsidRDefault="00297DD3" w:rsidP="00E761F2">
      <w:pPr>
        <w:pStyle w:val="07415"/>
        <w:ind w:firstLineChars="200" w:firstLine="480"/>
      </w:pPr>
      <w:r>
        <w:rPr>
          <w:rFonts w:hint="eastAsia"/>
        </w:rPr>
        <w:t>判断</w:t>
      </w:r>
      <w:r>
        <w:t>表格的真伪需要</w:t>
      </w:r>
      <w:r>
        <w:rPr>
          <w:rFonts w:hint="eastAsia"/>
        </w:rPr>
        <w:t>构造</w:t>
      </w:r>
      <w:r>
        <w:t>相应的分类算法，一般</w:t>
      </w:r>
      <w:r w:rsidR="00AC778F">
        <w:rPr>
          <w:rFonts w:hint="eastAsia"/>
        </w:rPr>
        <w:t>针对</w:t>
      </w:r>
      <w:r w:rsidR="00AC778F">
        <w:t>表格的特点选择相应的特征量建立模型，然后</w:t>
      </w:r>
      <w:r w:rsidR="00AC778F">
        <w:rPr>
          <w:rFonts w:hint="eastAsia"/>
        </w:rPr>
        <w:t>利用</w:t>
      </w:r>
      <w:r>
        <w:t>机器学习</w:t>
      </w:r>
      <w:r w:rsidR="00AC778F">
        <w:rPr>
          <w:rFonts w:hint="eastAsia"/>
        </w:rPr>
        <w:t>算法</w:t>
      </w:r>
      <w:r w:rsidR="00AC778F">
        <w:t>对样本进行分类</w:t>
      </w:r>
      <w:r w:rsidR="00AC778F">
        <w:rPr>
          <w:rFonts w:hint="eastAsia"/>
        </w:rPr>
        <w:t>。特征的</w:t>
      </w:r>
      <w:r w:rsidR="00AC778F">
        <w:t>提取和模型的</w:t>
      </w:r>
      <w:r w:rsidR="00AC778F">
        <w:rPr>
          <w:rFonts w:hint="eastAsia"/>
        </w:rPr>
        <w:t>建立</w:t>
      </w:r>
      <w:r w:rsidR="00AC778F">
        <w:t>是</w:t>
      </w:r>
      <w:r w:rsidR="00AC778F">
        <w:rPr>
          <w:rFonts w:hint="eastAsia"/>
        </w:rPr>
        <w:t>算法</w:t>
      </w:r>
      <w:r w:rsidR="00AC778F">
        <w:t>的第一步。</w:t>
      </w:r>
      <w:r w:rsidR="00AC778F">
        <w:rPr>
          <w:rFonts w:hint="eastAsia"/>
        </w:rPr>
        <w:t>较常用的</w:t>
      </w:r>
      <w:r w:rsidR="00AC778F">
        <w:t>特征量</w:t>
      </w:r>
      <w:r w:rsidR="00AC778F">
        <w:rPr>
          <w:rFonts w:hint="eastAsia"/>
        </w:rPr>
        <w:t>包括</w:t>
      </w:r>
      <w:r w:rsidR="00AC778F">
        <w:t>表格的行数，表格的列数，单元格中的具体内容，</w:t>
      </w:r>
      <w:r w:rsidR="00AC778F">
        <w:rPr>
          <w:rFonts w:hint="eastAsia"/>
        </w:rPr>
        <w:t>表格组织</w:t>
      </w:r>
      <w:r w:rsidR="00AC778F">
        <w:t>结构等特征。</w:t>
      </w:r>
      <w:r w:rsidR="00AC778F">
        <w:rPr>
          <w:rFonts w:hint="eastAsia"/>
        </w:rPr>
        <w:t>如何充分</w:t>
      </w:r>
      <w:r w:rsidR="00AC778F">
        <w:t>的利用这些特征来区分</w:t>
      </w:r>
      <w:r w:rsidR="00AC778F">
        <w:rPr>
          <w:rFonts w:hint="eastAsia"/>
        </w:rPr>
        <w:t>表格</w:t>
      </w:r>
      <w:r w:rsidR="00AC778F">
        <w:t>真伪</w:t>
      </w:r>
      <w:r w:rsidR="00AC778F">
        <w:rPr>
          <w:rFonts w:hint="eastAsia"/>
        </w:rPr>
        <w:t>是</w:t>
      </w:r>
      <w:r w:rsidR="00AC778F">
        <w:t>这类算法的研究重点。</w:t>
      </w:r>
      <w:r w:rsidR="00AC778F">
        <w:rPr>
          <w:rFonts w:hint="eastAsia"/>
        </w:rPr>
        <w:t>下面介绍性能较好</w:t>
      </w:r>
      <w:r w:rsidR="00AC778F">
        <w:t>的特征模型。</w:t>
      </w:r>
    </w:p>
    <w:p w14:paraId="71A026D9" w14:textId="77777777" w:rsidR="00D6122E" w:rsidRDefault="00D6122E" w:rsidP="00C44F6F">
      <w:pPr>
        <w:pStyle w:val="07415"/>
        <w:numPr>
          <w:ilvl w:val="0"/>
          <w:numId w:val="13"/>
        </w:numPr>
      </w:pPr>
      <w:r>
        <w:t>DOM</w:t>
      </w:r>
      <w:r>
        <w:rPr>
          <w:rFonts w:hint="eastAsia"/>
        </w:rPr>
        <w:t>模型</w:t>
      </w:r>
      <w:r w:rsidR="006C0266">
        <w:rPr>
          <w:rFonts w:hint="eastAsia"/>
          <w:vertAlign w:val="superscript"/>
        </w:rPr>
        <w:t>[</w:t>
      </w:r>
      <w:r w:rsidR="00462CF6">
        <w:rPr>
          <w:vertAlign w:val="superscript"/>
        </w:rPr>
        <w:t>17</w:t>
      </w:r>
      <w:r w:rsidR="006C0266">
        <w:rPr>
          <w:rFonts w:hint="eastAsia"/>
          <w:vertAlign w:val="superscript"/>
        </w:rPr>
        <w:t>]</w:t>
      </w:r>
      <w:r>
        <w:t>：</w:t>
      </w:r>
    </w:p>
    <w:p w14:paraId="27FF3A76" w14:textId="77777777" w:rsidR="00D6122E" w:rsidRDefault="00D6122E" w:rsidP="00C44F6F">
      <w:pPr>
        <w:pStyle w:val="07415"/>
        <w:numPr>
          <w:ilvl w:val="0"/>
          <w:numId w:val="11"/>
        </w:numPr>
      </w:pPr>
      <w:r>
        <w:rPr>
          <w:rFonts w:hint="eastAsia"/>
        </w:rPr>
        <w:t>单一</w:t>
      </w:r>
      <w:r>
        <w:t>的</w:t>
      </w:r>
      <w:r>
        <w:t>HTML</w:t>
      </w:r>
      <w:r>
        <w:t>行标记：通过计算</w:t>
      </w:r>
      <w:r>
        <w:t>TR</w:t>
      </w:r>
      <w:r>
        <w:t>标签的数量进行统计分析。</w:t>
      </w:r>
    </w:p>
    <w:p w14:paraId="05727C70" w14:textId="77777777" w:rsidR="00D6122E" w:rsidRDefault="00D6122E" w:rsidP="00C44F6F">
      <w:pPr>
        <w:pStyle w:val="07415"/>
        <w:numPr>
          <w:ilvl w:val="0"/>
          <w:numId w:val="11"/>
        </w:numPr>
      </w:pPr>
      <w:r>
        <w:rPr>
          <w:rFonts w:hint="eastAsia"/>
        </w:rPr>
        <w:t>单一</w:t>
      </w:r>
      <w:r>
        <w:t>的</w:t>
      </w:r>
      <w:r>
        <w:t>HTML</w:t>
      </w:r>
      <w:r>
        <w:t>列标记：通过计算</w:t>
      </w:r>
      <w:r>
        <w:rPr>
          <w:rFonts w:hint="eastAsia"/>
        </w:rPr>
        <w:t>表格</w:t>
      </w:r>
      <w:r>
        <w:t>中最大</w:t>
      </w:r>
      <w:r>
        <w:rPr>
          <w:rFonts w:hint="eastAsia"/>
        </w:rPr>
        <w:t>列</w:t>
      </w:r>
      <w:r>
        <w:t>单元格</w:t>
      </w:r>
      <w:r>
        <w:rPr>
          <w:rFonts w:hint="eastAsia"/>
        </w:rPr>
        <w:t>标签</w:t>
      </w:r>
      <w:r>
        <w:t>（</w:t>
      </w:r>
      <w:r>
        <w:rPr>
          <w:rFonts w:hint="eastAsia"/>
        </w:rPr>
        <w:t>TH</w:t>
      </w:r>
      <w:r>
        <w:t>或者</w:t>
      </w:r>
      <w:r>
        <w:t>TD</w:t>
      </w:r>
      <w:r>
        <w:t>）</w:t>
      </w:r>
      <w:r w:rsidR="00EC7339">
        <w:rPr>
          <w:rFonts w:hint="eastAsia"/>
        </w:rPr>
        <w:t>进行</w:t>
      </w:r>
      <w:r w:rsidR="00EC7339">
        <w:t>统计分析</w:t>
      </w:r>
      <w:r>
        <w:rPr>
          <w:rFonts w:hint="eastAsia"/>
        </w:rPr>
        <w:t>。</w:t>
      </w:r>
    </w:p>
    <w:p w14:paraId="141C97AD" w14:textId="77777777" w:rsidR="00D6122E" w:rsidRDefault="00D6122E" w:rsidP="00C44F6F">
      <w:pPr>
        <w:pStyle w:val="07415"/>
        <w:numPr>
          <w:ilvl w:val="0"/>
          <w:numId w:val="11"/>
        </w:numPr>
      </w:pPr>
      <w:r>
        <w:rPr>
          <w:rFonts w:hint="eastAsia"/>
        </w:rPr>
        <w:t>边框</w:t>
      </w:r>
      <w:r>
        <w:t>属性标签（</w:t>
      </w:r>
      <w:r>
        <w:rPr>
          <w:rFonts w:hint="eastAsia"/>
        </w:rPr>
        <w:t>border</w:t>
      </w:r>
      <w:r>
        <w:t>）</w:t>
      </w:r>
      <w:r>
        <w:rPr>
          <w:rFonts w:hint="eastAsia"/>
        </w:rPr>
        <w:t>：边框</w:t>
      </w:r>
      <w:r>
        <w:t>的</w:t>
      </w:r>
      <w:r>
        <w:rPr>
          <w:rFonts w:hint="eastAsia"/>
        </w:rPr>
        <w:t>三个</w:t>
      </w:r>
      <w:r>
        <w:t>样式包括宽度</w:t>
      </w:r>
      <w:r>
        <w:rPr>
          <w:rFonts w:hint="eastAsia"/>
        </w:rPr>
        <w:t>（厚度</w:t>
      </w:r>
      <w:r>
        <w:t>）</w:t>
      </w:r>
      <w:r>
        <w:rPr>
          <w:rFonts w:hint="eastAsia"/>
        </w:rPr>
        <w:t>，样式</w:t>
      </w:r>
      <w:r>
        <w:t>，颜色。</w:t>
      </w:r>
      <w:r>
        <w:rPr>
          <w:rFonts w:hint="eastAsia"/>
        </w:rPr>
        <w:t>此外</w:t>
      </w:r>
      <w:r>
        <w:t>还有边框的位置</w:t>
      </w:r>
      <w:r>
        <w:rPr>
          <w:rFonts w:hint="eastAsia"/>
        </w:rPr>
        <w:t>信息</w:t>
      </w:r>
      <w:r>
        <w:t>等，</w:t>
      </w:r>
      <w:r>
        <w:rPr>
          <w:rFonts w:hint="eastAsia"/>
        </w:rPr>
        <w:t>border</w:t>
      </w:r>
      <w:r>
        <w:t>-left</w:t>
      </w:r>
      <w:r>
        <w:t>，</w:t>
      </w:r>
      <w:r>
        <w:rPr>
          <w:rFonts w:hint="eastAsia"/>
        </w:rPr>
        <w:t>border</w:t>
      </w:r>
      <w:r>
        <w:t>-right</w:t>
      </w:r>
      <w:r>
        <w:t>，</w:t>
      </w:r>
      <w:r>
        <w:t>border-top</w:t>
      </w:r>
      <w:r>
        <w:t>，</w:t>
      </w:r>
      <w:r>
        <w:t>border-bottom</w:t>
      </w:r>
      <w:r>
        <w:t>等。</w:t>
      </w:r>
    </w:p>
    <w:p w14:paraId="27F38A29" w14:textId="77777777" w:rsidR="00D6122E" w:rsidRDefault="000F378F" w:rsidP="00C44F6F">
      <w:pPr>
        <w:pStyle w:val="07415"/>
        <w:numPr>
          <w:ilvl w:val="0"/>
          <w:numId w:val="11"/>
        </w:numPr>
      </w:pPr>
      <w:r>
        <w:rPr>
          <w:rFonts w:hint="eastAsia"/>
        </w:rPr>
        <w:t>标签特征集：为</w:t>
      </w:r>
      <w:r>
        <w:t>HTML</w:t>
      </w:r>
      <w:r>
        <w:t>中</w:t>
      </w:r>
      <w:r>
        <w:t>&lt;Table&gt;</w:t>
      </w:r>
      <w:r>
        <w:rPr>
          <w:rFonts w:hint="eastAsia"/>
        </w:rPr>
        <w:t>&lt;</w:t>
      </w:r>
      <w:r>
        <w:t>/Table</w:t>
      </w:r>
      <w:r>
        <w:rPr>
          <w:rFonts w:hint="eastAsia"/>
        </w:rPr>
        <w:t>&gt;</w:t>
      </w:r>
      <w:r>
        <w:rPr>
          <w:rFonts w:hint="eastAsia"/>
        </w:rPr>
        <w:t>内</w:t>
      </w:r>
      <w:r>
        <w:t>的标签</w:t>
      </w:r>
      <w:r>
        <w:rPr>
          <w:rFonts w:hint="eastAsia"/>
        </w:rPr>
        <w:t>建立</w:t>
      </w:r>
      <w:r>
        <w:t>特征集</w:t>
      </w:r>
      <w:r>
        <w:rPr>
          <w:rFonts w:hint="eastAsia"/>
        </w:rPr>
        <w:t>。</w:t>
      </w:r>
    </w:p>
    <w:p w14:paraId="45081738" w14:textId="77777777" w:rsidR="000F378F" w:rsidRDefault="000F378F" w:rsidP="00C44F6F">
      <w:pPr>
        <w:pStyle w:val="07415"/>
        <w:numPr>
          <w:ilvl w:val="0"/>
          <w:numId w:val="11"/>
        </w:numPr>
      </w:pPr>
      <w:r>
        <w:rPr>
          <w:rFonts w:hint="eastAsia"/>
        </w:rPr>
        <w:t>属性特征集：为</w:t>
      </w:r>
      <w:r>
        <w:t>HTML</w:t>
      </w:r>
      <w:r>
        <w:t>中</w:t>
      </w:r>
      <w:r>
        <w:t>&lt;Table&gt;&lt;/Table&gt;</w:t>
      </w:r>
      <w:r>
        <w:rPr>
          <w:rFonts w:hint="eastAsia"/>
        </w:rPr>
        <w:t>内</w:t>
      </w:r>
      <w:r>
        <w:t>的属性</w:t>
      </w:r>
      <w:r>
        <w:rPr>
          <w:rFonts w:hint="eastAsia"/>
        </w:rPr>
        <w:t>建立</w:t>
      </w:r>
      <w:r>
        <w:t>特征集</w:t>
      </w:r>
      <w:r>
        <w:rPr>
          <w:rFonts w:hint="eastAsia"/>
        </w:rPr>
        <w:t>。</w:t>
      </w:r>
    </w:p>
    <w:p w14:paraId="626F8E64" w14:textId="77777777" w:rsidR="000F378F" w:rsidRDefault="000F378F" w:rsidP="00C44F6F">
      <w:pPr>
        <w:pStyle w:val="07415"/>
        <w:numPr>
          <w:ilvl w:val="0"/>
          <w:numId w:val="13"/>
        </w:numPr>
      </w:pPr>
      <w:r>
        <w:rPr>
          <w:rFonts w:hint="eastAsia"/>
        </w:rPr>
        <w:t>几何特征</w:t>
      </w:r>
      <w:r>
        <w:t>模型</w:t>
      </w:r>
      <w:r w:rsidR="00462CF6">
        <w:rPr>
          <w:rFonts w:hint="eastAsia"/>
          <w:vertAlign w:val="superscript"/>
        </w:rPr>
        <w:t>[</w:t>
      </w:r>
      <w:r w:rsidR="00462CF6">
        <w:rPr>
          <w:vertAlign w:val="superscript"/>
        </w:rPr>
        <w:t>18</w:t>
      </w:r>
      <w:r w:rsidR="00462CF6">
        <w:rPr>
          <w:rFonts w:hint="eastAsia"/>
          <w:vertAlign w:val="superscript"/>
        </w:rPr>
        <w:t>]</w:t>
      </w:r>
      <w:r>
        <w:t>：</w:t>
      </w:r>
    </w:p>
    <w:p w14:paraId="6CB6845E" w14:textId="77777777" w:rsidR="000F378F" w:rsidRDefault="000F378F" w:rsidP="00C44F6F">
      <w:pPr>
        <w:pStyle w:val="07415"/>
        <w:numPr>
          <w:ilvl w:val="0"/>
          <w:numId w:val="12"/>
        </w:numPr>
      </w:pPr>
      <w:r>
        <w:rPr>
          <w:rFonts w:hint="eastAsia"/>
        </w:rPr>
        <w:t>行数</w:t>
      </w:r>
      <w:r>
        <w:t>和列数特征：用</w:t>
      </w:r>
      <w:r w:rsidR="00EC7339">
        <w:rPr>
          <w:rFonts w:hint="eastAsia"/>
        </w:rPr>
        <w:t>数字大小</w:t>
      </w:r>
      <w:r w:rsidR="00EC7339">
        <w:t>来衡量</w:t>
      </w:r>
      <w:r w:rsidR="00EC7339">
        <w:rPr>
          <w:rFonts w:hint="eastAsia"/>
        </w:rPr>
        <w:t>不同</w:t>
      </w:r>
      <w:r w:rsidR="00EC7339">
        <w:t>表格的</w:t>
      </w:r>
      <w:r w:rsidR="00EC7339">
        <w:rPr>
          <w:rFonts w:hint="eastAsia"/>
        </w:rPr>
        <w:t>物理</w:t>
      </w:r>
      <w:r>
        <w:t>特征</w:t>
      </w:r>
      <w:r w:rsidR="00EC7339">
        <w:rPr>
          <w:rFonts w:hint="eastAsia"/>
        </w:rPr>
        <w:t>，即</w:t>
      </w:r>
      <w:r>
        <w:t>各个表格的行数和列数信息。</w:t>
      </w:r>
    </w:p>
    <w:p w14:paraId="3100F586" w14:textId="77777777" w:rsidR="000F378F" w:rsidRDefault="000F378F" w:rsidP="00C44F6F">
      <w:pPr>
        <w:pStyle w:val="07415"/>
        <w:numPr>
          <w:ilvl w:val="0"/>
          <w:numId w:val="12"/>
        </w:numPr>
      </w:pPr>
      <w:r>
        <w:rPr>
          <w:rFonts w:hint="eastAsia"/>
        </w:rPr>
        <w:t>文字</w:t>
      </w:r>
      <w:r>
        <w:t>单元格特征</w:t>
      </w:r>
      <w:r>
        <w:rPr>
          <w:rFonts w:hint="eastAsia"/>
        </w:rPr>
        <w:t>T</w:t>
      </w:r>
      <w:r>
        <w:t>：</w:t>
      </w:r>
      <w:r>
        <w:rPr>
          <w:rFonts w:hint="eastAsia"/>
        </w:rPr>
        <w:t>T</w:t>
      </w:r>
      <w:r>
        <w:t>=N</w:t>
      </w:r>
      <w:r>
        <w:rPr>
          <w:vertAlign w:val="subscript"/>
        </w:rPr>
        <w:t>word</w:t>
      </w:r>
      <w:r>
        <w:rPr>
          <w:rFonts w:hint="eastAsia"/>
        </w:rPr>
        <w:t>/N</w:t>
      </w:r>
      <w:r>
        <w:rPr>
          <w:vertAlign w:val="subscript"/>
        </w:rPr>
        <w:t>all</w:t>
      </w:r>
      <w:r>
        <w:rPr>
          <w:rFonts w:hint="eastAsia"/>
        </w:rPr>
        <w:t>，</w:t>
      </w:r>
      <w:r>
        <w:t>其中</w:t>
      </w:r>
      <w:r>
        <w:t>N</w:t>
      </w:r>
      <w:r>
        <w:rPr>
          <w:vertAlign w:val="subscript"/>
        </w:rPr>
        <w:t>word</w:t>
      </w:r>
      <w:r>
        <w:rPr>
          <w:rFonts w:hint="eastAsia"/>
        </w:rPr>
        <w:t>表示</w:t>
      </w:r>
      <w:r>
        <w:t>仅含有文字的单元格</w:t>
      </w:r>
      <w:r>
        <w:rPr>
          <w:rFonts w:hint="eastAsia"/>
        </w:rPr>
        <w:t>的</w:t>
      </w:r>
      <w:r>
        <w:t>数量</w:t>
      </w:r>
      <w:r w:rsidR="00C1753D">
        <w:rPr>
          <w:rFonts w:hint="eastAsia"/>
        </w:rPr>
        <w:t>，</w:t>
      </w:r>
      <w:r>
        <w:rPr>
          <w:rFonts w:hint="eastAsia"/>
        </w:rPr>
        <w:t>N</w:t>
      </w:r>
      <w:r>
        <w:rPr>
          <w:vertAlign w:val="subscript"/>
        </w:rPr>
        <w:t>all</w:t>
      </w:r>
      <w:r>
        <w:rPr>
          <w:rFonts w:hint="eastAsia"/>
        </w:rPr>
        <w:t xml:space="preserve"> </w:t>
      </w:r>
      <w:r>
        <w:rPr>
          <w:rFonts w:hint="eastAsia"/>
        </w:rPr>
        <w:t>表示总</w:t>
      </w:r>
      <w:r>
        <w:t>单元格</w:t>
      </w:r>
      <w:r>
        <w:rPr>
          <w:rFonts w:hint="eastAsia"/>
        </w:rPr>
        <w:t>的</w:t>
      </w:r>
      <w:r>
        <w:t>数值。</w:t>
      </w:r>
    </w:p>
    <w:p w14:paraId="0CD7D466" w14:textId="77777777" w:rsidR="000F378F" w:rsidRPr="00D6122E" w:rsidRDefault="000F378F" w:rsidP="00C44F6F">
      <w:pPr>
        <w:pStyle w:val="07415"/>
        <w:numPr>
          <w:ilvl w:val="0"/>
          <w:numId w:val="12"/>
        </w:numPr>
      </w:pPr>
      <w:r>
        <w:rPr>
          <w:rFonts w:hint="eastAsia"/>
        </w:rPr>
        <w:t>简单</w:t>
      </w:r>
      <w:r>
        <w:t>单元格特征</w:t>
      </w:r>
      <w:r>
        <w:rPr>
          <w:rFonts w:hint="eastAsia"/>
        </w:rPr>
        <w:t>S</w:t>
      </w:r>
      <w:r>
        <w:t>：</w:t>
      </w:r>
      <w:r>
        <w:rPr>
          <w:rFonts w:hint="eastAsia"/>
        </w:rPr>
        <w:t>S</w:t>
      </w:r>
      <w:r>
        <w:t>=</w:t>
      </w:r>
      <w:r>
        <w:rPr>
          <w:rFonts w:hint="eastAsia"/>
        </w:rPr>
        <w:t>N</w:t>
      </w:r>
      <w:r>
        <w:rPr>
          <w:vertAlign w:val="subscript"/>
        </w:rPr>
        <w:t>smp</w:t>
      </w:r>
      <w:r>
        <w:t>/</w:t>
      </w:r>
      <w:r w:rsidRPr="000F378F">
        <w:rPr>
          <w:rFonts w:hint="eastAsia"/>
        </w:rPr>
        <w:t xml:space="preserve"> </w:t>
      </w:r>
      <w:r>
        <w:rPr>
          <w:rFonts w:hint="eastAsia"/>
        </w:rPr>
        <w:t>N</w:t>
      </w:r>
      <w:r>
        <w:rPr>
          <w:vertAlign w:val="subscript"/>
        </w:rPr>
        <w:t>all</w:t>
      </w:r>
      <w:r>
        <w:rPr>
          <w:rFonts w:hint="eastAsia"/>
        </w:rPr>
        <w:t>，</w:t>
      </w:r>
      <w:r>
        <w:t>其中</w:t>
      </w:r>
      <w:r>
        <w:rPr>
          <w:rFonts w:hint="eastAsia"/>
        </w:rPr>
        <w:t>N</w:t>
      </w:r>
      <w:r>
        <w:rPr>
          <w:vertAlign w:val="subscript"/>
        </w:rPr>
        <w:t>smp</w:t>
      </w:r>
      <w:r>
        <w:rPr>
          <w:rFonts w:hint="eastAsia"/>
        </w:rPr>
        <w:t>表示</w:t>
      </w:r>
      <w:r>
        <w:t>简单</w:t>
      </w:r>
      <w:r>
        <w:rPr>
          <w:rFonts w:hint="eastAsia"/>
        </w:rPr>
        <w:t>单元格</w:t>
      </w:r>
      <w:r>
        <w:t>数量，</w:t>
      </w:r>
      <w:r>
        <w:rPr>
          <w:rFonts w:hint="eastAsia"/>
        </w:rPr>
        <w:t>即</w:t>
      </w:r>
      <w:r>
        <w:t>不含有跨行跨</w:t>
      </w:r>
      <w:r>
        <w:rPr>
          <w:rFonts w:hint="eastAsia"/>
        </w:rPr>
        <w:t>列</w:t>
      </w:r>
      <w:r>
        <w:t>情况的单元格</w:t>
      </w:r>
      <w:r w:rsidR="00C1753D">
        <w:rPr>
          <w:rFonts w:hint="eastAsia"/>
        </w:rPr>
        <w:t>，</w:t>
      </w:r>
      <w:r w:rsidR="00C1753D">
        <w:rPr>
          <w:rFonts w:hint="eastAsia"/>
        </w:rPr>
        <w:t>N</w:t>
      </w:r>
      <w:r w:rsidR="00C1753D">
        <w:rPr>
          <w:vertAlign w:val="subscript"/>
        </w:rPr>
        <w:t>all</w:t>
      </w:r>
      <w:r w:rsidR="00C1753D">
        <w:rPr>
          <w:rFonts w:hint="eastAsia"/>
        </w:rPr>
        <w:t xml:space="preserve"> </w:t>
      </w:r>
      <w:r w:rsidR="00C1753D">
        <w:rPr>
          <w:rFonts w:hint="eastAsia"/>
        </w:rPr>
        <w:t>表示总</w:t>
      </w:r>
      <w:r w:rsidR="00C1753D">
        <w:t>单元格</w:t>
      </w:r>
      <w:r w:rsidR="00C1753D">
        <w:rPr>
          <w:rFonts w:hint="eastAsia"/>
        </w:rPr>
        <w:t>的</w:t>
      </w:r>
      <w:r w:rsidR="00C1753D">
        <w:t>数值。</w:t>
      </w:r>
    </w:p>
    <w:p w14:paraId="4EFC01CE" w14:textId="77777777" w:rsidR="00C1753D" w:rsidRPr="00C1753D" w:rsidRDefault="00970A4C" w:rsidP="0087486D">
      <w:pPr>
        <w:pStyle w:val="07415"/>
        <w:ind w:firstLineChars="200" w:firstLine="480"/>
      </w:pPr>
      <w:r>
        <w:rPr>
          <w:rFonts w:hint="eastAsia"/>
        </w:rPr>
        <w:t>在</w:t>
      </w:r>
      <w:r>
        <w:t>选好特征模型</w:t>
      </w:r>
      <w:r w:rsidR="0087486D">
        <w:t>完成表格特征提取后，需要利用机器学习模型完成真伪表格分类从而剔除伪表格。</w:t>
      </w:r>
      <w:r w:rsidR="0087486D">
        <w:rPr>
          <w:rFonts w:hint="eastAsia"/>
        </w:rPr>
        <w:t>在</w:t>
      </w:r>
      <w:r w:rsidR="0087486D">
        <w:t>Professor Hurst</w:t>
      </w:r>
      <w:r w:rsidR="002926FE">
        <w:rPr>
          <w:rFonts w:hint="eastAsia"/>
          <w:vertAlign w:val="superscript"/>
        </w:rPr>
        <w:t>[</w:t>
      </w:r>
      <w:r w:rsidR="002D172E">
        <w:rPr>
          <w:vertAlign w:val="superscript"/>
        </w:rPr>
        <w:t>18</w:t>
      </w:r>
      <w:r w:rsidR="002926FE">
        <w:rPr>
          <w:rFonts w:hint="eastAsia"/>
          <w:vertAlign w:val="superscript"/>
        </w:rPr>
        <w:t>]</w:t>
      </w:r>
      <w:r w:rsidR="0087486D">
        <w:rPr>
          <w:rFonts w:hint="eastAsia"/>
        </w:rPr>
        <w:t>的</w:t>
      </w:r>
      <w:r w:rsidR="0087486D">
        <w:t>文章中采用了</w:t>
      </w:r>
      <w:r w:rsidR="00EC7339">
        <w:t>贝叶斯</w:t>
      </w:r>
      <w:r w:rsidR="00EC7339">
        <w:rPr>
          <w:rFonts w:hint="eastAsia"/>
        </w:rPr>
        <w:t>（</w:t>
      </w:r>
      <w:r w:rsidR="00EC7339" w:rsidRPr="00C1753D">
        <w:t>Naive Bayes</w:t>
      </w:r>
      <w:r w:rsidR="00EC7339">
        <w:t>）</w:t>
      </w:r>
      <w:r w:rsidR="00EC7339">
        <w:rPr>
          <w:rFonts w:hint="eastAsia"/>
        </w:rPr>
        <w:t>和甄别（</w:t>
      </w:r>
      <w:r w:rsidR="00EC7339" w:rsidRPr="00C1753D">
        <w:t>Winnow</w:t>
      </w:r>
      <w:r w:rsidR="00EC7339">
        <w:t>）</w:t>
      </w:r>
      <w:r w:rsidR="00EC7339">
        <w:rPr>
          <w:rFonts w:hint="eastAsia"/>
        </w:rPr>
        <w:t>分类</w:t>
      </w:r>
      <w:r w:rsidR="00EC7339">
        <w:t>算法</w:t>
      </w:r>
      <w:r w:rsidR="00EC7339">
        <w:rPr>
          <w:rFonts w:hint="eastAsia"/>
        </w:rPr>
        <w:t>等</w:t>
      </w:r>
      <w:r w:rsidR="00EC7339">
        <w:t>对表格进行分类甄别。</w:t>
      </w:r>
      <w:r w:rsidR="00C1753D">
        <w:rPr>
          <w:rFonts w:hint="eastAsia"/>
        </w:rPr>
        <w:t>实验</w:t>
      </w:r>
      <w:r w:rsidR="00C1753D">
        <w:t>中基于以上两类模型</w:t>
      </w:r>
      <w:r w:rsidR="00C1753D">
        <w:rPr>
          <w:rFonts w:hint="eastAsia"/>
        </w:rPr>
        <w:t>采用两种</w:t>
      </w:r>
      <w:r w:rsidR="00C1753D">
        <w:t>分类算法</w:t>
      </w:r>
      <w:r w:rsidR="00C1753D">
        <w:rPr>
          <w:rFonts w:hint="eastAsia"/>
        </w:rPr>
        <w:t>对</w:t>
      </w:r>
      <w:r w:rsidR="00C1753D">
        <w:t>两种模型分别进行了</w:t>
      </w:r>
      <w:r w:rsidR="00C1753D">
        <w:rPr>
          <w:rFonts w:hint="eastAsia"/>
        </w:rPr>
        <w:t>测试</w:t>
      </w:r>
      <w:r w:rsidR="00C1753D">
        <w:t>，</w:t>
      </w:r>
      <w:r w:rsidR="00C1753D">
        <w:rPr>
          <w:rFonts w:hint="eastAsia"/>
        </w:rPr>
        <w:t>实验结果表明</w:t>
      </w:r>
      <w:r w:rsidR="00C1753D">
        <w:t>不同的</w:t>
      </w:r>
      <w:r w:rsidR="00C1753D">
        <w:rPr>
          <w:rFonts w:hint="eastAsia"/>
        </w:rPr>
        <w:t>模型</w:t>
      </w:r>
      <w:r w:rsidR="00C1753D">
        <w:t>搭配不同的算法表现是有差异的。</w:t>
      </w:r>
      <w:r w:rsidR="00C434C1">
        <w:rPr>
          <w:rFonts w:hint="eastAsia"/>
        </w:rPr>
        <w:t>贝叶斯</w:t>
      </w:r>
      <w:r w:rsidR="00C434C1">
        <w:t>算法和</w:t>
      </w:r>
      <w:r w:rsidR="00C434C1">
        <w:t>DOM</w:t>
      </w:r>
      <w:r w:rsidR="00962FC4">
        <w:rPr>
          <w:rFonts w:hint="eastAsia"/>
        </w:rPr>
        <w:t>结合</w:t>
      </w:r>
      <w:r w:rsidR="00962FC4">
        <w:t>后的</w:t>
      </w:r>
      <w:r w:rsidR="00962FC4">
        <w:rPr>
          <w:rFonts w:hint="eastAsia"/>
        </w:rPr>
        <w:t>分类</w:t>
      </w:r>
      <w:r w:rsidR="00962FC4">
        <w:t>效果比较理想，而甄别算法和集合特征模型结合后的分类效果</w:t>
      </w:r>
      <w:r w:rsidR="00962FC4">
        <w:rPr>
          <w:rFonts w:hint="eastAsia"/>
        </w:rPr>
        <w:t>更佳</w:t>
      </w:r>
      <w:r w:rsidR="00962FC4">
        <w:t>。</w:t>
      </w:r>
      <w:r w:rsidR="000B3963">
        <w:rPr>
          <w:rFonts w:hint="eastAsia"/>
        </w:rPr>
        <w:t>此外</w:t>
      </w:r>
      <w:r w:rsidR="000B3963">
        <w:t>，对于真假表格的判断</w:t>
      </w:r>
      <w:r w:rsidR="000B3963">
        <w:rPr>
          <w:rFonts w:hint="eastAsia"/>
        </w:rPr>
        <w:t>还有</w:t>
      </w:r>
      <w:r w:rsidR="000B3963">
        <w:t>很多其他的思路。</w:t>
      </w:r>
      <w:r w:rsidR="000B3963" w:rsidRPr="000B3963">
        <w:t xml:space="preserve">Y. </w:t>
      </w:r>
      <w:r w:rsidR="000B3963" w:rsidRPr="000B3963">
        <w:lastRenderedPageBreak/>
        <w:t>Wang</w:t>
      </w:r>
      <w:r w:rsidR="000B3963">
        <w:rPr>
          <w:rFonts w:hint="eastAsia"/>
          <w:vertAlign w:val="superscript"/>
        </w:rPr>
        <w:t>[</w:t>
      </w:r>
      <w:r w:rsidR="000B3963">
        <w:rPr>
          <w:vertAlign w:val="superscript"/>
        </w:rPr>
        <w:t>19</w:t>
      </w:r>
      <w:r w:rsidR="000B3963">
        <w:rPr>
          <w:rFonts w:hint="eastAsia"/>
          <w:vertAlign w:val="superscript"/>
        </w:rPr>
        <w:t>]</w:t>
      </w:r>
      <w:r w:rsidR="000B3963">
        <w:rPr>
          <w:rFonts w:hint="eastAsia"/>
        </w:rPr>
        <w:t>提出</w:t>
      </w:r>
      <w:r w:rsidR="000B3963">
        <w:t>了</w:t>
      </w:r>
      <w:r w:rsidR="000B3963">
        <w:rPr>
          <w:rFonts w:hint="eastAsia"/>
        </w:rPr>
        <w:t>从</w:t>
      </w:r>
      <w:r w:rsidR="000B3963" w:rsidRPr="000B3963">
        <w:t>Appearance Features</w:t>
      </w:r>
      <w:r w:rsidR="000B3963">
        <w:rPr>
          <w:rFonts w:hint="eastAsia"/>
        </w:rPr>
        <w:t>和</w:t>
      </w:r>
      <w:r w:rsidR="000B3963">
        <w:t xml:space="preserve">Consistency Features </w:t>
      </w:r>
      <w:r w:rsidR="000B3963">
        <w:rPr>
          <w:rFonts w:hint="eastAsia"/>
        </w:rPr>
        <w:t>两种方面</w:t>
      </w:r>
      <w:r w:rsidR="000B3963">
        <w:t>对表格建模</w:t>
      </w:r>
      <w:r w:rsidR="000B3963">
        <w:rPr>
          <w:rFonts w:hint="eastAsia"/>
        </w:rPr>
        <w:t>，</w:t>
      </w:r>
      <w:r w:rsidR="000B3963">
        <w:t>分别</w:t>
      </w:r>
      <w:r w:rsidR="000B3963">
        <w:rPr>
          <w:rFonts w:hint="eastAsia"/>
        </w:rPr>
        <w:t>从</w:t>
      </w:r>
      <w:r w:rsidR="007C07BB">
        <w:t>物理特征和内容角度进行建模分类</w:t>
      </w:r>
      <w:r w:rsidR="007C07BB">
        <w:rPr>
          <w:rFonts w:hint="eastAsia"/>
        </w:rPr>
        <w:t>；</w:t>
      </w:r>
      <w:r w:rsidR="000B3963" w:rsidRPr="000B3963">
        <w:rPr>
          <w:kern w:val="2"/>
        </w:rPr>
        <w:t>S. W. Jung</w:t>
      </w:r>
      <w:r w:rsidR="007C07BB">
        <w:rPr>
          <w:rFonts w:hint="eastAsia"/>
          <w:kern w:val="2"/>
          <w:vertAlign w:val="superscript"/>
        </w:rPr>
        <w:t>[</w:t>
      </w:r>
      <w:r w:rsidR="007C07BB">
        <w:rPr>
          <w:kern w:val="2"/>
          <w:vertAlign w:val="superscript"/>
        </w:rPr>
        <w:t>20-21</w:t>
      </w:r>
      <w:r w:rsidR="007C07BB">
        <w:rPr>
          <w:rFonts w:hint="eastAsia"/>
          <w:kern w:val="2"/>
          <w:vertAlign w:val="superscript"/>
        </w:rPr>
        <w:t>]</w:t>
      </w:r>
      <w:r w:rsidR="000B3963">
        <w:rPr>
          <w:rFonts w:hint="eastAsia"/>
          <w:kern w:val="2"/>
        </w:rPr>
        <w:t>则将</w:t>
      </w:r>
      <w:r w:rsidR="000B3963">
        <w:rPr>
          <w:kern w:val="2"/>
        </w:rPr>
        <w:t>表</w:t>
      </w:r>
      <w:r w:rsidR="007C07BB">
        <w:rPr>
          <w:rFonts w:hint="eastAsia"/>
          <w:kern w:val="2"/>
        </w:rPr>
        <w:t>拆</w:t>
      </w:r>
      <w:r w:rsidR="000B3963">
        <w:rPr>
          <w:rFonts w:hint="eastAsia"/>
          <w:kern w:val="2"/>
        </w:rPr>
        <w:t>分成</w:t>
      </w:r>
      <w:r w:rsidR="000B3963">
        <w:rPr>
          <w:kern w:val="2"/>
        </w:rPr>
        <w:t>表头和数据部分分别进行分析</w:t>
      </w:r>
      <w:r w:rsidR="007C07BB">
        <w:rPr>
          <w:rFonts w:hint="eastAsia"/>
          <w:kern w:val="2"/>
        </w:rPr>
        <w:t>建模，并着重</w:t>
      </w:r>
      <w:r w:rsidR="007C07BB">
        <w:rPr>
          <w:kern w:val="2"/>
        </w:rPr>
        <w:t>对表头进行了</w:t>
      </w:r>
      <w:r w:rsidR="007C07BB">
        <w:rPr>
          <w:rFonts w:hint="eastAsia"/>
          <w:kern w:val="2"/>
        </w:rPr>
        <w:t>语义</w:t>
      </w:r>
      <w:r w:rsidR="007C07BB">
        <w:rPr>
          <w:kern w:val="2"/>
        </w:rPr>
        <w:t>分析建模。</w:t>
      </w:r>
    </w:p>
    <w:p w14:paraId="34DE10E1" w14:textId="77777777" w:rsidR="00D52065" w:rsidRDefault="00D52065" w:rsidP="00D52065">
      <w:pPr>
        <w:pStyle w:val="3"/>
      </w:pPr>
      <w:bookmarkStart w:id="122" w:name="_Toc406841160"/>
      <w:r>
        <w:rPr>
          <w:rFonts w:hint="eastAsia"/>
        </w:rPr>
        <w:t>基于</w:t>
      </w:r>
      <w:r>
        <w:t>图像</w:t>
      </w:r>
      <w:r w:rsidR="00394E01">
        <w:rPr>
          <w:rFonts w:hint="eastAsia"/>
        </w:rPr>
        <w:t>的</w:t>
      </w:r>
      <w:r>
        <w:t>表格</w:t>
      </w:r>
      <w:r w:rsidR="00297DD3">
        <w:rPr>
          <w:rFonts w:hint="eastAsia"/>
        </w:rPr>
        <w:t>特征</w:t>
      </w:r>
      <w:r w:rsidR="00297DD3">
        <w:t>提取</w:t>
      </w:r>
      <w:bookmarkEnd w:id="122"/>
    </w:p>
    <w:p w14:paraId="463A67CC" w14:textId="77777777" w:rsidR="00CF21D6" w:rsidRDefault="00CF21D6" w:rsidP="00CF21D6">
      <w:pPr>
        <w:pStyle w:val="07415"/>
        <w:ind w:firstLineChars="200" w:firstLine="480"/>
      </w:pPr>
      <w:r>
        <w:rPr>
          <w:rFonts w:hint="eastAsia"/>
        </w:rPr>
        <w:t>对于</w:t>
      </w:r>
      <w:r>
        <w:t>图像类型的表格</w:t>
      </w:r>
      <w:r>
        <w:rPr>
          <w:rFonts w:hint="eastAsia"/>
        </w:rPr>
        <w:t>识别</w:t>
      </w:r>
      <w:r>
        <w:t>，</w:t>
      </w:r>
      <w:r w:rsidR="00D94BD9">
        <w:t>图像的预处理</w:t>
      </w:r>
      <w:r w:rsidR="00D94BD9">
        <w:rPr>
          <w:rFonts w:hint="eastAsia"/>
        </w:rPr>
        <w:t>以及</w:t>
      </w:r>
      <w:r w:rsidR="00D94BD9">
        <w:t>线条的识别是</w:t>
      </w:r>
      <w:r w:rsidR="00D94BD9">
        <w:rPr>
          <w:rFonts w:hint="eastAsia"/>
        </w:rPr>
        <w:t>关键</w:t>
      </w:r>
      <w:r>
        <w:rPr>
          <w:rFonts w:hint="eastAsia"/>
        </w:rPr>
        <w:t>。</w:t>
      </w:r>
      <w:r>
        <w:t>由于</w:t>
      </w:r>
      <w:r>
        <w:rPr>
          <w:rFonts w:hint="eastAsia"/>
        </w:rPr>
        <w:t>采集</w:t>
      </w:r>
      <w:r>
        <w:t>的图像信息质量较低，不利于表格的识别，因此前期需要</w:t>
      </w:r>
      <w:r>
        <w:rPr>
          <w:rFonts w:hint="eastAsia"/>
        </w:rPr>
        <w:t>采取</w:t>
      </w:r>
      <w:r>
        <w:t>一定的算法</w:t>
      </w:r>
      <w:r>
        <w:rPr>
          <w:rFonts w:hint="eastAsia"/>
        </w:rPr>
        <w:t>去除</w:t>
      </w:r>
      <w:r>
        <w:t>无关的</w:t>
      </w:r>
      <w:r>
        <w:rPr>
          <w:rFonts w:hint="eastAsia"/>
        </w:rPr>
        <w:t>噪声</w:t>
      </w:r>
      <w:r>
        <w:t>。</w:t>
      </w:r>
      <w:r w:rsidR="00E1227B">
        <w:rPr>
          <w:rFonts w:hint="eastAsia"/>
        </w:rPr>
        <w:t>整个</w:t>
      </w:r>
      <w:r w:rsidR="00E1227B">
        <w:t>过程包括灰度</w:t>
      </w:r>
      <w:r w:rsidR="00E1227B">
        <w:rPr>
          <w:rFonts w:hint="eastAsia"/>
        </w:rPr>
        <w:t>变换</w:t>
      </w:r>
      <w:r w:rsidR="00E1227B">
        <w:t>、图像</w:t>
      </w:r>
      <w:r w:rsidR="00E1227B">
        <w:rPr>
          <w:rFonts w:hint="eastAsia"/>
        </w:rPr>
        <w:t>平滑</w:t>
      </w:r>
      <w:r w:rsidR="00E1227B">
        <w:t>、边缘检测</w:t>
      </w:r>
      <w:r w:rsidR="00E1227B">
        <w:rPr>
          <w:rFonts w:hint="eastAsia"/>
        </w:rPr>
        <w:t>、</w:t>
      </w:r>
      <w:r w:rsidR="00E1227B">
        <w:t>二值化和倾斜矫正等步骤</w:t>
      </w:r>
      <w:r w:rsidR="00F33BBD">
        <w:rPr>
          <w:rFonts w:hint="eastAsia"/>
          <w:vertAlign w:val="superscript"/>
        </w:rPr>
        <w:t>[</w:t>
      </w:r>
      <w:r w:rsidR="00D94BD9">
        <w:rPr>
          <w:vertAlign w:val="superscript"/>
        </w:rPr>
        <w:t>22-24</w:t>
      </w:r>
      <w:r w:rsidR="00F33BBD">
        <w:rPr>
          <w:rFonts w:hint="eastAsia"/>
          <w:vertAlign w:val="superscript"/>
        </w:rPr>
        <w:t>]</w:t>
      </w:r>
      <w:r w:rsidR="00E1227B">
        <w:t>。</w:t>
      </w:r>
    </w:p>
    <w:p w14:paraId="49ACD1B4" w14:textId="3DE747C2" w:rsidR="00E1227B" w:rsidRDefault="00E1227B" w:rsidP="00C44F6F">
      <w:pPr>
        <w:pStyle w:val="07415"/>
        <w:numPr>
          <w:ilvl w:val="0"/>
          <w:numId w:val="13"/>
        </w:numPr>
      </w:pPr>
      <w:r>
        <w:rPr>
          <w:rFonts w:hint="eastAsia"/>
        </w:rPr>
        <w:t>灰度</w:t>
      </w:r>
      <w:r>
        <w:t>变换：由于扫描得到的图片</w:t>
      </w:r>
      <w:r>
        <w:rPr>
          <w:rFonts w:hint="eastAsia"/>
        </w:rPr>
        <w:t>可能是</w:t>
      </w:r>
      <w:r>
        <w:t>彩色图片，而</w:t>
      </w:r>
      <w:r>
        <w:rPr>
          <w:rFonts w:hint="eastAsia"/>
        </w:rPr>
        <w:t>色彩</w:t>
      </w:r>
      <w:r>
        <w:t>信息对于表格识别是毫无益处的</w:t>
      </w:r>
      <w:r>
        <w:rPr>
          <w:rFonts w:hint="eastAsia"/>
        </w:rPr>
        <w:t>，</w:t>
      </w:r>
      <w:r>
        <w:t>为了防止</w:t>
      </w:r>
      <w:r w:rsidR="00C2096D">
        <w:rPr>
          <w:rFonts w:hint="eastAsia"/>
        </w:rPr>
        <w:t>此</w:t>
      </w:r>
      <w:r>
        <w:t>类信息对</w:t>
      </w:r>
      <w:r>
        <w:rPr>
          <w:rFonts w:hint="eastAsia"/>
        </w:rPr>
        <w:t>表格提取</w:t>
      </w:r>
      <w:r>
        <w:t>的干扰需要先进行灰度变换。</w:t>
      </w:r>
      <w:r>
        <w:rPr>
          <w:rFonts w:hint="eastAsia"/>
        </w:rPr>
        <w:t>图像</w:t>
      </w:r>
      <w:r>
        <w:t>的灰度被划分为</w:t>
      </w:r>
      <w:r>
        <w:t>L</w:t>
      </w:r>
      <w:r>
        <w:t>个级别，通常</w:t>
      </w:r>
      <w:r>
        <w:t>L=256</w:t>
      </w:r>
      <w:r>
        <w:rPr>
          <w:rFonts w:hint="eastAsia"/>
        </w:rPr>
        <w:t>，即</w:t>
      </w:r>
      <w:r>
        <w:rPr>
          <w:rFonts w:hint="eastAsia"/>
        </w:rPr>
        <w:t>8</w:t>
      </w:r>
      <w:r>
        <w:rPr>
          <w:rFonts w:hint="eastAsia"/>
        </w:rPr>
        <w:t>位</w:t>
      </w:r>
      <w:r>
        <w:t>灰度级。</w:t>
      </w:r>
      <w:r w:rsidR="004F433E">
        <w:rPr>
          <w:rFonts w:hint="eastAsia"/>
        </w:rPr>
        <w:t>彩色图</w:t>
      </w:r>
      <w:r w:rsidR="004F433E">
        <w:t>到灰度图的</w:t>
      </w:r>
      <w:r w:rsidR="004F433E">
        <w:rPr>
          <w:rFonts w:hint="eastAsia"/>
        </w:rPr>
        <w:t>转换</w:t>
      </w:r>
      <w:r w:rsidR="004F433E">
        <w:t>遵循如下的</w:t>
      </w:r>
      <w:r w:rsidR="004F433E">
        <w:rPr>
          <w:rFonts w:hint="eastAsia"/>
        </w:rPr>
        <w:t>公式：</w:t>
      </w:r>
    </w:p>
    <w:p w14:paraId="05F5C302" w14:textId="77777777" w:rsidR="000B6CC3" w:rsidRDefault="000B6CC3" w:rsidP="000B6CC3">
      <w:pPr>
        <w:pStyle w:val="07415"/>
        <w:ind w:left="420" w:firstLine="0"/>
      </w:pPr>
      <m:oMathPara>
        <m:oMath>
          <m:r>
            <m:rPr>
              <m:sty m:val="p"/>
            </m:rPr>
            <w:rPr>
              <w:rFonts w:ascii="Cambria Math" w:hAnsi="Cambria Math"/>
            </w:rPr>
            <m:t>Gray=0.212671*R+0.715160*G+0.072169*B</m:t>
          </m:r>
        </m:oMath>
      </m:oMathPara>
    </w:p>
    <w:p w14:paraId="4046C452" w14:textId="77777777" w:rsidR="004F433E" w:rsidRDefault="004F433E" w:rsidP="00C44F6F">
      <w:pPr>
        <w:pStyle w:val="07415"/>
        <w:numPr>
          <w:ilvl w:val="0"/>
          <w:numId w:val="13"/>
        </w:numPr>
      </w:pPr>
      <w:r>
        <w:rPr>
          <w:rFonts w:hint="eastAsia"/>
        </w:rPr>
        <w:t>图像平滑</w:t>
      </w:r>
      <w:r>
        <w:t>：</w:t>
      </w:r>
      <w:r>
        <w:rPr>
          <w:rFonts w:hint="eastAsia"/>
        </w:rPr>
        <w:t>图像</w:t>
      </w:r>
      <w:r>
        <w:t>平滑技术可以进一步降低图像中的噪声。平滑</w:t>
      </w:r>
      <w:r>
        <w:rPr>
          <w:rFonts w:hint="eastAsia"/>
        </w:rPr>
        <w:t>去噪</w:t>
      </w:r>
      <w:r w:rsidR="008D6C95">
        <w:t>可以在</w:t>
      </w:r>
      <w:r>
        <w:t>频率域</w:t>
      </w:r>
      <w:r w:rsidR="008D6C95">
        <w:rPr>
          <w:rFonts w:hint="eastAsia"/>
        </w:rPr>
        <w:t>或空间</w:t>
      </w:r>
      <w:r w:rsidR="008D6C95">
        <w:t>域</w:t>
      </w:r>
      <w:r w:rsidR="008D6C95">
        <w:rPr>
          <w:rFonts w:hint="eastAsia"/>
        </w:rPr>
        <w:t>完成。其中，</w:t>
      </w:r>
      <w:r>
        <w:rPr>
          <w:rFonts w:hint="eastAsia"/>
        </w:rPr>
        <w:t>空间</w:t>
      </w:r>
      <w:r w:rsidR="008D6C95">
        <w:t>域平滑方法</w:t>
      </w:r>
      <w:r w:rsidR="008D6C95">
        <w:rPr>
          <w:rFonts w:hint="eastAsia"/>
        </w:rPr>
        <w:t>包含</w:t>
      </w:r>
      <w:r w:rsidR="008D6C95">
        <w:t>低通卷积滤波、中值滤波等；频率域平滑</w:t>
      </w:r>
      <w:r w:rsidR="008D6C95">
        <w:rPr>
          <w:rFonts w:hint="eastAsia"/>
        </w:rPr>
        <w:t>包含</w:t>
      </w:r>
      <w:r>
        <w:rPr>
          <w:rFonts w:hint="eastAsia"/>
        </w:rPr>
        <w:t>低通</w:t>
      </w:r>
      <w:r w:rsidR="008D6C95">
        <w:t>滤波</w:t>
      </w:r>
      <w:r>
        <w:t>有梯形滤波器、低通高斯滤波器、低通指数滤波器、巴特沃斯低通滤波器等。</w:t>
      </w:r>
    </w:p>
    <w:p w14:paraId="75E65826" w14:textId="77777777" w:rsidR="004F433E" w:rsidRDefault="004F433E" w:rsidP="00C44F6F">
      <w:pPr>
        <w:pStyle w:val="07415"/>
        <w:numPr>
          <w:ilvl w:val="0"/>
          <w:numId w:val="13"/>
        </w:numPr>
      </w:pPr>
      <w:r>
        <w:rPr>
          <w:rFonts w:hint="eastAsia"/>
        </w:rPr>
        <w:t>边缘</w:t>
      </w:r>
      <w:r>
        <w:t>检测：</w:t>
      </w:r>
      <w:r>
        <w:rPr>
          <w:rFonts w:hint="eastAsia"/>
        </w:rPr>
        <w:t>边缘</w:t>
      </w:r>
      <w:r>
        <w:t>检测的目的是识别数字</w:t>
      </w:r>
      <w:r>
        <w:rPr>
          <w:rFonts w:hint="eastAsia"/>
        </w:rPr>
        <w:t>图像</w:t>
      </w:r>
      <w:r>
        <w:t>中两度变化明显的点。</w:t>
      </w:r>
      <w:r>
        <w:rPr>
          <w:rFonts w:hint="eastAsia"/>
        </w:rPr>
        <w:t>图像</w:t>
      </w:r>
      <w:r>
        <w:t>属性中的显著变化通常反映了属性的重要事件和变化。例如</w:t>
      </w:r>
      <w:r>
        <w:rPr>
          <w:rFonts w:hint="eastAsia"/>
        </w:rPr>
        <w:t>表格</w:t>
      </w:r>
      <w:r>
        <w:t>的外框线一般是加粗加黑的，采用边缘检测将很容易定位</w:t>
      </w:r>
      <w:r>
        <w:rPr>
          <w:rFonts w:hint="eastAsia"/>
        </w:rPr>
        <w:t>表格</w:t>
      </w:r>
      <w:r>
        <w:t>位置。</w:t>
      </w:r>
      <w:r>
        <w:rPr>
          <w:rFonts w:hint="eastAsia"/>
        </w:rPr>
        <w:t>Canny</w:t>
      </w:r>
      <w:r>
        <w:t>算子是最常用的边缘检测方法</w:t>
      </w:r>
      <w:r>
        <w:rPr>
          <w:rFonts w:hint="eastAsia"/>
        </w:rPr>
        <w:t>，</w:t>
      </w:r>
      <w:r>
        <w:t>利用高斯函数的一阶微分，</w:t>
      </w:r>
      <w:r>
        <w:rPr>
          <w:rFonts w:hint="eastAsia"/>
        </w:rPr>
        <w:t>能够在</w:t>
      </w:r>
      <w:r>
        <w:t>噪声抑制和边缘检测</w:t>
      </w:r>
      <w:r>
        <w:rPr>
          <w:rFonts w:hint="eastAsia"/>
        </w:rPr>
        <w:t>间</w:t>
      </w:r>
      <w:r>
        <w:t>取得较好平衡。</w:t>
      </w:r>
      <w:r w:rsidR="007D0EF2">
        <w:rPr>
          <w:rFonts w:hint="eastAsia"/>
        </w:rPr>
        <w:t>其中</w:t>
      </w:r>
      <w:r w:rsidR="007D0EF2">
        <w:t>像素梯度大小</w:t>
      </w:r>
      <w:r w:rsidR="007D0EF2">
        <w:t>|H|</w:t>
      </w:r>
      <w:r w:rsidR="007D0EF2">
        <w:t>和方向</w:t>
      </w:r>
      <w:r w:rsidR="007D0EF2">
        <w:sym w:font="Symbol" w:char="F071"/>
      </w:r>
      <w:r w:rsidR="007D0EF2">
        <w:rPr>
          <w:rFonts w:hint="eastAsia"/>
        </w:rPr>
        <w:t>分别</w:t>
      </w:r>
      <w:r w:rsidR="007D0EF2">
        <w:t>如下式</w:t>
      </w:r>
      <w:r w:rsidR="007D0EF2">
        <w:rPr>
          <w:rFonts w:hint="eastAsia"/>
        </w:rPr>
        <w:t>计算</w:t>
      </w:r>
      <w:r w:rsidR="00C838EF">
        <w:rPr>
          <w:rFonts w:hint="eastAsia"/>
        </w:rPr>
        <w:t>：</w:t>
      </w:r>
    </w:p>
    <w:p w14:paraId="20D0AC42" w14:textId="77777777" w:rsidR="002020F0" w:rsidRPr="00E71162" w:rsidRDefault="00C26EB2" w:rsidP="002020F0">
      <w:pPr>
        <w:ind w:left="420"/>
        <w:jc w:val="center"/>
      </w:pPr>
      <m:oMathPara>
        <m:oMath>
          <m:d>
            <m:dPr>
              <m:begChr m:val="|"/>
              <m:endChr m:val="|"/>
              <m:ctrlPr>
                <w:rPr>
                  <w:rFonts w:ascii="Cambria Math" w:hAnsi="Cambria Math"/>
                </w:rPr>
              </m:ctrlPr>
            </m:dPr>
            <m:e>
              <m:r>
                <m:rPr>
                  <m:sty m:val="p"/>
                </m:rPr>
                <w:rPr>
                  <w:rFonts w:ascii="Cambria Math" w:hAnsi="Cambria Math"/>
                </w:rPr>
                <m:t>H</m:t>
              </m:r>
            </m:e>
          </m:d>
          <m:r>
            <m:rPr>
              <m:sty m:val="p"/>
            </m:rPr>
            <w:rPr>
              <w:rFonts w:ascii="Cambria Math" w:hAnsi="Cambria Math"/>
            </w:rPr>
            <m:t>=</m:t>
          </m:r>
          <m:sSup>
            <m:sSupPr>
              <m:ctrlPr>
                <w:rPr>
                  <w:rFonts w:ascii="Cambria Math" w:hAnsi="Cambria Math"/>
                  <w:sz w:val="21"/>
                </w:rPr>
              </m:ctrlPr>
            </m:sSupPr>
            <m:e>
              <m:r>
                <m:rPr>
                  <m:sty m:val="p"/>
                </m:rPr>
                <w:rPr>
                  <w:rFonts w:ascii="Cambria Math" w:hAnsi="Cambria Math"/>
                </w:rPr>
                <m:t>[</m:t>
              </m:r>
              <m:sSup>
                <m:sSupPr>
                  <m:ctrlPr>
                    <w:rPr>
                      <w:rFonts w:ascii="Cambria Math" w:hAnsi="Cambria Math"/>
                      <w:sz w:val="21"/>
                    </w:rPr>
                  </m:ctrlPr>
                </m:sSupPr>
                <m:e>
                  <m:d>
                    <m:dPr>
                      <m:ctrlPr>
                        <w:rPr>
                          <w:rFonts w:ascii="Cambria Math" w:hAnsi="Cambria Math"/>
                        </w:rPr>
                      </m:ctrlPr>
                    </m:dPr>
                    <m:e>
                      <m:f>
                        <m:fPr>
                          <m:ctrlPr>
                            <w:rPr>
                              <w:rFonts w:ascii="Cambria Math" w:hAnsi="Cambria Math"/>
                              <w:sz w:val="21"/>
                            </w:rPr>
                          </m:ctrlPr>
                        </m:fPr>
                        <m:num>
                          <m:r>
                            <m:rPr>
                              <m:sty m:val="p"/>
                            </m:rPr>
                            <w:rPr>
                              <w:rFonts w:ascii="Cambria Math" w:hAnsi="Cambria Math"/>
                            </w:rPr>
                            <m:t>∂f</m:t>
                          </m:r>
                        </m:num>
                        <m:den>
                          <m:r>
                            <m:rPr>
                              <m:sty m:val="p"/>
                            </m:rPr>
                            <w:rPr>
                              <w:rFonts w:ascii="Cambria Math" w:hAnsi="Cambria Math"/>
                            </w:rPr>
                            <m:t>∂i</m:t>
                          </m:r>
                        </m:den>
                      </m:f>
                    </m:e>
                  </m:d>
                </m:e>
                <m:sup>
                  <m:r>
                    <w:rPr>
                      <w:rFonts w:ascii="Cambria Math" w:hAnsi="Cambria Math"/>
                    </w:rPr>
                    <m:t>2</m:t>
                  </m:r>
                </m:sup>
              </m:sSup>
              <m:r>
                <m:rPr>
                  <m:sty m:val="p"/>
                </m:rPr>
                <w:rPr>
                  <w:rFonts w:ascii="Cambria Math" w:hAnsi="Cambria Math"/>
                </w:rPr>
                <m:t>+</m:t>
              </m:r>
              <m:sSup>
                <m:sSupPr>
                  <m:ctrlPr>
                    <w:rPr>
                      <w:rFonts w:ascii="Cambria Math" w:hAnsi="Cambria Math"/>
                      <w:sz w:val="21"/>
                    </w:rPr>
                  </m:ctrlPr>
                </m:sSupPr>
                <m:e>
                  <m:d>
                    <m:dPr>
                      <m:ctrlPr>
                        <w:rPr>
                          <w:rFonts w:ascii="Cambria Math" w:hAnsi="Cambria Math"/>
                        </w:rPr>
                      </m:ctrlPr>
                    </m:dPr>
                    <m:e>
                      <m:f>
                        <m:fPr>
                          <m:ctrlPr>
                            <w:rPr>
                              <w:rFonts w:ascii="Cambria Math" w:hAnsi="Cambria Math"/>
                              <w:sz w:val="21"/>
                            </w:rPr>
                          </m:ctrlPr>
                        </m:fPr>
                        <m:num>
                          <m:r>
                            <m:rPr>
                              <m:sty m:val="p"/>
                            </m:rPr>
                            <w:rPr>
                              <w:rFonts w:ascii="Cambria Math" w:hAnsi="Cambria Math"/>
                            </w:rPr>
                            <m:t>∂f</m:t>
                          </m:r>
                        </m:num>
                        <m:den>
                          <m:r>
                            <m:rPr>
                              <m:sty m:val="p"/>
                            </m:rPr>
                            <w:rPr>
                              <w:rFonts w:ascii="Cambria Math" w:hAnsi="Cambria Math"/>
                            </w:rPr>
                            <m:t>∂j</m:t>
                          </m:r>
                        </m:den>
                      </m:f>
                    </m:e>
                  </m:d>
                </m:e>
                <m:sup>
                  <m:r>
                    <w:rPr>
                      <w:rFonts w:ascii="Cambria Math" w:hAnsi="Cambria Math"/>
                    </w:rPr>
                    <m:t>2</m:t>
                  </m:r>
                </m:sup>
              </m:sSup>
              <m:r>
                <m:rPr>
                  <m:sty m:val="p"/>
                </m:rPr>
                <w:rPr>
                  <w:rFonts w:ascii="Cambria Math" w:hAnsi="Cambria Math"/>
                </w:rPr>
                <m:t>]</m:t>
              </m:r>
            </m:e>
            <m:sup>
              <m:f>
                <m:fPr>
                  <m:ctrlPr>
                    <w:rPr>
                      <w:rFonts w:ascii="Cambria Math" w:hAnsi="Cambria Math"/>
                      <w:i/>
                      <w:sz w:val="21"/>
                    </w:rPr>
                  </m:ctrlPr>
                </m:fPr>
                <m:num>
                  <m:r>
                    <w:rPr>
                      <w:rFonts w:ascii="Cambria Math" w:hAnsi="Cambria Math"/>
                    </w:rPr>
                    <m:t>1</m:t>
                  </m:r>
                </m:num>
                <m:den>
                  <m:r>
                    <w:rPr>
                      <w:rFonts w:ascii="Cambria Math" w:hAnsi="Cambria Math"/>
                    </w:rPr>
                    <m:t>2</m:t>
                  </m:r>
                </m:den>
              </m:f>
            </m:sup>
          </m:sSup>
          <m:r>
            <w:rPr>
              <w:rFonts w:ascii="Cambria Math" w:hAnsi="Cambria Math"/>
            </w:rPr>
            <m:t xml:space="preserve"> ,θ=</m:t>
          </m:r>
          <m:sSup>
            <m:sSupPr>
              <m:ctrlPr>
                <w:rPr>
                  <w:rFonts w:ascii="Cambria Math" w:hAnsi="Cambria Math"/>
                  <w:i/>
                  <w:sz w:val="21"/>
                </w:rPr>
              </m:ctrlPr>
            </m:sSupPr>
            <m:e>
              <m:r>
                <w:rPr>
                  <w:rFonts w:ascii="Cambria Math" w:hAnsi="Cambria Math"/>
                </w:rPr>
                <m:t>tan</m:t>
              </m:r>
            </m:e>
            <m:sup>
              <m:r>
                <w:rPr>
                  <w:rFonts w:ascii="Cambria Math" w:hAnsi="Cambria Math"/>
                </w:rPr>
                <m:t>-1</m:t>
              </m:r>
            </m:sup>
          </m:sSup>
          <m:r>
            <w:rPr>
              <w:rFonts w:ascii="Cambria Math" w:hAnsi="Cambria Math"/>
            </w:rPr>
            <m:t>[</m:t>
          </m:r>
          <m:f>
            <m:fPr>
              <m:ctrlPr>
                <w:rPr>
                  <w:rFonts w:ascii="Cambria Math" w:hAnsi="Cambria Math"/>
                  <w:i/>
                  <w:sz w:val="21"/>
                </w:rPr>
              </m:ctrlPr>
            </m:fPr>
            <m:num>
              <m:r>
                <w:rPr>
                  <w:rFonts w:ascii="Cambria Math" w:hAnsi="Cambria Math"/>
                </w:rPr>
                <m:t>∂f</m:t>
              </m:r>
            </m:num>
            <m:den>
              <m:r>
                <w:rPr>
                  <w:rFonts w:ascii="Cambria Math" w:hAnsi="Cambria Math"/>
                </w:rPr>
                <m:t>∂j</m:t>
              </m:r>
            </m:den>
          </m:f>
          <m:r>
            <w:rPr>
              <w:rFonts w:ascii="Cambria Math" w:hAnsi="Cambria Math"/>
            </w:rPr>
            <m:t>/</m:t>
          </m:r>
          <m:f>
            <m:fPr>
              <m:ctrlPr>
                <w:rPr>
                  <w:rFonts w:ascii="Cambria Math" w:hAnsi="Cambria Math"/>
                  <w:i/>
                  <w:sz w:val="21"/>
                </w:rPr>
              </m:ctrlPr>
            </m:fPr>
            <m:num>
              <m:r>
                <w:rPr>
                  <w:rFonts w:ascii="Cambria Math" w:hAnsi="Cambria Math"/>
                </w:rPr>
                <m:t>∂f</m:t>
              </m:r>
            </m:num>
            <m:den>
              <m:r>
                <w:rPr>
                  <w:rFonts w:ascii="Cambria Math" w:hAnsi="Cambria Math"/>
                </w:rPr>
                <m:t>∂i</m:t>
              </m:r>
            </m:den>
          </m:f>
          <m:r>
            <w:rPr>
              <w:rFonts w:ascii="Cambria Math" w:hAnsi="Cambria Math"/>
            </w:rPr>
            <m:t>]</m:t>
          </m:r>
        </m:oMath>
      </m:oMathPara>
    </w:p>
    <w:p w14:paraId="006D1C99" w14:textId="77777777" w:rsidR="007D0EF2" w:rsidRDefault="007D0EF2" w:rsidP="00C44F6F">
      <w:pPr>
        <w:pStyle w:val="07415"/>
        <w:numPr>
          <w:ilvl w:val="0"/>
          <w:numId w:val="13"/>
        </w:numPr>
        <w:rPr>
          <w:noProof/>
        </w:rPr>
      </w:pPr>
      <w:r>
        <w:rPr>
          <w:rFonts w:hint="eastAsia"/>
          <w:noProof/>
        </w:rPr>
        <w:t>二</w:t>
      </w:r>
      <w:r>
        <w:rPr>
          <w:noProof/>
        </w:rPr>
        <w:t>值化：</w:t>
      </w:r>
      <w:r>
        <w:rPr>
          <w:rFonts w:hint="eastAsia"/>
          <w:noProof/>
        </w:rPr>
        <w:t>图像</w:t>
      </w:r>
      <w:r>
        <w:rPr>
          <w:noProof/>
        </w:rPr>
        <w:t>二值化是将图像上的像素点的灰度值设置为</w:t>
      </w:r>
      <w:r>
        <w:rPr>
          <w:rFonts w:hint="eastAsia"/>
          <w:noProof/>
        </w:rPr>
        <w:t>0</w:t>
      </w:r>
      <w:r>
        <w:rPr>
          <w:rFonts w:hint="eastAsia"/>
          <w:noProof/>
        </w:rPr>
        <w:t>或</w:t>
      </w:r>
      <w:r>
        <w:rPr>
          <w:rFonts w:hint="eastAsia"/>
          <w:noProof/>
        </w:rPr>
        <w:t>255</w:t>
      </w:r>
      <w:r>
        <w:rPr>
          <w:rFonts w:hint="eastAsia"/>
          <w:noProof/>
        </w:rPr>
        <w:t>，</w:t>
      </w:r>
      <w:r>
        <w:rPr>
          <w:noProof/>
        </w:rPr>
        <w:t>即将整个图像黑白化。</w:t>
      </w:r>
      <w:r>
        <w:rPr>
          <w:rFonts w:hint="eastAsia"/>
          <w:noProof/>
        </w:rPr>
        <w:t>通过</w:t>
      </w:r>
      <w:r>
        <w:rPr>
          <w:noProof/>
        </w:rPr>
        <w:t>二值化，图像的轮廓进一步凸显，</w:t>
      </w:r>
      <w:r>
        <w:rPr>
          <w:rFonts w:hint="eastAsia"/>
          <w:noProof/>
        </w:rPr>
        <w:t>表格</w:t>
      </w:r>
      <w:r>
        <w:rPr>
          <w:noProof/>
        </w:rPr>
        <w:t>的框线也降更加清晰。</w:t>
      </w:r>
      <w:r>
        <w:rPr>
          <w:rFonts w:hint="eastAsia"/>
          <w:noProof/>
        </w:rPr>
        <w:t>图像</w:t>
      </w:r>
      <w:r>
        <w:rPr>
          <w:noProof/>
        </w:rPr>
        <w:t>二值化处理</w:t>
      </w:r>
      <w:r>
        <w:rPr>
          <w:rFonts w:hint="eastAsia"/>
          <w:noProof/>
        </w:rPr>
        <w:t>的</w:t>
      </w:r>
      <w:r>
        <w:rPr>
          <w:noProof/>
        </w:rPr>
        <w:t>常用方法是全局</w:t>
      </w:r>
      <w:r>
        <w:rPr>
          <w:rFonts w:hint="eastAsia"/>
          <w:noProof/>
        </w:rPr>
        <w:t>阈值</w:t>
      </w:r>
      <w:r>
        <w:rPr>
          <w:noProof/>
        </w:rPr>
        <w:t>化。</w:t>
      </w:r>
      <w:r>
        <w:rPr>
          <w:rFonts w:hint="eastAsia"/>
          <w:noProof/>
        </w:rPr>
        <w:t>即</w:t>
      </w:r>
      <w:r>
        <w:rPr>
          <w:noProof/>
        </w:rPr>
        <w:t>为整个图像</w:t>
      </w:r>
      <w:r>
        <w:rPr>
          <w:rFonts w:hint="eastAsia"/>
          <w:noProof/>
        </w:rPr>
        <w:t>设置</w:t>
      </w:r>
      <w:r>
        <w:rPr>
          <w:noProof/>
        </w:rPr>
        <w:t>一个阈值，当图像灰度值大于该阈值是则设置为白点，反之为</w:t>
      </w:r>
      <w:r>
        <w:rPr>
          <w:rFonts w:hint="eastAsia"/>
          <w:noProof/>
        </w:rPr>
        <w:t>黑点</w:t>
      </w:r>
      <w:r>
        <w:rPr>
          <w:noProof/>
        </w:rPr>
        <w:t>，计算公式如下：</w:t>
      </w:r>
    </w:p>
    <w:p w14:paraId="74EECB08" w14:textId="77777777" w:rsidR="007D0EF2" w:rsidRPr="00E71162" w:rsidRDefault="00E71162" w:rsidP="002020F0">
      <w:pPr>
        <w:ind w:left="420"/>
        <w:jc w:val="center"/>
      </w:pPr>
      <m:oMathPara>
        <m:oMath>
          <m:r>
            <m:rPr>
              <m:sty m:val="p"/>
            </m:rPr>
            <w:rPr>
              <w:rFonts w:ascii="Cambria Math" w:hAnsi="Cambria Math"/>
            </w:rPr>
            <m:t>dst</m:t>
          </m:r>
          <m:d>
            <m:dPr>
              <m:ctrlPr>
                <w:rPr>
                  <w:rFonts w:ascii="Cambria Math" w:hAnsi="Cambria Math"/>
                </w:rPr>
              </m:ctrlPr>
            </m:dPr>
            <m:e>
              <m:r>
                <m:rPr>
                  <m:sty m:val="p"/>
                </m:rPr>
                <w:rPr>
                  <w:rFonts w:ascii="Cambria Math" w:hAnsi="Cambria Math"/>
                </w:rPr>
                <m:t>i,j</m:t>
              </m:r>
            </m:e>
          </m:d>
          <m:r>
            <m:rPr>
              <m:sty m:val="p"/>
            </m:rPr>
            <w:rPr>
              <w:rFonts w:ascii="Cambria Math" w:hAnsi="Cambria Math"/>
            </w:rPr>
            <m:t>=</m:t>
          </m:r>
          <m:d>
            <m:dPr>
              <m:begChr m:val="{"/>
              <m:endChr m:val=""/>
              <m:ctrlPr>
                <w:rPr>
                  <w:rFonts w:ascii="Cambria Math" w:hAnsi="Cambria Math"/>
                  <w:sz w:val="21"/>
                </w:rPr>
              </m:ctrlPr>
            </m:dPr>
            <m:e>
              <m:eqArr>
                <m:eqArrPr>
                  <m:ctrlPr>
                    <w:rPr>
                      <w:rFonts w:ascii="Cambria Math" w:hAnsi="Cambria Math"/>
                      <w:sz w:val="21"/>
                    </w:rPr>
                  </m:ctrlPr>
                </m:eqArrPr>
                <m:e>
                  <m:r>
                    <m:rPr>
                      <m:sty m:val="p"/>
                    </m:rPr>
                    <w:rPr>
                      <w:rFonts w:ascii="Cambria Math" w:hAnsi="Cambria Math"/>
                    </w:rPr>
                    <m:t>max⁡</m:t>
                  </m:r>
                  <m:r>
                    <w:rPr>
                      <w:rFonts w:ascii="Cambria Math" w:hAnsi="Cambria Math"/>
                    </w:rPr>
                    <m:t>_value</m:t>
                  </m:r>
                  <m:r>
                    <m:rPr>
                      <m:sty m:val="p"/>
                    </m:rPr>
                    <w:rPr>
                      <w:rFonts w:ascii="Cambria Math" w:hAnsi="Cambria Math" w:hint="eastAsia"/>
                    </w:rPr>
                    <m:t>，</m:t>
                  </m:r>
                  <m:r>
                    <m:rPr>
                      <m:sty m:val="p"/>
                    </m:rPr>
                    <w:rPr>
                      <w:rFonts w:ascii="Cambria Math" w:hAnsi="Cambria Math"/>
                    </w:rPr>
                    <m:t>if src(i,j)&gt;threshold</m:t>
                  </m:r>
                </m:e>
                <m:e>
                  <m:r>
                    <w:rPr>
                      <w:rFonts w:ascii="Cambria Math" w:hAnsi="Cambria Math"/>
                    </w:rPr>
                    <m:t xml:space="preserve">   0,                                         otherwise</m:t>
                  </m:r>
                </m:e>
              </m:eqArr>
            </m:e>
          </m:d>
        </m:oMath>
      </m:oMathPara>
    </w:p>
    <w:p w14:paraId="07EFED9E" w14:textId="77777777" w:rsidR="007D0EF2" w:rsidRDefault="007D0EF2" w:rsidP="00C44F6F">
      <w:pPr>
        <w:pStyle w:val="07415"/>
        <w:numPr>
          <w:ilvl w:val="0"/>
          <w:numId w:val="13"/>
        </w:numPr>
        <w:rPr>
          <w:noProof/>
        </w:rPr>
      </w:pPr>
      <w:r>
        <w:rPr>
          <w:rFonts w:hint="eastAsia"/>
          <w:noProof/>
        </w:rPr>
        <w:t>倾斜</w:t>
      </w:r>
      <w:r>
        <w:rPr>
          <w:noProof/>
        </w:rPr>
        <w:t>矫正：正常</w:t>
      </w:r>
      <w:r>
        <w:rPr>
          <w:rFonts w:hint="eastAsia"/>
          <w:noProof/>
        </w:rPr>
        <w:t>表格</w:t>
      </w:r>
      <w:r>
        <w:rPr>
          <w:noProof/>
        </w:rPr>
        <w:t>都是横平竖直的，但是由于扫描的原因，图像可能在处理过程中被放偏</w:t>
      </w:r>
      <w:r>
        <w:rPr>
          <w:rFonts w:hint="eastAsia"/>
          <w:noProof/>
        </w:rPr>
        <w:t>了</w:t>
      </w:r>
      <w:r>
        <w:rPr>
          <w:noProof/>
        </w:rPr>
        <w:t>。这是</w:t>
      </w:r>
      <w:r>
        <w:rPr>
          <w:rFonts w:hint="eastAsia"/>
          <w:noProof/>
        </w:rPr>
        <w:t>需要</w:t>
      </w:r>
      <w:r>
        <w:rPr>
          <w:noProof/>
        </w:rPr>
        <w:t>对图像进行倾斜矫正，</w:t>
      </w:r>
      <w:r>
        <w:rPr>
          <w:rFonts w:hint="eastAsia"/>
          <w:noProof/>
        </w:rPr>
        <w:t>Hough</w:t>
      </w:r>
      <w:r>
        <w:rPr>
          <w:rFonts w:hint="eastAsia"/>
          <w:noProof/>
        </w:rPr>
        <w:t>变换</w:t>
      </w:r>
      <w:r w:rsidR="00805DD9">
        <w:rPr>
          <w:rFonts w:hint="eastAsia"/>
          <w:noProof/>
          <w:vertAlign w:val="superscript"/>
        </w:rPr>
        <w:t>[</w:t>
      </w:r>
      <w:r w:rsidR="00D94BD9">
        <w:rPr>
          <w:noProof/>
          <w:vertAlign w:val="superscript"/>
        </w:rPr>
        <w:t>25</w:t>
      </w:r>
      <w:r w:rsidR="00805DD9">
        <w:rPr>
          <w:rFonts w:hint="eastAsia"/>
          <w:noProof/>
          <w:vertAlign w:val="superscript"/>
        </w:rPr>
        <w:t>]</w:t>
      </w:r>
      <w:r>
        <w:rPr>
          <w:noProof/>
        </w:rPr>
        <w:t>由于受噪声和边</w:t>
      </w:r>
      <w:r>
        <w:rPr>
          <w:rFonts w:hint="eastAsia"/>
          <w:noProof/>
        </w:rPr>
        <w:t>界</w:t>
      </w:r>
      <w:r>
        <w:rPr>
          <w:noProof/>
        </w:rPr>
        <w:t>线</w:t>
      </w:r>
      <w:r>
        <w:rPr>
          <w:rFonts w:hint="eastAsia"/>
          <w:noProof/>
        </w:rPr>
        <w:t>间断</w:t>
      </w:r>
      <w:r>
        <w:rPr>
          <w:noProof/>
        </w:rPr>
        <w:t>的影响较小，因此广泛应用在图像</w:t>
      </w:r>
      <w:r>
        <w:rPr>
          <w:rFonts w:hint="eastAsia"/>
          <w:noProof/>
        </w:rPr>
        <w:t>倾斜</w:t>
      </w:r>
      <w:r>
        <w:rPr>
          <w:noProof/>
        </w:rPr>
        <w:t>矫正中。</w:t>
      </w:r>
    </w:p>
    <w:p w14:paraId="1A7B8138" w14:textId="77777777" w:rsidR="004F433E" w:rsidRPr="00FA1453" w:rsidRDefault="00E726B3" w:rsidP="00AA7944">
      <w:pPr>
        <w:pStyle w:val="07415"/>
        <w:ind w:firstLineChars="200" w:firstLine="480"/>
      </w:pPr>
      <w:r>
        <w:rPr>
          <w:rFonts w:hint="eastAsia"/>
        </w:rPr>
        <w:lastRenderedPageBreak/>
        <w:t>通过以上</w:t>
      </w:r>
      <w:r>
        <w:t>五个步骤，</w:t>
      </w:r>
      <w:r>
        <w:rPr>
          <w:rFonts w:hint="eastAsia"/>
        </w:rPr>
        <w:t>表格</w:t>
      </w:r>
      <w:r>
        <w:t>的轮廓</w:t>
      </w:r>
      <w:r>
        <w:rPr>
          <w:rFonts w:hint="eastAsia"/>
        </w:rPr>
        <w:t>已经</w:t>
      </w:r>
      <w:r w:rsidR="00D94BD9">
        <w:t>相对清晰了</w:t>
      </w:r>
      <w:r w:rsidR="00D94BD9">
        <w:rPr>
          <w:rFonts w:hint="eastAsia"/>
        </w:rPr>
        <w:t>。对于</w:t>
      </w:r>
      <w:r w:rsidR="00D94BD9">
        <w:t>含有线条的图片，需要对线条进行识别。</w:t>
      </w:r>
      <w:r w:rsidR="00D94BD9">
        <w:rPr>
          <w:rFonts w:hint="eastAsia"/>
        </w:rPr>
        <w:t>Zheng</w:t>
      </w:r>
      <w:r w:rsidR="00D94BD9">
        <w:rPr>
          <w:vertAlign w:val="superscript"/>
        </w:rPr>
        <w:t>[26]</w:t>
      </w:r>
      <w:r w:rsidR="00D94BD9">
        <w:t>提出了一种</w:t>
      </w:r>
      <w:r w:rsidR="00D94BD9">
        <w:rPr>
          <w:rFonts w:hint="eastAsia"/>
        </w:rPr>
        <w:t>DSCC</w:t>
      </w:r>
      <w:r w:rsidR="00D94BD9">
        <w:rPr>
          <w:rFonts w:hint="eastAsia"/>
        </w:rPr>
        <w:t>框</w:t>
      </w:r>
      <w:r w:rsidR="00D94BD9">
        <w:t>线检测方法</w:t>
      </w:r>
      <w:r w:rsidR="00D94BD9">
        <w:rPr>
          <w:rFonts w:hint="eastAsia"/>
        </w:rPr>
        <w:t>，针对</w:t>
      </w:r>
      <w:r w:rsidR="00D94BD9">
        <w:t>不同情况的框线合并</w:t>
      </w:r>
      <w:r w:rsidR="00AA7944">
        <w:rPr>
          <w:rFonts w:hint="eastAsia"/>
        </w:rPr>
        <w:t>提出了</w:t>
      </w:r>
      <w:r w:rsidR="00AA7944">
        <w:t>相应解决方案</w:t>
      </w:r>
      <w:r w:rsidR="00D94BD9">
        <w:t>；对于行列间隙较</w:t>
      </w:r>
      <w:r w:rsidR="00D94BD9">
        <w:rPr>
          <w:rFonts w:hint="eastAsia"/>
        </w:rPr>
        <w:t>大</w:t>
      </w:r>
      <w:r w:rsidR="00D94BD9">
        <w:t>、不含有框线的表格，</w:t>
      </w:r>
      <w:r w:rsidR="00AA7944" w:rsidRPr="00AA7944">
        <w:rPr>
          <w:kern w:val="2"/>
        </w:rPr>
        <w:t>Thomas</w:t>
      </w:r>
      <w:r w:rsidR="00AA7944">
        <w:rPr>
          <w:kern w:val="2"/>
          <w:vertAlign w:val="superscript"/>
        </w:rPr>
        <w:t>[27]</w:t>
      </w:r>
      <w:r w:rsidR="00D94BD9" w:rsidRPr="00E1227B">
        <w:t xml:space="preserve"> </w:t>
      </w:r>
      <w:r w:rsidR="00AA7944">
        <w:rPr>
          <w:rFonts w:hint="eastAsia"/>
        </w:rPr>
        <w:t>则</w:t>
      </w:r>
      <w:r w:rsidR="00AA7944">
        <w:t>提出了一种</w:t>
      </w:r>
      <w:r w:rsidR="00AA7944">
        <w:rPr>
          <w:rFonts w:hint="eastAsia"/>
        </w:rPr>
        <w:t>块状</w:t>
      </w:r>
      <w:r w:rsidR="00AA7944">
        <w:t>文字</w:t>
      </w:r>
      <w:r w:rsidR="00AA7944">
        <w:rPr>
          <w:rFonts w:hint="eastAsia"/>
        </w:rPr>
        <w:t>分割</w:t>
      </w:r>
      <w:r w:rsidR="00AA7944">
        <w:t>技术</w:t>
      </w:r>
      <w:r w:rsidR="00AA7944">
        <w:rPr>
          <w:rFonts w:hint="eastAsia"/>
        </w:rPr>
        <w:t>。</w:t>
      </w:r>
      <w:r w:rsidR="00FA1453">
        <w:rPr>
          <w:rFonts w:hint="eastAsia"/>
        </w:rPr>
        <w:t>由于</w:t>
      </w:r>
      <w:r w:rsidR="00FA1453">
        <w:t>扫描文档中的文字</w:t>
      </w:r>
      <w:r w:rsidR="00FA1453">
        <w:rPr>
          <w:rFonts w:hint="eastAsia"/>
        </w:rPr>
        <w:t>和</w:t>
      </w:r>
      <w:r w:rsidR="00FA1453">
        <w:t>能是手工填写，</w:t>
      </w:r>
      <w:r w:rsidR="00FA1453">
        <w:rPr>
          <w:rFonts w:hint="eastAsia"/>
        </w:rPr>
        <w:t>刘</w:t>
      </w:r>
      <w:r w:rsidR="00FA1453">
        <w:t>长松</w:t>
      </w:r>
      <w:r w:rsidR="00FA1453">
        <w:rPr>
          <w:rFonts w:hint="eastAsia"/>
          <w:vertAlign w:val="superscript"/>
        </w:rPr>
        <w:t>[</w:t>
      </w:r>
      <w:r w:rsidR="00FA1453">
        <w:rPr>
          <w:vertAlign w:val="superscript"/>
        </w:rPr>
        <w:t>28-29</w:t>
      </w:r>
      <w:r w:rsidR="00FA1453">
        <w:rPr>
          <w:rFonts w:hint="eastAsia"/>
          <w:vertAlign w:val="superscript"/>
        </w:rPr>
        <w:t>]</w:t>
      </w:r>
      <w:r w:rsidR="00FA1453">
        <w:rPr>
          <w:rFonts w:hint="eastAsia"/>
        </w:rPr>
        <w:t>等</w:t>
      </w:r>
      <w:r w:rsidR="00FA1453">
        <w:t>提出了一种</w:t>
      </w:r>
      <w:r w:rsidR="00FA1453" w:rsidRPr="00B51A75">
        <w:rPr>
          <w:rFonts w:hint="eastAsia"/>
        </w:rPr>
        <w:t>基于有向单连通链的表格框线检测算法</w:t>
      </w:r>
      <w:r w:rsidR="00FA1453">
        <w:rPr>
          <w:rFonts w:hint="eastAsia"/>
        </w:rPr>
        <w:t>，从而较好</w:t>
      </w:r>
      <w:r w:rsidR="00FA1453">
        <w:t>的实现直线分离</w:t>
      </w:r>
      <w:r w:rsidR="00FA1453">
        <w:rPr>
          <w:rFonts w:hint="eastAsia"/>
        </w:rPr>
        <w:t>。</w:t>
      </w:r>
    </w:p>
    <w:p w14:paraId="0F190B60" w14:textId="77777777" w:rsidR="00D52065" w:rsidRPr="009F4C07" w:rsidRDefault="00D52065" w:rsidP="00D52065">
      <w:pPr>
        <w:pStyle w:val="3"/>
      </w:pPr>
      <w:bookmarkStart w:id="123" w:name="_Toc406841161"/>
      <w:r>
        <w:rPr>
          <w:rFonts w:hint="eastAsia"/>
        </w:rPr>
        <w:t>基于P</w:t>
      </w:r>
      <w:r>
        <w:t>DF</w:t>
      </w:r>
      <w:r w:rsidR="00394E01">
        <w:rPr>
          <w:rFonts w:hint="eastAsia"/>
        </w:rPr>
        <w:t>的</w:t>
      </w:r>
      <w:r>
        <w:t>表格</w:t>
      </w:r>
      <w:r w:rsidR="00297DD3">
        <w:rPr>
          <w:rFonts w:hint="eastAsia"/>
        </w:rPr>
        <w:t>特征</w:t>
      </w:r>
      <w:r w:rsidR="00297DD3">
        <w:t>提取</w:t>
      </w:r>
      <w:bookmarkEnd w:id="123"/>
    </w:p>
    <w:p w14:paraId="4ED62709" w14:textId="77777777" w:rsidR="00E726B3" w:rsidRDefault="00E726B3" w:rsidP="00AD2647">
      <w:pPr>
        <w:pStyle w:val="07415"/>
        <w:ind w:firstLineChars="200" w:firstLine="480"/>
      </w:pPr>
      <w:r>
        <w:rPr>
          <w:rFonts w:hint="eastAsia"/>
        </w:rPr>
        <w:t>本文在</w:t>
      </w:r>
      <w:r>
        <w:t>第二章已经对</w:t>
      </w:r>
      <w:r>
        <w:t>PDF</w:t>
      </w:r>
      <w:r>
        <w:t>的</w:t>
      </w:r>
      <w:r>
        <w:rPr>
          <w:rFonts w:hint="eastAsia"/>
        </w:rPr>
        <w:t>基本</w:t>
      </w:r>
      <w:r>
        <w:t>结构进行了较为详细的介绍，</w:t>
      </w:r>
      <w:r>
        <w:rPr>
          <w:rFonts w:hint="eastAsia"/>
        </w:rPr>
        <w:t>由于</w:t>
      </w:r>
      <w:r>
        <w:t>PDF</w:t>
      </w:r>
      <w:r>
        <w:t>格式对表格并没有单独的定义，因此针对</w:t>
      </w:r>
      <w:r>
        <w:rPr>
          <w:rFonts w:hint="eastAsia"/>
        </w:rPr>
        <w:t>P</w:t>
      </w:r>
      <w:r>
        <w:t>DF</w:t>
      </w:r>
      <w:r>
        <w:t>表格特征的提取相对于</w:t>
      </w:r>
      <w:r>
        <w:t>Web</w:t>
      </w:r>
      <w:r>
        <w:t>的表格</w:t>
      </w:r>
      <w:r>
        <w:rPr>
          <w:rFonts w:hint="eastAsia"/>
        </w:rPr>
        <w:t>识别</w:t>
      </w:r>
      <w:r w:rsidR="00C7704C">
        <w:t>来说</w:t>
      </w:r>
      <w:r w:rsidR="00C7704C">
        <w:rPr>
          <w:rFonts w:hint="eastAsia"/>
        </w:rPr>
        <w:t>增加</w:t>
      </w:r>
      <w:r>
        <w:t>了不少难度。</w:t>
      </w:r>
      <w:r>
        <w:rPr>
          <w:rFonts w:hint="eastAsia"/>
        </w:rPr>
        <w:t>由于</w:t>
      </w:r>
      <w:r>
        <w:t>表格的基本信息包括文字和线条两部分，因此针对</w:t>
      </w:r>
      <w:r>
        <w:t>PDF</w:t>
      </w:r>
      <w:r>
        <w:rPr>
          <w:rFonts w:hint="eastAsia"/>
        </w:rPr>
        <w:t>表格</w:t>
      </w:r>
      <w:r>
        <w:t>的提取</w:t>
      </w:r>
      <w:r>
        <w:rPr>
          <w:rFonts w:hint="eastAsia"/>
        </w:rPr>
        <w:t>也</w:t>
      </w:r>
      <w:r>
        <w:t>主要从这两方面入手。</w:t>
      </w:r>
    </w:p>
    <w:p w14:paraId="08A450DA" w14:textId="0C1BD703" w:rsidR="00D52065" w:rsidRDefault="00E726B3" w:rsidP="00C44F6F">
      <w:pPr>
        <w:pStyle w:val="07415"/>
        <w:numPr>
          <w:ilvl w:val="0"/>
          <w:numId w:val="13"/>
        </w:numPr>
      </w:pPr>
      <w:r>
        <w:rPr>
          <w:rFonts w:hint="eastAsia"/>
        </w:rPr>
        <w:t>基于</w:t>
      </w:r>
      <w:r>
        <w:t>文字的栅格化处理</w:t>
      </w:r>
      <w:r w:rsidR="008D03A1">
        <w:rPr>
          <w:rFonts w:hint="eastAsia"/>
          <w:vertAlign w:val="superscript"/>
        </w:rPr>
        <w:t>[</w:t>
      </w:r>
      <w:r w:rsidR="00FA1453">
        <w:rPr>
          <w:vertAlign w:val="superscript"/>
        </w:rPr>
        <w:t>30</w:t>
      </w:r>
      <w:r w:rsidR="008D03A1">
        <w:rPr>
          <w:rFonts w:hint="eastAsia"/>
          <w:vertAlign w:val="superscript"/>
        </w:rPr>
        <w:t>]</w:t>
      </w:r>
      <w:r w:rsidRPr="00D52065">
        <w:rPr>
          <w:rFonts w:hint="eastAsia"/>
        </w:rPr>
        <w:t xml:space="preserve"> </w:t>
      </w:r>
      <w:r>
        <w:rPr>
          <w:rFonts w:hint="eastAsia"/>
        </w:rPr>
        <w:t>：此类</w:t>
      </w:r>
      <w:r>
        <w:t>方法单纯依靠文字的位置信息</w:t>
      </w:r>
      <w:r>
        <w:rPr>
          <w:rFonts w:hint="eastAsia"/>
        </w:rPr>
        <w:t>分析</w:t>
      </w:r>
      <w:r>
        <w:t>表格的特征。</w:t>
      </w:r>
      <w:r>
        <w:rPr>
          <w:rFonts w:hint="eastAsia"/>
        </w:rPr>
        <w:t>从</w:t>
      </w:r>
      <w:r>
        <w:t>形态上</w:t>
      </w:r>
      <w:r>
        <w:rPr>
          <w:rFonts w:hint="eastAsia"/>
        </w:rPr>
        <w:t>看</w:t>
      </w:r>
      <w:r>
        <w:t>，</w:t>
      </w:r>
      <w:r>
        <w:rPr>
          <w:rFonts w:hint="eastAsia"/>
        </w:rPr>
        <w:t>表格</w:t>
      </w:r>
      <w:r>
        <w:t>在行间及列</w:t>
      </w:r>
      <w:r>
        <w:rPr>
          <w:rFonts w:hint="eastAsia"/>
        </w:rPr>
        <w:t>间</w:t>
      </w:r>
      <w:r>
        <w:t>都有明显的界限，</w:t>
      </w:r>
      <w:r>
        <w:rPr>
          <w:rFonts w:hint="eastAsia"/>
        </w:rPr>
        <w:t>即使</w:t>
      </w:r>
      <w:r>
        <w:t>在没有框线的情况下肉眼也能轻松的分辨出</w:t>
      </w:r>
      <w:r>
        <w:rPr>
          <w:rFonts w:hint="eastAsia"/>
        </w:rPr>
        <w:t>表格</w:t>
      </w:r>
      <w:r>
        <w:t>的行列位置信息。此类</w:t>
      </w:r>
      <w:r>
        <w:rPr>
          <w:rFonts w:hint="eastAsia"/>
        </w:rPr>
        <w:t>方法</w:t>
      </w:r>
      <w:r>
        <w:t>正是利用表格的这一特征，对</w:t>
      </w:r>
      <w:r>
        <w:rPr>
          <w:rFonts w:hint="eastAsia"/>
        </w:rPr>
        <w:t>表格</w:t>
      </w:r>
      <w:r>
        <w:t>中的文字位置信息进行栅格化处理，最终还原出原始表格的基本</w:t>
      </w:r>
      <w:r>
        <w:rPr>
          <w:rFonts w:hint="eastAsia"/>
        </w:rPr>
        <w:t>框架。</w:t>
      </w:r>
      <w:r w:rsidR="00AB6AD2">
        <w:rPr>
          <w:rFonts w:hint="eastAsia"/>
        </w:rPr>
        <w:t>但是</w:t>
      </w:r>
      <w:r w:rsidR="00AB6AD2">
        <w:t>此类方法也有明显的缺陷，即对于复杂表格的</w:t>
      </w:r>
      <w:r w:rsidR="00AB6AD2">
        <w:rPr>
          <w:rFonts w:hint="eastAsia"/>
        </w:rPr>
        <w:t>提取</w:t>
      </w:r>
      <w:r w:rsidR="00AB6AD2">
        <w:t>准确率不高。当</w:t>
      </w:r>
      <w:r w:rsidR="00AB6AD2">
        <w:rPr>
          <w:rFonts w:hint="eastAsia"/>
        </w:rPr>
        <w:t>表格</w:t>
      </w:r>
      <w:r w:rsidR="00AB6AD2">
        <w:t>中含有跨行或跨</w:t>
      </w:r>
      <w:r w:rsidR="00AB6AD2">
        <w:rPr>
          <w:rFonts w:hint="eastAsia"/>
        </w:rPr>
        <w:t>列单元格</w:t>
      </w:r>
      <w:r w:rsidR="00C7099E">
        <w:rPr>
          <w:rFonts w:hint="eastAsia"/>
        </w:rPr>
        <w:t>时</w:t>
      </w:r>
      <w:r w:rsidR="00AB6AD2">
        <w:t>，单纯依靠文字进行识别就显得力不从心</w:t>
      </w:r>
      <w:r w:rsidR="00AB6AD2">
        <w:rPr>
          <w:rFonts w:hint="eastAsia"/>
        </w:rPr>
        <w:t>。</w:t>
      </w:r>
    </w:p>
    <w:p w14:paraId="22BE60BD" w14:textId="2A116884" w:rsidR="00FE4C63" w:rsidRDefault="00AB6AD2" w:rsidP="00FE4C63">
      <w:pPr>
        <w:pStyle w:val="07415"/>
        <w:numPr>
          <w:ilvl w:val="0"/>
          <w:numId w:val="13"/>
        </w:numPr>
      </w:pPr>
      <w:r>
        <w:rPr>
          <w:rFonts w:hint="eastAsia"/>
        </w:rPr>
        <w:t>基于</w:t>
      </w:r>
      <w:r>
        <w:t>框线的</w:t>
      </w:r>
      <w:r>
        <w:rPr>
          <w:rFonts w:hint="eastAsia"/>
        </w:rPr>
        <w:t>表格</w:t>
      </w:r>
      <w:r>
        <w:t>还原：</w:t>
      </w:r>
      <w:r w:rsidR="00FE4C63" w:rsidRPr="00FE4C63">
        <w:rPr>
          <w:rFonts w:hint="eastAsia"/>
        </w:rPr>
        <w:t>相对于文字识别，此类方法的难度在于框线信息的还原。由于</w:t>
      </w:r>
      <w:r w:rsidR="00FE4C63" w:rsidRPr="00FE4C63">
        <w:rPr>
          <w:rFonts w:hint="eastAsia"/>
        </w:rPr>
        <w:t>PDF</w:t>
      </w:r>
      <w:r w:rsidR="00FE4C63" w:rsidRPr="00FE4C63">
        <w:rPr>
          <w:rFonts w:hint="eastAsia"/>
        </w:rPr>
        <w:t>中的表格框线就是线条的集合，当</w:t>
      </w:r>
      <w:r w:rsidR="00FE4C63" w:rsidRPr="00FE4C63">
        <w:rPr>
          <w:rFonts w:hint="eastAsia"/>
        </w:rPr>
        <w:t>PDF</w:t>
      </w:r>
      <w:r w:rsidR="00FE4C63" w:rsidRPr="00FE4C63">
        <w:rPr>
          <w:rFonts w:hint="eastAsia"/>
        </w:rPr>
        <w:t>页面上存在干扰线条或者存在多个表格时，如何将框线合理分解成为此类方法的难点。</w:t>
      </w:r>
      <w:r w:rsidR="00FE4C63">
        <w:rPr>
          <w:rFonts w:hint="eastAsia"/>
        </w:rPr>
        <w:t>Oro</w:t>
      </w:r>
      <w:r w:rsidR="00FE4C63">
        <w:rPr>
          <w:rFonts w:hint="eastAsia"/>
          <w:vertAlign w:val="superscript"/>
        </w:rPr>
        <w:t>[</w:t>
      </w:r>
      <w:r w:rsidR="00FE4C63">
        <w:rPr>
          <w:vertAlign w:val="superscript"/>
        </w:rPr>
        <w:t>31</w:t>
      </w:r>
      <w:r w:rsidR="00FE4C63">
        <w:rPr>
          <w:rFonts w:hint="eastAsia"/>
          <w:vertAlign w:val="superscript"/>
        </w:rPr>
        <w:t>]</w:t>
      </w:r>
      <w:r w:rsidR="00FE4C63" w:rsidRPr="00FE4C63">
        <w:rPr>
          <w:rFonts w:hint="eastAsia"/>
        </w:rPr>
        <w:t>利用框线还原单元格信息，选择单元格左上角和右下角坐标唯一确定单元格位置。通过框线从水平和竖直方向还原表格形态。此外线条间的连接点也并不明显，一条肉眼相连的线条在</w:t>
      </w:r>
      <w:r w:rsidR="00FE4C63" w:rsidRPr="00FE4C63">
        <w:rPr>
          <w:rFonts w:hint="eastAsia"/>
        </w:rPr>
        <w:t>PDFStream</w:t>
      </w:r>
      <w:r w:rsidR="00FE4C63" w:rsidRPr="00FE4C63">
        <w:rPr>
          <w:rFonts w:hint="eastAsia"/>
        </w:rPr>
        <w:t>中可能是分段的，因此线条的合并和分栅也是此类</w:t>
      </w:r>
      <w:r w:rsidR="00A66BF5">
        <w:rPr>
          <w:rFonts w:hint="eastAsia"/>
        </w:rPr>
        <w:t>方法</w:t>
      </w:r>
      <w:r w:rsidR="00FE4C63" w:rsidRPr="00FE4C63">
        <w:rPr>
          <w:rFonts w:hint="eastAsia"/>
        </w:rPr>
        <w:t>的难点。本系统使用的表格</w:t>
      </w:r>
      <w:r w:rsidR="00EA66F8">
        <w:rPr>
          <w:rFonts w:hint="eastAsia"/>
        </w:rPr>
        <w:t>解析</w:t>
      </w:r>
      <w:r w:rsidR="00EA66F8">
        <w:t>算法</w:t>
      </w:r>
      <w:r w:rsidR="00FE4C63" w:rsidRPr="00FE4C63">
        <w:rPr>
          <w:rFonts w:hint="eastAsia"/>
        </w:rPr>
        <w:t>主要是基于框线识别的思想，具体的处理将在第四章详细的说明。</w:t>
      </w:r>
    </w:p>
    <w:p w14:paraId="7C91E635" w14:textId="061847B2" w:rsidR="00173303" w:rsidRDefault="00D52065">
      <w:pPr>
        <w:pStyle w:val="2"/>
      </w:pPr>
      <w:bookmarkStart w:id="124" w:name="_Toc406841162"/>
      <w:r>
        <w:rPr>
          <w:rFonts w:hint="eastAsia"/>
        </w:rPr>
        <w:t>表格数据抽取</w:t>
      </w:r>
      <w:r w:rsidR="00494E97">
        <w:t>的</w:t>
      </w:r>
      <w:r w:rsidR="00300619">
        <w:rPr>
          <w:rFonts w:hint="eastAsia"/>
        </w:rPr>
        <w:t>难点</w:t>
      </w:r>
      <w:r>
        <w:rPr>
          <w:rFonts w:hint="eastAsia"/>
        </w:rPr>
        <w:t>分析</w:t>
      </w:r>
      <w:bookmarkEnd w:id="124"/>
    </w:p>
    <w:p w14:paraId="04397E43" w14:textId="77777777" w:rsidR="00AB6AD2" w:rsidRDefault="008D3B20" w:rsidP="008D3B20">
      <w:pPr>
        <w:pStyle w:val="07415"/>
        <w:ind w:firstLineChars="200" w:firstLine="480"/>
      </w:pPr>
      <w:r>
        <w:rPr>
          <w:rFonts w:hint="eastAsia"/>
        </w:rPr>
        <w:t>表格的</w:t>
      </w:r>
      <w:r>
        <w:t>特征识别仅仅是表格数据抽取的第一步，</w:t>
      </w:r>
      <w:r>
        <w:rPr>
          <w:rFonts w:hint="eastAsia"/>
        </w:rPr>
        <w:t>它</w:t>
      </w:r>
      <w:r>
        <w:t>仅</w:t>
      </w:r>
      <w:r>
        <w:rPr>
          <w:rFonts w:hint="eastAsia"/>
        </w:rPr>
        <w:t>实现</w:t>
      </w:r>
      <w:r>
        <w:t>了表格基本</w:t>
      </w:r>
      <w:r>
        <w:rPr>
          <w:rFonts w:hint="eastAsia"/>
        </w:rPr>
        <w:t>形态</w:t>
      </w:r>
      <w:r>
        <w:t>的还原。</w:t>
      </w:r>
      <w:r>
        <w:rPr>
          <w:rFonts w:hint="eastAsia"/>
        </w:rPr>
        <w:t>要想</w:t>
      </w:r>
      <w:r>
        <w:t>将表格数据真正的从非结构化转化为结构化可用的数据还</w:t>
      </w:r>
      <w:r>
        <w:rPr>
          <w:rFonts w:hint="eastAsia"/>
        </w:rPr>
        <w:t>远远不够</w:t>
      </w:r>
      <w:r>
        <w:t>。</w:t>
      </w:r>
      <w:r>
        <w:rPr>
          <w:rFonts w:hint="eastAsia"/>
        </w:rPr>
        <w:t>进一步</w:t>
      </w:r>
      <w:r>
        <w:t>的</w:t>
      </w:r>
      <w:r>
        <w:rPr>
          <w:rFonts w:hint="eastAsia"/>
        </w:rPr>
        <w:t>处理</w:t>
      </w:r>
      <w:r>
        <w:t>的主要</w:t>
      </w:r>
      <w:r>
        <w:rPr>
          <w:rFonts w:hint="eastAsia"/>
        </w:rPr>
        <w:t>难点</w:t>
      </w:r>
      <w:r>
        <w:t>包括</w:t>
      </w:r>
      <w:r>
        <w:rPr>
          <w:rFonts w:hint="eastAsia"/>
        </w:rPr>
        <w:t>表格</w:t>
      </w:r>
      <w:r>
        <w:t>结构识别</w:t>
      </w:r>
    </w:p>
    <w:p w14:paraId="2CAD7F52" w14:textId="77777777" w:rsidR="008D3B20" w:rsidRDefault="008D3B20" w:rsidP="008D3B20">
      <w:pPr>
        <w:pStyle w:val="3"/>
      </w:pPr>
      <w:bookmarkStart w:id="125" w:name="_Toc406841163"/>
      <w:r>
        <w:rPr>
          <w:rFonts w:hint="eastAsia"/>
        </w:rPr>
        <w:lastRenderedPageBreak/>
        <w:t>表格结构</w:t>
      </w:r>
      <w:r>
        <w:t>识别</w:t>
      </w:r>
      <w:bookmarkEnd w:id="125"/>
    </w:p>
    <w:p w14:paraId="16FA425C" w14:textId="77777777" w:rsidR="008D3B20" w:rsidRDefault="008D3B20" w:rsidP="008D3B20">
      <w:pPr>
        <w:pStyle w:val="07415"/>
        <w:ind w:firstLineChars="200" w:firstLine="480"/>
      </w:pPr>
      <w:r>
        <w:rPr>
          <w:rFonts w:hint="eastAsia"/>
        </w:rPr>
        <w:t>一张标准</w:t>
      </w:r>
      <w:r>
        <w:t>的表格往往包含表头和表内容</w:t>
      </w:r>
      <w:r>
        <w:rPr>
          <w:rFonts w:hint="eastAsia"/>
        </w:rPr>
        <w:t>两部分</w:t>
      </w:r>
      <w:r>
        <w:t>。其中</w:t>
      </w:r>
      <w:r>
        <w:rPr>
          <w:rFonts w:hint="eastAsia"/>
        </w:rPr>
        <w:t>表头</w:t>
      </w:r>
      <w:r>
        <w:t>可能</w:t>
      </w:r>
      <w:r>
        <w:rPr>
          <w:rFonts w:hint="eastAsia"/>
        </w:rPr>
        <w:t>处于</w:t>
      </w:r>
      <w:r>
        <w:t>表的第一行，也</w:t>
      </w:r>
      <w:r>
        <w:rPr>
          <w:rFonts w:hint="eastAsia"/>
        </w:rPr>
        <w:t>可以</w:t>
      </w:r>
      <w:r>
        <w:t>是表的</w:t>
      </w:r>
      <w:r>
        <w:rPr>
          <w:rFonts w:hint="eastAsia"/>
        </w:rPr>
        <w:t>第一列</w:t>
      </w:r>
      <w:r>
        <w:t>，更加复杂的情况是行列结合。</w:t>
      </w:r>
      <w:r>
        <w:rPr>
          <w:rFonts w:hint="eastAsia"/>
        </w:rPr>
        <w:t>某些</w:t>
      </w:r>
      <w:r>
        <w:t>不规范的表格甚至含有表头和内容交叉出现的情况。</w:t>
      </w:r>
      <w:r>
        <w:rPr>
          <w:rFonts w:hint="eastAsia"/>
        </w:rPr>
        <w:t>Minoru</w:t>
      </w:r>
      <w:r>
        <w:t xml:space="preserve"> Yoshida</w:t>
      </w:r>
      <w:r w:rsidR="00303109">
        <w:rPr>
          <w:vertAlign w:val="superscript"/>
        </w:rPr>
        <w:t>[</w:t>
      </w:r>
      <w:r w:rsidR="00CC7639">
        <w:rPr>
          <w:vertAlign w:val="superscript"/>
        </w:rPr>
        <w:t>26</w:t>
      </w:r>
      <w:r w:rsidR="00303109">
        <w:rPr>
          <w:vertAlign w:val="superscript"/>
        </w:rPr>
        <w:t>]</w:t>
      </w:r>
      <w:r>
        <w:t>在其论文中提出了</w:t>
      </w:r>
      <w:r>
        <w:rPr>
          <w:rFonts w:hint="eastAsia"/>
        </w:rPr>
        <w:t>九种通用表格</w:t>
      </w:r>
      <w:r>
        <w:t>结构</w:t>
      </w:r>
      <w:r>
        <w:rPr>
          <w:rFonts w:hint="eastAsia"/>
        </w:rPr>
        <w:t>模型</w:t>
      </w:r>
      <w:r>
        <w:t>，如下图所示：</w:t>
      </w:r>
    </w:p>
    <w:p w14:paraId="19D08789" w14:textId="77777777" w:rsidR="008D3B20" w:rsidRDefault="0087486D" w:rsidP="00EF0227">
      <w:pPr>
        <w:jc w:val="center"/>
      </w:pPr>
      <w:r>
        <w:object w:dxaOrig="11715" w:dyaOrig="7140" w14:anchorId="4A8E722B">
          <v:shape id="_x0000_i1031" type="#_x0000_t75" style="width:319.2pt;height:194.4pt" o:ole="">
            <v:imagedata r:id="rId32" o:title=""/>
          </v:shape>
          <o:OLEObject Type="Embed" ProgID="Visio.Drawing.15" ShapeID="_x0000_i1031" DrawAspect="Content" ObjectID="_1571491909" r:id="rId33"/>
        </w:object>
      </w:r>
    </w:p>
    <w:p w14:paraId="6FEC4A83" w14:textId="77777777" w:rsidR="00540ED3" w:rsidRPr="00540ED3" w:rsidRDefault="00540ED3" w:rsidP="00540ED3">
      <w:pPr>
        <w:jc w:val="center"/>
        <w:rPr>
          <w:rFonts w:ascii="楷体_GB2312" w:eastAsia="楷体_GB2312"/>
          <w:sz w:val="21"/>
          <w:szCs w:val="21"/>
        </w:rPr>
      </w:pPr>
      <w:r w:rsidRPr="00540ED3">
        <w:rPr>
          <w:rFonts w:ascii="楷体_GB2312" w:eastAsia="楷体_GB2312" w:hint="eastAsia"/>
          <w:sz w:val="21"/>
          <w:szCs w:val="21"/>
        </w:rPr>
        <w:t>图3-1 通用表格结构模型图</w:t>
      </w:r>
    </w:p>
    <w:p w14:paraId="56F38930" w14:textId="77777777" w:rsidR="0077363F" w:rsidRDefault="00EF0227" w:rsidP="00447806">
      <w:pPr>
        <w:spacing w:line="400" w:lineRule="exact"/>
        <w:ind w:firstLine="420"/>
      </w:pPr>
      <w:r>
        <w:rPr>
          <w:rFonts w:hint="eastAsia"/>
        </w:rPr>
        <w:t>其中</w:t>
      </w:r>
      <w:r>
        <w:t>深色部分</w:t>
      </w:r>
      <w:r>
        <w:rPr>
          <w:rFonts w:hint="eastAsia"/>
        </w:rPr>
        <w:t>是</w:t>
      </w:r>
      <w:r>
        <w:t>表格的表头，浅色部分是表格内容。上面</w:t>
      </w:r>
      <w:r>
        <w:rPr>
          <w:rFonts w:hint="eastAsia"/>
        </w:rPr>
        <w:t>九</w:t>
      </w:r>
      <w:r>
        <w:t>种类型</w:t>
      </w:r>
      <w:r>
        <w:rPr>
          <w:rFonts w:hint="eastAsia"/>
        </w:rPr>
        <w:t>分为</w:t>
      </w:r>
      <w:r>
        <w:t>行导向和列导向分别用字母</w:t>
      </w:r>
      <w:r>
        <w:t>h</w:t>
      </w:r>
      <w:r>
        <w:t>和</w:t>
      </w:r>
      <w:r>
        <w:t>v</w:t>
      </w:r>
      <w:r>
        <w:t>表示。</w:t>
      </w:r>
      <w:r>
        <w:rPr>
          <w:rFonts w:hint="eastAsia"/>
        </w:rPr>
        <w:t>表头</w:t>
      </w:r>
      <w:r>
        <w:t>识别的</w:t>
      </w:r>
      <w:r>
        <w:rPr>
          <w:rFonts w:hint="eastAsia"/>
        </w:rPr>
        <w:t>目的</w:t>
      </w:r>
      <w:r>
        <w:t>就是</w:t>
      </w:r>
      <w:r>
        <w:rPr>
          <w:rFonts w:hint="eastAsia"/>
        </w:rPr>
        <w:t>对</w:t>
      </w:r>
      <w:r>
        <w:t>待</w:t>
      </w:r>
      <w:r>
        <w:rPr>
          <w:rFonts w:hint="eastAsia"/>
        </w:rPr>
        <w:t>识别</w:t>
      </w:r>
      <w:r>
        <w:t>表格</w:t>
      </w:r>
      <w:r>
        <w:rPr>
          <w:rFonts w:hint="eastAsia"/>
        </w:rPr>
        <w:t>进行</w:t>
      </w:r>
      <w:r>
        <w:t>特征分析，最终将其归类到上图</w:t>
      </w:r>
      <w:r>
        <w:rPr>
          <w:rFonts w:hint="eastAsia"/>
        </w:rPr>
        <w:t>9</w:t>
      </w:r>
      <w:r>
        <w:rPr>
          <w:rFonts w:hint="eastAsia"/>
        </w:rPr>
        <w:t>中</w:t>
      </w:r>
      <w:r>
        <w:t>模型</w:t>
      </w:r>
      <w:r>
        <w:rPr>
          <w:rFonts w:hint="eastAsia"/>
        </w:rPr>
        <w:t>中</w:t>
      </w:r>
      <w:r>
        <w:t>。其中</w:t>
      </w:r>
      <w:r>
        <w:rPr>
          <w:rFonts w:hint="eastAsia"/>
        </w:rPr>
        <w:t>可以归类</w:t>
      </w:r>
      <w:r>
        <w:t>的特征包括文字格式（大小</w:t>
      </w:r>
      <w:r>
        <w:rPr>
          <w:rFonts w:hint="eastAsia"/>
        </w:rPr>
        <w:t>、粗细、字体类型、</w:t>
      </w:r>
      <w:r>
        <w:t>字体颜色等）</w:t>
      </w:r>
      <w:r>
        <w:rPr>
          <w:rFonts w:hint="eastAsia"/>
        </w:rPr>
        <w:t>，</w:t>
      </w:r>
      <w:r>
        <w:t>文字内容（</w:t>
      </w:r>
      <w:r>
        <w:rPr>
          <w:rFonts w:hint="eastAsia"/>
        </w:rPr>
        <w:t>是否</w:t>
      </w:r>
      <w:r>
        <w:t>为空，</w:t>
      </w:r>
      <w:r>
        <w:rPr>
          <w:rFonts w:hint="eastAsia"/>
        </w:rPr>
        <w:t>语义分析</w:t>
      </w:r>
      <w:r>
        <w:t>）</w:t>
      </w:r>
      <w:r w:rsidR="0077363F">
        <w:rPr>
          <w:rFonts w:hint="eastAsia"/>
        </w:rPr>
        <w:t>，综上</w:t>
      </w:r>
      <w:r w:rsidR="0077363F">
        <w:t>对</w:t>
      </w:r>
      <w:r w:rsidR="0077363F">
        <w:rPr>
          <w:rFonts w:hint="eastAsia"/>
        </w:rPr>
        <w:t>单元格</w:t>
      </w:r>
      <w:r w:rsidR="0077363F">
        <w:t>特征进行归类得到下图的树</w:t>
      </w:r>
      <w:r w:rsidR="0077363F">
        <w:rPr>
          <w:rFonts w:hint="eastAsia"/>
        </w:rPr>
        <w:t>状</w:t>
      </w:r>
      <w:r w:rsidR="0077363F">
        <w:t>结构图</w:t>
      </w:r>
      <w:r>
        <w:rPr>
          <w:rFonts w:hint="eastAsia"/>
        </w:rPr>
        <w:t>。</w:t>
      </w:r>
    </w:p>
    <w:p w14:paraId="57E2CB2E" w14:textId="77777777" w:rsidR="0077363F" w:rsidRDefault="0077363F" w:rsidP="0077363F">
      <w:pPr>
        <w:jc w:val="center"/>
      </w:pPr>
      <w:r>
        <w:object w:dxaOrig="16050" w:dyaOrig="6585" w14:anchorId="55BEAA98">
          <v:shape id="_x0000_i1032" type="#_x0000_t75" style="width:385.8pt;height:158.4pt" o:ole="">
            <v:imagedata r:id="rId34" o:title=""/>
          </v:shape>
          <o:OLEObject Type="Embed" ProgID="Visio.Drawing.15" ShapeID="_x0000_i1032" DrawAspect="Content" ObjectID="_1571491910" r:id="rId35"/>
        </w:object>
      </w:r>
    </w:p>
    <w:p w14:paraId="32998E43" w14:textId="77777777" w:rsidR="0077363F" w:rsidRPr="0077363F" w:rsidRDefault="0077363F" w:rsidP="0077363F">
      <w:pPr>
        <w:jc w:val="center"/>
        <w:rPr>
          <w:rFonts w:ascii="楷体_GB2312" w:eastAsia="楷体_GB2312"/>
          <w:sz w:val="21"/>
          <w:szCs w:val="21"/>
        </w:rPr>
      </w:pPr>
      <w:r>
        <w:rPr>
          <w:rFonts w:ascii="楷体_GB2312" w:eastAsia="楷体_GB2312" w:hint="eastAsia"/>
          <w:sz w:val="21"/>
          <w:szCs w:val="21"/>
        </w:rPr>
        <w:t>图3</w:t>
      </w:r>
      <w:r>
        <w:rPr>
          <w:rFonts w:ascii="楷体_GB2312" w:eastAsia="楷体_GB2312"/>
          <w:sz w:val="21"/>
          <w:szCs w:val="21"/>
        </w:rPr>
        <w:t xml:space="preserve">-2 </w:t>
      </w:r>
      <w:r w:rsidRPr="0077363F">
        <w:rPr>
          <w:rFonts w:ascii="楷体_GB2312" w:eastAsia="楷体_GB2312" w:hint="eastAsia"/>
          <w:sz w:val="21"/>
          <w:szCs w:val="21"/>
        </w:rPr>
        <w:t>单元格</w:t>
      </w:r>
      <w:r w:rsidRPr="0077363F">
        <w:rPr>
          <w:rFonts w:ascii="楷体_GB2312" w:eastAsia="楷体_GB2312"/>
          <w:sz w:val="21"/>
          <w:szCs w:val="21"/>
        </w:rPr>
        <w:t>类型</w:t>
      </w:r>
      <w:r w:rsidRPr="0077363F">
        <w:rPr>
          <w:rFonts w:ascii="楷体_GB2312" w:eastAsia="楷体_GB2312" w:hint="eastAsia"/>
          <w:sz w:val="21"/>
          <w:szCs w:val="21"/>
        </w:rPr>
        <w:t>特征归类</w:t>
      </w:r>
    </w:p>
    <w:p w14:paraId="47F35F0E" w14:textId="77777777" w:rsidR="00EF0227" w:rsidRDefault="00463163" w:rsidP="00447806">
      <w:pPr>
        <w:spacing w:line="400" w:lineRule="exact"/>
        <w:ind w:firstLine="420"/>
      </w:pPr>
      <w:r>
        <w:rPr>
          <w:rFonts w:hint="eastAsia"/>
        </w:rPr>
        <w:t>通常</w:t>
      </w:r>
      <w:r>
        <w:t>对于表格的表示涉及表格行列</w:t>
      </w:r>
      <w:r>
        <w:rPr>
          <w:rFonts w:hint="eastAsia"/>
        </w:rPr>
        <w:t>信息</w:t>
      </w:r>
      <w:r>
        <w:t>以及</w:t>
      </w:r>
      <w:r>
        <w:rPr>
          <w:rFonts w:hint="eastAsia"/>
        </w:rPr>
        <w:t>单元格</w:t>
      </w:r>
      <w:r>
        <w:t>内容信息等内容。</w:t>
      </w:r>
      <w:r w:rsidR="007C17B1">
        <w:rPr>
          <w:rFonts w:hint="eastAsia"/>
        </w:rPr>
        <w:t>Yoshid</w:t>
      </w:r>
      <w:r w:rsidR="006D74F4">
        <w:t>a</w:t>
      </w:r>
      <w:r w:rsidR="00CC7639">
        <w:rPr>
          <w:vertAlign w:val="superscript"/>
        </w:rPr>
        <w:t>[26</w:t>
      </w:r>
      <w:r w:rsidR="00C20945">
        <w:rPr>
          <w:vertAlign w:val="superscript"/>
        </w:rPr>
        <w:t>]</w:t>
      </w:r>
      <w:r w:rsidR="00EF0227">
        <w:t>论文中提出的</w:t>
      </w:r>
      <w:r w:rsidR="00EF0227">
        <w:rPr>
          <w:rFonts w:hint="eastAsia"/>
        </w:rPr>
        <w:t>对表格</w:t>
      </w:r>
      <w:r>
        <w:t>的基本表示格式</w:t>
      </w:r>
      <w:r>
        <w:rPr>
          <w:rFonts w:hint="eastAsia"/>
        </w:rPr>
        <w:t>，</w:t>
      </w:r>
      <w:r>
        <w:t>具有</w:t>
      </w:r>
      <w:r>
        <w:rPr>
          <w:rFonts w:hint="eastAsia"/>
        </w:rPr>
        <w:t>代表</w:t>
      </w:r>
      <w:r>
        <w:t>性，表示如下</w:t>
      </w:r>
      <w:r w:rsidR="00EF0227">
        <w:t>：</w:t>
      </w:r>
    </w:p>
    <w:p w14:paraId="5E927732" w14:textId="77777777" w:rsidR="00EF0227" w:rsidRDefault="002479C6" w:rsidP="00447806">
      <w:pPr>
        <w:spacing w:line="400" w:lineRule="exact"/>
        <w:ind w:firstLine="420"/>
      </w:pPr>
      <m:oMathPara>
        <m:oMath>
          <m:r>
            <m:rPr>
              <m:sty m:val="p"/>
            </m:rPr>
            <w:rPr>
              <w:rFonts w:ascii="Cambria Math" w:hAnsi="Cambria Math"/>
            </w:rPr>
            <m:t>T={&lt;</m:t>
          </m:r>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1</m:t>
                  </m:r>
                </m:sub>
              </m:sSub>
            </m:e>
          </m:d>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2</m:t>
                  </m:r>
                </m:sub>
              </m:sSub>
            </m:e>
          </m:d>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n</m:t>
                  </m:r>
                </m:sub>
              </m:sSub>
              <m:r>
                <m:rPr>
                  <m:sty m:val="p"/>
                </m:rP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n</m:t>
                  </m:r>
                </m:sub>
              </m:sSub>
            </m:e>
          </m:d>
          <m:r>
            <m:rPr>
              <m:sty m:val="p"/>
            </m:rPr>
            <w:rPr>
              <w:rFonts w:ascii="Cambria Math" w:hAnsi="Cambria Math"/>
            </w:rPr>
            <m:t>&gt;,x,y}</m:t>
          </m:r>
        </m:oMath>
      </m:oMathPara>
    </w:p>
    <w:p w14:paraId="33F3B492" w14:textId="77777777" w:rsidR="00EF0227" w:rsidRDefault="00EF0227" w:rsidP="00447806">
      <w:pPr>
        <w:spacing w:line="400" w:lineRule="exact"/>
      </w:pPr>
      <w:r>
        <w:lastRenderedPageBreak/>
        <w:tab/>
      </w:r>
      <w:r>
        <w:rPr>
          <w:rFonts w:hint="eastAsia"/>
        </w:rPr>
        <w:t>其中</w:t>
      </w:r>
      <w:r>
        <w:t>x</w:t>
      </w:r>
      <w:r>
        <w:t>，</w:t>
      </w:r>
      <w:r>
        <w:t>y</w:t>
      </w:r>
      <w:r>
        <w:rPr>
          <w:rFonts w:hint="eastAsia"/>
        </w:rPr>
        <w:t>分别</w:t>
      </w:r>
      <w:r>
        <w:t>为表格的行数和列数，</w:t>
      </w:r>
      <w:r>
        <w:rPr>
          <w:rFonts w:hint="eastAsia"/>
        </w:rPr>
        <w:t>向量</w:t>
      </w:r>
      <m:oMath>
        <m:r>
          <m:rPr>
            <m:sty m:val="p"/>
          </m:rPr>
          <w:rPr>
            <w:rFonts w:ascii="Cambria Math" w:hAnsi="Cambria Math"/>
          </w:rPr>
          <m:t>&lt;</m:t>
        </m:r>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1</m:t>
                </m:r>
              </m:sub>
            </m:sSub>
          </m:e>
        </m:d>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2</m:t>
                </m:r>
              </m:sub>
            </m:sSub>
          </m:e>
        </m:d>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n</m:t>
                </m:r>
              </m:sub>
            </m:sSub>
            <m:r>
              <m:rPr>
                <m:sty m:val="p"/>
              </m:rP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n</m:t>
                </m:r>
              </m:sub>
            </m:sSub>
          </m:e>
        </m:d>
        <m:r>
          <m:rPr>
            <m:sty m:val="p"/>
          </m:rPr>
          <w:rPr>
            <w:rFonts w:ascii="Cambria Math" w:hAnsi="Cambria Math"/>
          </w:rPr>
          <m:t>&gt;</m:t>
        </m:r>
      </m:oMath>
      <w:r>
        <w:rPr>
          <w:rFonts w:hint="eastAsia"/>
        </w:rPr>
        <w:t>为</w:t>
      </w:r>
      <w:r>
        <w:t>表格的内容信息，</w:t>
      </w:r>
      <m:oMath>
        <m:sSub>
          <m:sSubPr>
            <m:ctrlPr>
              <w:rPr>
                <w:rFonts w:ascii="Cambria Math" w:hAnsi="Cambria Math"/>
              </w:rPr>
            </m:ctrlPr>
          </m:sSubPr>
          <m:e>
            <m:r>
              <w:rPr>
                <w:rFonts w:ascii="Cambria Math" w:hAnsi="Cambria Math"/>
              </w:rPr>
              <m:t>S</m:t>
            </m:r>
          </m:e>
          <m:sub>
            <m:r>
              <w:rPr>
                <w:rFonts w:ascii="Cambria Math" w:hAnsi="Cambria Math"/>
              </w:rPr>
              <m:t>i</m:t>
            </m:r>
          </m:sub>
        </m:sSub>
      </m:oMath>
      <w:r>
        <w:t>表示表格</w:t>
      </w:r>
      <w:r>
        <w:rPr>
          <w:rFonts w:hint="eastAsia"/>
        </w:rPr>
        <w:t>单元格</w:t>
      </w:r>
      <w:r>
        <w:t>中的具体内容</w:t>
      </w:r>
      <w:r>
        <w:rPr>
          <w:rFonts w:hint="eastAsia"/>
        </w:rPr>
        <w:t>；</w:t>
      </w:r>
      <w:r>
        <w:t>而</w:t>
      </w:r>
      <m:oMath>
        <m:sSub>
          <m:sSubPr>
            <m:ctrlPr>
              <w:rPr>
                <w:rFonts w:ascii="Cambria Math" w:hAnsi="Cambria Math"/>
              </w:rPr>
            </m:ctrlPr>
          </m:sSubPr>
          <m:e>
            <m:r>
              <w:rPr>
                <w:rFonts w:ascii="Cambria Math" w:hAnsi="Cambria Math"/>
              </w:rPr>
              <m:t>l</m:t>
            </m:r>
          </m:e>
          <m:sub>
            <m:r>
              <w:rPr>
                <w:rFonts w:ascii="Cambria Math" w:hAnsi="Cambria Math"/>
              </w:rPr>
              <m:t>i</m:t>
            </m:r>
          </m:sub>
        </m:sSub>
      </m:oMath>
      <w:r>
        <w:t>表示表格的属性特征</w:t>
      </w:r>
      <w:r>
        <w:rPr>
          <w:rFonts w:hint="eastAsia"/>
        </w:rPr>
        <w:t>，通过</w:t>
      </w:r>
      <w:r>
        <w:t>对上面提到的相应特征进行</w:t>
      </w:r>
      <w:r>
        <w:rPr>
          <w:rFonts w:hint="eastAsia"/>
        </w:rPr>
        <w:t>计算</w:t>
      </w:r>
      <w:r>
        <w:t>给出综合的值</w:t>
      </w:r>
      <m:oMath>
        <m:sSub>
          <m:sSubPr>
            <m:ctrlPr>
              <w:rPr>
                <w:rFonts w:ascii="Cambria Math" w:hAnsi="Cambria Math"/>
              </w:rPr>
            </m:ctrlPr>
          </m:sSubPr>
          <m:e>
            <m:r>
              <w:rPr>
                <w:rFonts w:ascii="Cambria Math" w:hAnsi="Cambria Math"/>
              </w:rPr>
              <m:t>l</m:t>
            </m:r>
          </m:e>
          <m:sub>
            <m:r>
              <w:rPr>
                <w:rFonts w:ascii="Cambria Math" w:hAnsi="Cambria Math"/>
              </w:rPr>
              <m:t>i</m:t>
            </m:r>
          </m:sub>
        </m:sSub>
      </m:oMath>
      <w:r>
        <w:t>。</w:t>
      </w:r>
      <w:r>
        <w:rPr>
          <w:rFonts w:hint="eastAsia"/>
        </w:rPr>
        <w:t>记过相应</w:t>
      </w:r>
      <w:r>
        <w:t>的机器学习算法处理后可以将表格归纳到不同的模型下。</w:t>
      </w:r>
      <w:r w:rsidR="00103E44">
        <w:rPr>
          <w:rFonts w:hint="eastAsia"/>
        </w:rPr>
        <w:t>表头识别的</w:t>
      </w:r>
      <w:r w:rsidR="00103E44">
        <w:t>准确性直接受</w:t>
      </w:r>
      <w:r w:rsidR="00103E44">
        <w:rPr>
          <w:rFonts w:hint="eastAsia"/>
        </w:rPr>
        <w:t>选取</w:t>
      </w:r>
      <w:r w:rsidR="00103E44">
        <w:t>的特征量</w:t>
      </w:r>
      <w:r w:rsidR="00103E44">
        <w:rPr>
          <w:rFonts w:hint="eastAsia"/>
        </w:rPr>
        <w:t>、</w:t>
      </w:r>
      <m:oMath>
        <m:sSub>
          <m:sSubPr>
            <m:ctrlPr>
              <w:rPr>
                <w:rFonts w:ascii="Cambria Math" w:hAnsi="Cambria Math"/>
              </w:rPr>
            </m:ctrlPr>
          </m:sSubPr>
          <m:e>
            <m:r>
              <w:rPr>
                <w:rFonts w:ascii="Cambria Math" w:hAnsi="Cambria Math"/>
              </w:rPr>
              <m:t>l</m:t>
            </m:r>
          </m:e>
          <m:sub>
            <m:r>
              <w:rPr>
                <w:rFonts w:ascii="Cambria Math" w:hAnsi="Cambria Math"/>
              </w:rPr>
              <m:t>i</m:t>
            </m:r>
          </m:sub>
        </m:sSub>
      </m:oMath>
      <w:r w:rsidR="00103E44">
        <w:t>值计算</w:t>
      </w:r>
      <w:r w:rsidR="00103E44">
        <w:rPr>
          <w:rFonts w:hint="eastAsia"/>
        </w:rPr>
        <w:t>方法以及</w:t>
      </w:r>
      <w:r w:rsidR="00103E44">
        <w:t>分类算法</w:t>
      </w:r>
      <w:r w:rsidR="00103E44">
        <w:rPr>
          <w:rFonts w:hint="eastAsia"/>
        </w:rPr>
        <w:t>的</w:t>
      </w:r>
      <w:r w:rsidR="00103E44">
        <w:t>影响。</w:t>
      </w:r>
      <w:r w:rsidR="00103E44">
        <w:rPr>
          <w:rFonts w:hint="eastAsia"/>
        </w:rPr>
        <w:t>针对</w:t>
      </w:r>
      <w:r w:rsidR="00103E44">
        <w:t>不同的应用场景选择策略也会有相应的</w:t>
      </w:r>
      <w:r w:rsidR="00103E44">
        <w:rPr>
          <w:rFonts w:hint="eastAsia"/>
        </w:rPr>
        <w:t>变化。</w:t>
      </w:r>
    </w:p>
    <w:p w14:paraId="27632519" w14:textId="77777777" w:rsidR="00103E44" w:rsidRDefault="00103E44" w:rsidP="00103E44">
      <w:pPr>
        <w:pStyle w:val="3"/>
      </w:pPr>
      <w:bookmarkStart w:id="126" w:name="_Toc406841164"/>
      <w:r>
        <w:rPr>
          <w:rFonts w:hint="eastAsia"/>
        </w:rPr>
        <w:t>复杂表头</w:t>
      </w:r>
      <w:r>
        <w:t>的处理</w:t>
      </w:r>
      <w:bookmarkEnd w:id="126"/>
    </w:p>
    <w:p w14:paraId="219304AE" w14:textId="77777777" w:rsidR="00103E44" w:rsidRDefault="006B2A4C" w:rsidP="00447806">
      <w:pPr>
        <w:spacing w:line="400" w:lineRule="exact"/>
        <w:ind w:firstLine="420"/>
      </w:pPr>
      <w:r>
        <w:rPr>
          <w:rFonts w:hint="eastAsia"/>
        </w:rPr>
        <w:t>表头作为</w:t>
      </w:r>
      <w:r>
        <w:t>描述表格的主要属性依据，在表格中占有重要的地位。</w:t>
      </w:r>
      <w:r>
        <w:rPr>
          <w:rFonts w:hint="eastAsia"/>
        </w:rPr>
        <w:t>对于</w:t>
      </w:r>
      <w:r>
        <w:t>结构简单的表格，表头往往是</w:t>
      </w:r>
      <w:r>
        <w:rPr>
          <w:rFonts w:hint="eastAsia"/>
        </w:rPr>
        <w:t>线性</w:t>
      </w:r>
      <w:r>
        <w:t>的</w:t>
      </w:r>
      <w:r>
        <w:rPr>
          <w:rFonts w:hint="eastAsia"/>
        </w:rPr>
        <w:t>。</w:t>
      </w:r>
      <w:r>
        <w:t>而</w:t>
      </w:r>
      <w:r>
        <w:rPr>
          <w:rFonts w:hint="eastAsia"/>
        </w:rPr>
        <w:t>对于</w:t>
      </w:r>
      <w:r>
        <w:t>复杂的表格，</w:t>
      </w:r>
      <w:r>
        <w:rPr>
          <w:rFonts w:hint="eastAsia"/>
        </w:rPr>
        <w:t>表头</w:t>
      </w:r>
      <w:r>
        <w:t>可能存在多层</w:t>
      </w:r>
      <w:r>
        <w:rPr>
          <w:rFonts w:hint="eastAsia"/>
        </w:rPr>
        <w:t>次</w:t>
      </w:r>
      <w:r>
        <w:t>的信息</w:t>
      </w:r>
      <w:r>
        <w:rPr>
          <w:rFonts w:hint="eastAsia"/>
        </w:rPr>
        <w:t>嵌套</w:t>
      </w:r>
      <w:r>
        <w:t>，表现在表</w:t>
      </w:r>
      <w:r>
        <w:rPr>
          <w:rFonts w:hint="eastAsia"/>
        </w:rPr>
        <w:t>头</w:t>
      </w:r>
      <w:r>
        <w:t>结构上呈现</w:t>
      </w:r>
      <w:r>
        <w:rPr>
          <w:rFonts w:hint="eastAsia"/>
        </w:rPr>
        <w:t>包含</w:t>
      </w:r>
      <w:r>
        <w:t>关系，下图是两种比较常见的复杂表头形式。</w:t>
      </w:r>
    </w:p>
    <w:p w14:paraId="20273D76" w14:textId="77777777" w:rsidR="006B2A4C" w:rsidRDefault="003B1DBA" w:rsidP="00BD27C1">
      <w:pPr>
        <w:jc w:val="center"/>
      </w:pPr>
      <w:r>
        <w:object w:dxaOrig="5715" w:dyaOrig="2176" w14:anchorId="0EA3744B">
          <v:shape id="_x0000_i1033" type="#_x0000_t75" style="width:271.8pt;height:103.2pt" o:ole="">
            <v:imagedata r:id="rId36" o:title=""/>
          </v:shape>
          <o:OLEObject Type="Embed" ProgID="Visio.Drawing.15" ShapeID="_x0000_i1033" DrawAspect="Content" ObjectID="_1571491911" r:id="rId37"/>
        </w:object>
      </w:r>
    </w:p>
    <w:p w14:paraId="1C6D9ED4" w14:textId="77777777" w:rsidR="00BD27C1" w:rsidRPr="00540ED3" w:rsidRDefault="00E35AB6" w:rsidP="00BD27C1">
      <w:pPr>
        <w:jc w:val="center"/>
        <w:rPr>
          <w:rFonts w:ascii="楷体_GB2312" w:eastAsia="楷体_GB2312"/>
          <w:sz w:val="21"/>
          <w:szCs w:val="21"/>
        </w:rPr>
      </w:pPr>
      <w:r>
        <w:rPr>
          <w:rFonts w:ascii="楷体_GB2312" w:eastAsia="楷体_GB2312" w:hint="eastAsia"/>
          <w:sz w:val="21"/>
          <w:szCs w:val="21"/>
        </w:rPr>
        <w:t>图3</w:t>
      </w:r>
      <w:r w:rsidR="0077363F">
        <w:rPr>
          <w:rFonts w:ascii="楷体_GB2312" w:eastAsia="楷体_GB2312"/>
          <w:sz w:val="21"/>
          <w:szCs w:val="21"/>
        </w:rPr>
        <w:t>-3</w:t>
      </w:r>
      <w:r>
        <w:rPr>
          <w:rFonts w:ascii="楷体_GB2312" w:eastAsia="楷体_GB2312"/>
          <w:sz w:val="21"/>
          <w:szCs w:val="21"/>
        </w:rPr>
        <w:t>-1</w:t>
      </w:r>
      <w:r w:rsidR="00BD27C1" w:rsidRPr="00540ED3">
        <w:rPr>
          <w:rFonts w:ascii="楷体_GB2312" w:eastAsia="楷体_GB2312" w:hint="eastAsia"/>
          <w:sz w:val="21"/>
          <w:szCs w:val="21"/>
        </w:rPr>
        <w:t>复杂</w:t>
      </w:r>
      <w:r w:rsidR="00BD27C1" w:rsidRPr="00540ED3">
        <w:rPr>
          <w:rFonts w:ascii="楷体_GB2312" w:eastAsia="楷体_GB2312"/>
          <w:sz w:val="21"/>
          <w:szCs w:val="21"/>
        </w:rPr>
        <w:t>表头</w:t>
      </w:r>
      <w:r w:rsidR="00BD27C1" w:rsidRPr="00540ED3">
        <w:rPr>
          <w:rFonts w:ascii="楷体_GB2312" w:eastAsia="楷体_GB2312" w:hint="eastAsia"/>
          <w:sz w:val="21"/>
          <w:szCs w:val="21"/>
        </w:rPr>
        <w:t>a</w:t>
      </w:r>
    </w:p>
    <w:p w14:paraId="3472DF04" w14:textId="77777777" w:rsidR="00BD27C1" w:rsidRDefault="003B1DBA" w:rsidP="00BD27C1">
      <w:pPr>
        <w:jc w:val="center"/>
      </w:pPr>
      <w:r>
        <w:object w:dxaOrig="6855" w:dyaOrig="2191" w14:anchorId="2FB12A61">
          <v:shape id="_x0000_i1034" type="#_x0000_t75" style="width:287.4pt;height:91.2pt" o:ole="">
            <v:imagedata r:id="rId38" o:title=""/>
          </v:shape>
          <o:OLEObject Type="Embed" ProgID="Visio.Drawing.15" ShapeID="_x0000_i1034" DrawAspect="Content" ObjectID="_1571491912" r:id="rId39"/>
        </w:object>
      </w:r>
    </w:p>
    <w:p w14:paraId="35E2788A" w14:textId="77777777" w:rsidR="00BD27C1" w:rsidRPr="00540ED3" w:rsidRDefault="00E35AB6" w:rsidP="00BD27C1">
      <w:pPr>
        <w:jc w:val="center"/>
        <w:rPr>
          <w:rFonts w:ascii="楷体_GB2312" w:eastAsia="楷体_GB2312"/>
          <w:sz w:val="21"/>
          <w:szCs w:val="21"/>
        </w:rPr>
      </w:pPr>
      <w:r>
        <w:rPr>
          <w:rFonts w:ascii="楷体_GB2312" w:eastAsia="楷体_GB2312" w:hint="eastAsia"/>
          <w:sz w:val="21"/>
          <w:szCs w:val="21"/>
        </w:rPr>
        <w:t>图3</w:t>
      </w:r>
      <w:r w:rsidR="0077363F">
        <w:rPr>
          <w:rFonts w:ascii="楷体_GB2312" w:eastAsia="楷体_GB2312"/>
          <w:sz w:val="21"/>
          <w:szCs w:val="21"/>
        </w:rPr>
        <w:t>-3</w:t>
      </w:r>
      <w:r>
        <w:rPr>
          <w:rFonts w:ascii="楷体_GB2312" w:eastAsia="楷体_GB2312"/>
          <w:sz w:val="21"/>
          <w:szCs w:val="21"/>
        </w:rPr>
        <w:t xml:space="preserve">-2 </w:t>
      </w:r>
      <w:r w:rsidR="00BD27C1" w:rsidRPr="00540ED3">
        <w:rPr>
          <w:rFonts w:ascii="楷体_GB2312" w:eastAsia="楷体_GB2312" w:hint="eastAsia"/>
          <w:sz w:val="21"/>
          <w:szCs w:val="21"/>
        </w:rPr>
        <w:t>复杂表头</w:t>
      </w:r>
      <w:r w:rsidR="00BD27C1" w:rsidRPr="00540ED3">
        <w:rPr>
          <w:rFonts w:ascii="楷体_GB2312" w:eastAsia="楷体_GB2312"/>
          <w:sz w:val="21"/>
          <w:szCs w:val="21"/>
        </w:rPr>
        <w:t>b</w:t>
      </w:r>
    </w:p>
    <w:p w14:paraId="4C37290A" w14:textId="77777777" w:rsidR="00085009" w:rsidRDefault="006834CB" w:rsidP="00447806">
      <w:pPr>
        <w:spacing w:line="400" w:lineRule="exact"/>
        <w:ind w:firstLine="420"/>
      </w:pPr>
      <w:r>
        <w:rPr>
          <w:rFonts w:hint="eastAsia"/>
        </w:rPr>
        <w:t>对于此类</w:t>
      </w:r>
      <w:r>
        <w:t>复杂</w:t>
      </w:r>
      <w:r>
        <w:rPr>
          <w:rFonts w:hint="eastAsia"/>
        </w:rPr>
        <w:t>结构</w:t>
      </w:r>
      <w:r>
        <w:t>的表头，一般采用</w:t>
      </w:r>
      <w:r>
        <w:rPr>
          <w:rFonts w:hint="eastAsia"/>
        </w:rPr>
        <w:t>树</w:t>
      </w:r>
      <w:r>
        <w:t>形结构或图形结构进行描述。</w:t>
      </w:r>
      <w:r>
        <w:rPr>
          <w:rFonts w:hint="eastAsia"/>
        </w:rPr>
        <w:t>通常</w:t>
      </w:r>
      <w:r>
        <w:t>意义的复杂表头</w:t>
      </w:r>
      <w:r>
        <w:rPr>
          <w:rFonts w:hint="eastAsia"/>
        </w:rPr>
        <w:t>结构</w:t>
      </w:r>
      <w:r>
        <w:t>是</w:t>
      </w:r>
      <w:r>
        <w:rPr>
          <w:rFonts w:hint="eastAsia"/>
        </w:rPr>
        <w:t>上层</w:t>
      </w:r>
      <w:r>
        <w:t>包含下层的</w:t>
      </w:r>
      <w:r>
        <w:rPr>
          <w:rFonts w:hint="eastAsia"/>
        </w:rPr>
        <w:t>关系，</w:t>
      </w:r>
      <w:r>
        <w:t>即上层</w:t>
      </w:r>
      <w:r>
        <w:rPr>
          <w:rFonts w:hint="eastAsia"/>
        </w:rPr>
        <w:t>与</w:t>
      </w:r>
      <w:r>
        <w:t>下层是一对多的关系，这符合树的定义</w:t>
      </w:r>
      <w:r>
        <w:rPr>
          <w:rFonts w:hint="eastAsia"/>
        </w:rPr>
        <w:t>。</w:t>
      </w:r>
      <w:r>
        <w:t>因此</w:t>
      </w:r>
      <w:r>
        <w:rPr>
          <w:rFonts w:hint="eastAsia"/>
        </w:rPr>
        <w:t>此类</w:t>
      </w:r>
      <w:r>
        <w:t>结构的表格适合使用</w:t>
      </w:r>
      <w:r>
        <w:rPr>
          <w:rFonts w:hint="eastAsia"/>
        </w:rPr>
        <w:t>树</w:t>
      </w:r>
      <w:r>
        <w:t>形结构</w:t>
      </w:r>
      <w:r>
        <w:rPr>
          <w:rFonts w:hint="eastAsia"/>
        </w:rPr>
        <w:t>进行表示</w:t>
      </w:r>
      <w:r>
        <w:t>，上图的表</w:t>
      </w:r>
      <w:r>
        <w:t>a</w:t>
      </w:r>
      <w:r>
        <w:t>就是这种情况。而</w:t>
      </w:r>
      <w:r>
        <w:rPr>
          <w:rFonts w:hint="eastAsia"/>
        </w:rPr>
        <w:t>表</w:t>
      </w:r>
      <w:r>
        <w:t>b</w:t>
      </w:r>
      <w:r>
        <w:t>则更加复杂，它上层</w:t>
      </w:r>
      <w:r>
        <w:rPr>
          <w:rFonts w:hint="eastAsia"/>
        </w:rPr>
        <w:t>与</w:t>
      </w:r>
      <w:r>
        <w:t>下层包含多对</w:t>
      </w:r>
      <w:r>
        <w:rPr>
          <w:rFonts w:hint="eastAsia"/>
        </w:rPr>
        <w:t>一</w:t>
      </w:r>
      <w:r>
        <w:t>的关系，因此无法简化成树形结构只能使用图形结构的描述。下</w:t>
      </w:r>
      <w:r>
        <w:rPr>
          <w:rFonts w:hint="eastAsia"/>
        </w:rPr>
        <w:t>图的树</w:t>
      </w:r>
      <w:r>
        <w:t>形和图形</w:t>
      </w:r>
      <w:r>
        <w:rPr>
          <w:rFonts w:hint="eastAsia"/>
        </w:rPr>
        <w:t>结构</w:t>
      </w:r>
      <w:r>
        <w:t>分别</w:t>
      </w:r>
      <w:r>
        <w:rPr>
          <w:rFonts w:hint="eastAsia"/>
        </w:rPr>
        <w:t>对应</w:t>
      </w:r>
      <w:r>
        <w:t>上图的</w:t>
      </w:r>
      <w:r>
        <w:rPr>
          <w:rFonts w:hint="eastAsia"/>
        </w:rPr>
        <w:t>表头</w:t>
      </w:r>
      <w:r>
        <w:rPr>
          <w:rFonts w:hint="eastAsia"/>
        </w:rPr>
        <w:t>a</w:t>
      </w:r>
      <w:r>
        <w:t>和表头</w:t>
      </w:r>
      <w:r>
        <w:t>b</w:t>
      </w:r>
      <w:r>
        <w:t>。</w:t>
      </w:r>
    </w:p>
    <w:p w14:paraId="7B2E357A" w14:textId="77777777" w:rsidR="006834CB" w:rsidRDefault="006834CB" w:rsidP="006834CB">
      <w:pPr>
        <w:ind w:firstLineChars="400" w:firstLine="960"/>
      </w:pPr>
      <w:r>
        <w:object w:dxaOrig="2326" w:dyaOrig="3450" w14:anchorId="3AB38981">
          <v:shape id="_x0000_i1035" type="#_x0000_t75" style="width:116.4pt;height:172.8pt" o:ole="">
            <v:imagedata r:id="rId40" o:title=""/>
          </v:shape>
          <o:OLEObject Type="Embed" ProgID="Visio.Drawing.15" ShapeID="_x0000_i1035" DrawAspect="Content" ObjectID="_1571491913" r:id="rId41"/>
        </w:object>
      </w:r>
      <w:r>
        <w:t xml:space="preserve">   </w:t>
      </w:r>
      <w:r>
        <w:object w:dxaOrig="4815" w:dyaOrig="3450" w14:anchorId="14AEF188">
          <v:shape id="_x0000_i1036" type="#_x0000_t75" style="width:241.2pt;height:172.8pt" o:ole="">
            <v:imagedata r:id="rId42" o:title=""/>
          </v:shape>
          <o:OLEObject Type="Embed" ProgID="Visio.Drawing.15" ShapeID="_x0000_i1036" DrawAspect="Content" ObjectID="_1571491914" r:id="rId43"/>
        </w:object>
      </w:r>
    </w:p>
    <w:p w14:paraId="36C68926" w14:textId="77777777" w:rsidR="006834CB" w:rsidRPr="00FD2A6E" w:rsidRDefault="00FD2A6E" w:rsidP="00FD2A6E">
      <w:pPr>
        <w:jc w:val="center"/>
        <w:rPr>
          <w:rFonts w:ascii="楷体_GB2312" w:eastAsia="楷体_GB2312"/>
          <w:sz w:val="21"/>
          <w:szCs w:val="21"/>
        </w:rPr>
      </w:pPr>
      <w:r w:rsidRPr="00FD2A6E">
        <w:rPr>
          <w:rFonts w:ascii="楷体_GB2312" w:eastAsia="楷体_GB2312" w:hint="eastAsia"/>
          <w:sz w:val="21"/>
          <w:szCs w:val="21"/>
        </w:rPr>
        <w:t>图3</w:t>
      </w:r>
      <w:r w:rsidR="0077363F">
        <w:rPr>
          <w:rFonts w:ascii="楷体_GB2312" w:eastAsia="楷体_GB2312"/>
          <w:sz w:val="21"/>
          <w:szCs w:val="21"/>
        </w:rPr>
        <w:t>-4</w:t>
      </w:r>
      <w:r w:rsidRPr="00FD2A6E">
        <w:rPr>
          <w:rFonts w:ascii="楷体_GB2312" w:eastAsia="楷体_GB2312"/>
          <w:sz w:val="21"/>
          <w:szCs w:val="21"/>
        </w:rPr>
        <w:t>-1</w:t>
      </w:r>
      <w:r w:rsidR="006834CB" w:rsidRPr="00FD2A6E">
        <w:rPr>
          <w:rFonts w:ascii="楷体_GB2312" w:eastAsia="楷体_GB2312" w:hint="eastAsia"/>
          <w:sz w:val="21"/>
          <w:szCs w:val="21"/>
        </w:rPr>
        <w:t>树形</w:t>
      </w:r>
      <w:r w:rsidR="006834CB" w:rsidRPr="00FD2A6E">
        <w:rPr>
          <w:rFonts w:ascii="楷体_GB2312" w:eastAsia="楷体_GB2312"/>
          <w:sz w:val="21"/>
          <w:szCs w:val="21"/>
        </w:rPr>
        <w:t>结构（</w:t>
      </w:r>
      <w:r w:rsidR="006834CB" w:rsidRPr="00FD2A6E">
        <w:rPr>
          <w:rFonts w:ascii="楷体_GB2312" w:eastAsia="楷体_GB2312" w:hint="eastAsia"/>
          <w:sz w:val="21"/>
          <w:szCs w:val="21"/>
        </w:rPr>
        <w:t>对应</w:t>
      </w:r>
      <w:r w:rsidR="006834CB" w:rsidRPr="00FD2A6E">
        <w:rPr>
          <w:rFonts w:ascii="楷体_GB2312" w:eastAsia="楷体_GB2312"/>
          <w:sz w:val="21"/>
          <w:szCs w:val="21"/>
        </w:rPr>
        <w:t>表头a）</w:t>
      </w:r>
      <w:r w:rsidRPr="00FD2A6E">
        <w:rPr>
          <w:rFonts w:ascii="楷体_GB2312" w:eastAsia="楷体_GB2312" w:hint="eastAsia"/>
          <w:sz w:val="21"/>
          <w:szCs w:val="21"/>
        </w:rPr>
        <w:t xml:space="preserve">         图3</w:t>
      </w:r>
      <w:r w:rsidR="0077363F">
        <w:rPr>
          <w:rFonts w:ascii="楷体_GB2312" w:eastAsia="楷体_GB2312"/>
          <w:sz w:val="21"/>
          <w:szCs w:val="21"/>
        </w:rPr>
        <w:t>-4</w:t>
      </w:r>
      <w:r w:rsidRPr="00FD2A6E">
        <w:rPr>
          <w:rFonts w:ascii="楷体_GB2312" w:eastAsia="楷体_GB2312"/>
          <w:sz w:val="21"/>
          <w:szCs w:val="21"/>
        </w:rPr>
        <w:t xml:space="preserve">-2 </w:t>
      </w:r>
      <w:r w:rsidR="006834CB" w:rsidRPr="00FD2A6E">
        <w:rPr>
          <w:rFonts w:ascii="楷体_GB2312" w:eastAsia="楷体_GB2312" w:hint="eastAsia"/>
          <w:sz w:val="21"/>
          <w:szCs w:val="21"/>
        </w:rPr>
        <w:t>图形</w:t>
      </w:r>
      <w:r w:rsidR="006834CB" w:rsidRPr="00FD2A6E">
        <w:rPr>
          <w:rFonts w:ascii="楷体_GB2312" w:eastAsia="楷体_GB2312"/>
          <w:sz w:val="21"/>
          <w:szCs w:val="21"/>
        </w:rPr>
        <w:t>结构（</w:t>
      </w:r>
      <w:r w:rsidR="006834CB" w:rsidRPr="00FD2A6E">
        <w:rPr>
          <w:rFonts w:ascii="楷体_GB2312" w:eastAsia="楷体_GB2312" w:hint="eastAsia"/>
          <w:sz w:val="21"/>
          <w:szCs w:val="21"/>
        </w:rPr>
        <w:t>对应</w:t>
      </w:r>
      <w:r w:rsidR="006834CB" w:rsidRPr="00FD2A6E">
        <w:rPr>
          <w:rFonts w:ascii="楷体_GB2312" w:eastAsia="楷体_GB2312"/>
          <w:sz w:val="21"/>
          <w:szCs w:val="21"/>
        </w:rPr>
        <w:t>表头b）</w:t>
      </w:r>
    </w:p>
    <w:p w14:paraId="79884C25" w14:textId="77777777" w:rsidR="00A9221C" w:rsidRDefault="00A9221C" w:rsidP="00A9221C">
      <w:pPr>
        <w:pStyle w:val="3"/>
      </w:pPr>
      <w:bookmarkStart w:id="127" w:name="_Toc406841165"/>
      <w:r>
        <w:rPr>
          <w:rFonts w:hint="eastAsia"/>
        </w:rPr>
        <w:t>无框线</w:t>
      </w:r>
      <w:r>
        <w:t>表格的还原</w:t>
      </w:r>
      <w:bookmarkEnd w:id="127"/>
    </w:p>
    <w:p w14:paraId="7CDE235F" w14:textId="77777777" w:rsidR="00A9221C" w:rsidRDefault="00104DEB" w:rsidP="00104DEB">
      <w:pPr>
        <w:pStyle w:val="07415"/>
        <w:ind w:firstLineChars="200" w:firstLine="480"/>
      </w:pPr>
      <w:r>
        <w:rPr>
          <w:rFonts w:hint="eastAsia"/>
        </w:rPr>
        <w:t>此类</w:t>
      </w:r>
      <w:r>
        <w:t>表格由于没有</w:t>
      </w:r>
      <w:r>
        <w:rPr>
          <w:rFonts w:hint="eastAsia"/>
        </w:rPr>
        <w:t>框线</w:t>
      </w:r>
      <w:r>
        <w:t>约束，同时表格没有固定的</w:t>
      </w:r>
      <w:r>
        <w:rPr>
          <w:rFonts w:hint="eastAsia"/>
        </w:rPr>
        <w:t>结构</w:t>
      </w:r>
      <w:r>
        <w:t>约束，</w:t>
      </w:r>
      <w:r>
        <w:rPr>
          <w:rFonts w:hint="eastAsia"/>
        </w:rPr>
        <w:t>虽然</w:t>
      </w:r>
      <w:r>
        <w:t>肉眼可见</w:t>
      </w:r>
      <w:r>
        <w:rPr>
          <w:rFonts w:hint="eastAsia"/>
        </w:rPr>
        <w:t>表格</w:t>
      </w:r>
      <w:r>
        <w:t>行列情况，但是机器</w:t>
      </w:r>
      <w:r>
        <w:rPr>
          <w:rFonts w:hint="eastAsia"/>
        </w:rPr>
        <w:t>识别</w:t>
      </w:r>
      <w:r>
        <w:t>的准确率往往受到限制。</w:t>
      </w:r>
      <w:r>
        <w:rPr>
          <w:rFonts w:hint="eastAsia"/>
        </w:rPr>
        <w:t>对于</w:t>
      </w:r>
      <w:r>
        <w:t>此类表格的处理往往采用基于文字流的表格识别方式。</w:t>
      </w:r>
      <w:r>
        <w:rPr>
          <w:rFonts w:hint="eastAsia"/>
        </w:rPr>
        <w:t>其</w:t>
      </w:r>
      <w:r>
        <w:t>主要思想是利用文字的位置信息对表格进行栅格化处理</w:t>
      </w:r>
      <w:r>
        <w:rPr>
          <w:rFonts w:hint="eastAsia"/>
        </w:rPr>
        <w:t>。下面</w:t>
      </w:r>
      <w:r>
        <w:t>介绍栅格化的主要思想。</w:t>
      </w:r>
    </w:p>
    <w:p w14:paraId="70FFDE22" w14:textId="77777777" w:rsidR="00104DEB" w:rsidRDefault="00920756" w:rsidP="00104DEB">
      <w:pPr>
        <w:pStyle w:val="07415"/>
        <w:ind w:firstLineChars="200" w:firstLine="480"/>
      </w:pPr>
      <w:r>
        <w:rPr>
          <w:rFonts w:hint="eastAsia"/>
        </w:rPr>
        <w:t>栅格化</w:t>
      </w:r>
      <w:r>
        <w:t>概念首先出现在图像处理中，后来随着图像技术的不断发展，栅格化概念扩展到</w:t>
      </w:r>
      <w:r>
        <w:rPr>
          <w:rFonts w:hint="eastAsia"/>
        </w:rPr>
        <w:t>对</w:t>
      </w:r>
      <w:r>
        <w:t>空间领域的描述和表示中，</w:t>
      </w:r>
      <w:r>
        <w:rPr>
          <w:rFonts w:hint="eastAsia"/>
        </w:rPr>
        <w:t>下面</w:t>
      </w:r>
      <w:r>
        <w:t>是</w:t>
      </w:r>
      <w:r>
        <w:rPr>
          <w:rFonts w:hint="eastAsia"/>
        </w:rPr>
        <w:t>一个</w:t>
      </w:r>
      <w:r>
        <w:t>网页布局的栅格化简图。</w:t>
      </w:r>
    </w:p>
    <w:p w14:paraId="22F9AA7A" w14:textId="77777777" w:rsidR="00920756" w:rsidRDefault="00E71162" w:rsidP="00920756">
      <w:pPr>
        <w:pStyle w:val="07415"/>
        <w:spacing w:line="240" w:lineRule="auto"/>
        <w:ind w:firstLine="0"/>
        <w:jc w:val="center"/>
        <w:rPr>
          <w:noProof/>
        </w:rPr>
      </w:pPr>
      <w:r w:rsidRPr="002C4259">
        <w:rPr>
          <w:noProof/>
        </w:rPr>
        <w:drawing>
          <wp:inline distT="0" distB="0" distL="0" distR="0" wp14:anchorId="1674B5D1" wp14:editId="166FCA60">
            <wp:extent cx="3951605" cy="2099310"/>
            <wp:effectExtent l="0" t="0" r="0" b="0"/>
            <wp:docPr id="2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951605" cy="2099310"/>
                    </a:xfrm>
                    <a:prstGeom prst="rect">
                      <a:avLst/>
                    </a:prstGeom>
                    <a:noFill/>
                    <a:ln>
                      <a:noFill/>
                    </a:ln>
                  </pic:spPr>
                </pic:pic>
              </a:graphicData>
            </a:graphic>
          </wp:inline>
        </w:drawing>
      </w:r>
    </w:p>
    <w:p w14:paraId="5F0DC1FE" w14:textId="77777777" w:rsidR="00FD2A6E" w:rsidRPr="00FD2A6E" w:rsidRDefault="00FD2A6E" w:rsidP="00FD2A6E">
      <w:pPr>
        <w:jc w:val="center"/>
        <w:rPr>
          <w:rFonts w:ascii="楷体_GB2312" w:eastAsia="楷体_GB2312"/>
          <w:sz w:val="21"/>
          <w:szCs w:val="21"/>
        </w:rPr>
      </w:pPr>
      <w:r w:rsidRPr="00FD2A6E">
        <w:rPr>
          <w:rFonts w:ascii="楷体_GB2312" w:eastAsia="楷体_GB2312" w:hint="eastAsia"/>
          <w:sz w:val="21"/>
          <w:szCs w:val="21"/>
        </w:rPr>
        <w:t>图3</w:t>
      </w:r>
      <w:r w:rsidR="0077363F">
        <w:rPr>
          <w:rFonts w:ascii="楷体_GB2312" w:eastAsia="楷体_GB2312"/>
          <w:sz w:val="21"/>
          <w:szCs w:val="21"/>
        </w:rPr>
        <w:t>-5</w:t>
      </w:r>
      <w:r w:rsidRPr="00FD2A6E">
        <w:rPr>
          <w:rFonts w:ascii="楷体_GB2312" w:eastAsia="楷体_GB2312"/>
          <w:sz w:val="21"/>
          <w:szCs w:val="21"/>
        </w:rPr>
        <w:t xml:space="preserve"> </w:t>
      </w:r>
      <w:r w:rsidRPr="00FD2A6E">
        <w:rPr>
          <w:rFonts w:ascii="楷体_GB2312" w:eastAsia="楷体_GB2312" w:hint="eastAsia"/>
          <w:sz w:val="21"/>
          <w:szCs w:val="21"/>
        </w:rPr>
        <w:t>栅格化简图</w:t>
      </w:r>
    </w:p>
    <w:p w14:paraId="2DD8058A" w14:textId="77777777" w:rsidR="00104DEB" w:rsidRDefault="00920756" w:rsidP="00104DEB">
      <w:pPr>
        <w:pStyle w:val="07415"/>
        <w:ind w:firstLineChars="200" w:firstLine="480"/>
      </w:pPr>
      <w:r>
        <w:rPr>
          <w:rFonts w:hint="eastAsia"/>
        </w:rPr>
        <w:t>其中</w:t>
      </w:r>
      <w:r>
        <w:t>A</w:t>
      </w:r>
      <w:r>
        <w:t>是一个</w:t>
      </w:r>
      <w:r>
        <w:rPr>
          <w:rFonts w:hint="eastAsia"/>
        </w:rPr>
        <w:t>栅格</w:t>
      </w:r>
      <w:r>
        <w:t>单元</w:t>
      </w:r>
      <w:r>
        <w:rPr>
          <w:rFonts w:hint="eastAsia"/>
        </w:rPr>
        <w:t>的</w:t>
      </w:r>
      <w:r>
        <w:t>宽度，</w:t>
      </w:r>
      <w:r>
        <w:t>a</w:t>
      </w:r>
      <w:r>
        <w:t>是一个栅格的宽度，</w:t>
      </w:r>
      <w:r>
        <w:t>i</w:t>
      </w:r>
      <w:r>
        <w:t>是栅格与栅格间的间隙。我</w:t>
      </w:r>
      <w:r>
        <w:rPr>
          <w:rFonts w:hint="eastAsia"/>
        </w:rPr>
        <w:t>们</w:t>
      </w:r>
      <w:r>
        <w:t>可以将</w:t>
      </w:r>
      <w:r>
        <w:t>a</w:t>
      </w:r>
      <w:r>
        <w:t>想象成表格中单元格的字符串，</w:t>
      </w:r>
      <w:r>
        <w:t>A</w:t>
      </w:r>
      <w:r>
        <w:rPr>
          <w:rFonts w:hint="eastAsia"/>
        </w:rPr>
        <w:t>则</w:t>
      </w:r>
      <w:r>
        <w:t>代表</w:t>
      </w:r>
      <w:r>
        <w:rPr>
          <w:rFonts w:hint="eastAsia"/>
        </w:rPr>
        <w:t>每个</w:t>
      </w:r>
      <w:r>
        <w:t>单元格</w:t>
      </w:r>
      <w:r>
        <w:rPr>
          <w:rFonts w:hint="eastAsia"/>
        </w:rPr>
        <w:t>，</w:t>
      </w:r>
      <w:r>
        <w:t>则表格的</w:t>
      </w:r>
      <w:r>
        <w:rPr>
          <w:rFonts w:hint="eastAsia"/>
        </w:rPr>
        <w:t>还原</w:t>
      </w:r>
      <w:r>
        <w:t>将转换为单元格框线的确定。即</w:t>
      </w:r>
      <w:r>
        <w:rPr>
          <w:rFonts w:hint="eastAsia"/>
        </w:rPr>
        <w:t>A</w:t>
      </w:r>
      <w:r>
        <w:t>框线的确定。</w:t>
      </w:r>
    </w:p>
    <w:p w14:paraId="535957EC" w14:textId="77777777" w:rsidR="00920756" w:rsidRDefault="00920756" w:rsidP="00920756">
      <w:pPr>
        <w:pStyle w:val="07415"/>
        <w:spacing w:line="240" w:lineRule="auto"/>
        <w:ind w:firstLineChars="200" w:firstLine="480"/>
        <w:rPr>
          <w:noProof/>
        </w:rPr>
      </w:pPr>
    </w:p>
    <w:p w14:paraId="258EDBF1" w14:textId="77777777" w:rsidR="002E155A" w:rsidRDefault="00E71162" w:rsidP="00920756">
      <w:pPr>
        <w:pStyle w:val="07415"/>
        <w:spacing w:line="240" w:lineRule="auto"/>
        <w:ind w:firstLineChars="200" w:firstLine="480"/>
      </w:pPr>
      <w:r>
        <w:rPr>
          <w:noProof/>
        </w:rPr>
        <w:lastRenderedPageBreak/>
        <mc:AlternateContent>
          <mc:Choice Requires="wps">
            <w:drawing>
              <wp:anchor distT="0" distB="0" distL="114300" distR="114300" simplePos="0" relativeHeight="251653120" behindDoc="0" locked="0" layoutInCell="1" allowOverlap="1" wp14:anchorId="59B3883C" wp14:editId="577E4AF3">
                <wp:simplePos x="0" y="0"/>
                <wp:positionH relativeFrom="column">
                  <wp:posOffset>1991360</wp:posOffset>
                </wp:positionH>
                <wp:positionV relativeFrom="paragraph">
                  <wp:posOffset>1089660</wp:posOffset>
                </wp:positionV>
                <wp:extent cx="95250" cy="66675"/>
                <wp:effectExtent l="19050" t="22860" r="38100" b="53340"/>
                <wp:wrapNone/>
                <wp:docPr id="11" name="Oval 4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0" cy="66675"/>
                        </a:xfrm>
                        <a:prstGeom prst="ellipse">
                          <a:avLst/>
                        </a:prstGeom>
                        <a:solidFill>
                          <a:srgbClr val="000000"/>
                        </a:solidFill>
                        <a:ln w="38100">
                          <a:solidFill>
                            <a:srgbClr val="000000"/>
                          </a:solidFill>
                          <a:round/>
                          <a:headEnd/>
                          <a:tailEnd/>
                        </a:ln>
                        <a:effectLst>
                          <a:outerShdw dist="28398" dir="3806097" algn="ctr" rotWithShape="0">
                            <a:srgbClr val="7F7F7F">
                              <a:alpha val="50000"/>
                            </a:srgb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8D25FFA" id="Oval 454" o:spid="_x0000_s1026" style="position:absolute;left:0;text-align:left;margin-left:156.8pt;margin-top:85.8pt;width:7.5pt;height:5.2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" fillcolor="black" strokeweight="3pt">
                <v:shadow on="t" color="#7f7f7f" opacity=".5" offset="1pt"/>
              </v:oval>
            </w:pict>
          </mc:Fallback>
        </mc:AlternateContent>
      </w:r>
      <w:r>
        <w:rPr>
          <w:noProof/>
        </w:rPr>
        <mc:AlternateContent>
          <mc:Choice Requires="wps">
            <w:drawing>
              <wp:anchor distT="0" distB="0" distL="114300" distR="114300" simplePos="0" relativeHeight="251651072" behindDoc="0" locked="0" layoutInCell="1" allowOverlap="1" wp14:anchorId="230E2E5C" wp14:editId="72155057">
                <wp:simplePos x="0" y="0"/>
                <wp:positionH relativeFrom="column">
                  <wp:posOffset>991235</wp:posOffset>
                </wp:positionH>
                <wp:positionV relativeFrom="paragraph">
                  <wp:posOffset>842010</wp:posOffset>
                </wp:positionV>
                <wp:extent cx="95250" cy="66675"/>
                <wp:effectExtent l="19050" t="22860" r="38100" b="53340"/>
                <wp:wrapNone/>
                <wp:docPr id="10" name="Oval 4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0" cy="66675"/>
                        </a:xfrm>
                        <a:prstGeom prst="ellipse">
                          <a:avLst/>
                        </a:prstGeom>
                        <a:solidFill>
                          <a:srgbClr val="000000"/>
                        </a:solidFill>
                        <a:ln w="38100">
                          <a:solidFill>
                            <a:srgbClr val="000000"/>
                          </a:solidFill>
                          <a:round/>
                          <a:headEnd/>
                          <a:tailEnd/>
                        </a:ln>
                        <a:effectLst>
                          <a:outerShdw dist="28398" dir="3806097" algn="ctr" rotWithShape="0">
                            <a:srgbClr val="7F7F7F">
                              <a:alpha val="50000"/>
                            </a:srgb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3D0196F" id="Oval 453" o:spid="_x0000_s1026" style="position:absolute;left:0;text-align:left;margin-left:78.05pt;margin-top:66.3pt;width:7.5pt;height:5.25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" fillcolor="black" strokeweight="3pt">
                <v:shadow on="t" color="#7f7f7f" opacity=".5" offset="1pt"/>
              </v:oval>
            </w:pict>
          </mc:Fallback>
        </mc:AlternateContent>
      </w:r>
      <w:r w:rsidR="00F2044D">
        <w:object w:dxaOrig="4050" w:dyaOrig="2955" w14:anchorId="36B82067">
          <v:shape id="_x0000_i1037" type="#_x0000_t75" style="width:202.2pt;height:147.6pt" o:ole="">
            <v:imagedata r:id="rId45" o:title=""/>
          </v:shape>
          <o:OLEObject Type="Embed" ProgID="Visio.Drawing.15" ShapeID="_x0000_i1037" DrawAspect="Content" ObjectID="_1571491915" r:id="rId46"/>
        </w:object>
      </w:r>
      <w:r w:rsidR="00802E11">
        <w:object w:dxaOrig="3675" w:dyaOrig="3211" w14:anchorId="50BFE091">
          <v:shape id="_x0000_i1038" type="#_x0000_t75" style="width:183.6pt;height:160.2pt" o:ole="">
            <v:imagedata r:id="rId47" o:title=""/>
          </v:shape>
          <o:OLEObject Type="Embed" ProgID="Visio.Drawing.15" ShapeID="_x0000_i1038" DrawAspect="Content" ObjectID="_1571491916" r:id="rId48"/>
        </w:object>
      </w:r>
    </w:p>
    <w:p w14:paraId="749872E8" w14:textId="77777777" w:rsidR="00F2044D" w:rsidRPr="00F2044D" w:rsidRDefault="00802E11" w:rsidP="00802E11">
      <w:pPr>
        <w:jc w:val="center"/>
        <w:rPr>
          <w:rFonts w:ascii="楷体_GB2312" w:eastAsia="楷体_GB2312"/>
          <w:sz w:val="21"/>
          <w:szCs w:val="21"/>
        </w:rPr>
      </w:pPr>
      <w:r>
        <w:rPr>
          <w:rFonts w:ascii="楷体_GB2312" w:eastAsia="楷体_GB2312" w:hint="eastAsia"/>
          <w:sz w:val="21"/>
          <w:szCs w:val="21"/>
        </w:rPr>
        <w:t xml:space="preserve">  </w:t>
      </w:r>
      <w:r w:rsidR="00F2044D" w:rsidRPr="00F2044D">
        <w:rPr>
          <w:rFonts w:ascii="楷体_GB2312" w:eastAsia="楷体_GB2312" w:hint="eastAsia"/>
          <w:sz w:val="21"/>
          <w:szCs w:val="21"/>
        </w:rPr>
        <w:t>图3</w:t>
      </w:r>
      <w:r w:rsidR="0077363F">
        <w:rPr>
          <w:rFonts w:ascii="楷体_GB2312" w:eastAsia="楷体_GB2312"/>
          <w:sz w:val="21"/>
          <w:szCs w:val="21"/>
        </w:rPr>
        <w:t>-6</w:t>
      </w:r>
      <w:r>
        <w:rPr>
          <w:rFonts w:ascii="楷体_GB2312" w:eastAsia="楷体_GB2312"/>
          <w:sz w:val="21"/>
          <w:szCs w:val="21"/>
        </w:rPr>
        <w:t>-1</w:t>
      </w:r>
      <w:r w:rsidR="00F2044D" w:rsidRPr="00F2044D">
        <w:rPr>
          <w:rFonts w:ascii="楷体_GB2312" w:eastAsia="楷体_GB2312"/>
          <w:sz w:val="21"/>
          <w:szCs w:val="21"/>
        </w:rPr>
        <w:t xml:space="preserve"> </w:t>
      </w:r>
      <w:r w:rsidR="00F2044D" w:rsidRPr="00F2044D">
        <w:rPr>
          <w:rFonts w:ascii="楷体_GB2312" w:eastAsia="楷体_GB2312" w:hint="eastAsia"/>
          <w:sz w:val="21"/>
          <w:szCs w:val="21"/>
        </w:rPr>
        <w:t>击中</w:t>
      </w:r>
      <w:r w:rsidR="00F2044D">
        <w:rPr>
          <w:rFonts w:ascii="楷体_GB2312" w:eastAsia="楷体_GB2312" w:hint="eastAsia"/>
          <w:sz w:val="21"/>
          <w:szCs w:val="21"/>
        </w:rPr>
        <w:t>图</w:t>
      </w:r>
      <w:r>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 xml:space="preserve"> 图3</w:t>
      </w:r>
      <w:r w:rsidR="0077363F">
        <w:rPr>
          <w:rFonts w:ascii="楷体_GB2312" w:eastAsia="楷体_GB2312"/>
          <w:sz w:val="21"/>
          <w:szCs w:val="21"/>
        </w:rPr>
        <w:t>-6</w:t>
      </w:r>
      <w:r>
        <w:rPr>
          <w:rFonts w:ascii="楷体_GB2312" w:eastAsia="楷体_GB2312"/>
          <w:sz w:val="21"/>
          <w:szCs w:val="21"/>
        </w:rPr>
        <w:t xml:space="preserve">-2 </w:t>
      </w:r>
      <w:r>
        <w:rPr>
          <w:rFonts w:ascii="楷体_GB2312" w:eastAsia="楷体_GB2312" w:hint="eastAsia"/>
          <w:sz w:val="21"/>
          <w:szCs w:val="21"/>
        </w:rPr>
        <w:t>栅格化</w:t>
      </w:r>
      <w:r>
        <w:rPr>
          <w:rFonts w:ascii="楷体_GB2312" w:eastAsia="楷体_GB2312"/>
          <w:sz w:val="21"/>
          <w:szCs w:val="21"/>
        </w:rPr>
        <w:t>示意图</w:t>
      </w:r>
    </w:p>
    <w:p w14:paraId="177D1DA1" w14:textId="77777777" w:rsidR="00920756" w:rsidRDefault="00920756" w:rsidP="00447806">
      <w:pPr>
        <w:pStyle w:val="07415"/>
        <w:ind w:firstLineChars="200" w:firstLine="480"/>
        <w:rPr>
          <w:noProof/>
        </w:rPr>
      </w:pPr>
      <w:r>
        <w:rPr>
          <w:rFonts w:hint="eastAsia"/>
          <w:noProof/>
        </w:rPr>
        <w:t>对于</w:t>
      </w:r>
      <w:r>
        <w:rPr>
          <w:noProof/>
        </w:rPr>
        <w:t>垂直方向的栅格线主要考察水平方向文字的间隔，对于间隔超过阈值的文字进行击中率测试，</w:t>
      </w:r>
      <w:r>
        <w:rPr>
          <w:rFonts w:hint="eastAsia"/>
          <w:noProof/>
        </w:rPr>
        <w:t>当</w:t>
      </w:r>
      <w:r>
        <w:rPr>
          <w:noProof/>
        </w:rPr>
        <w:t>集中率低于某阈值时表明该线条为所求</w:t>
      </w:r>
      <w:r>
        <w:rPr>
          <w:rFonts w:hint="eastAsia"/>
          <w:noProof/>
        </w:rPr>
        <w:t>栅格线</w:t>
      </w:r>
      <w:r>
        <w:rPr>
          <w:noProof/>
        </w:rPr>
        <w:t>。对于</w:t>
      </w:r>
      <w:r>
        <w:rPr>
          <w:rFonts w:hint="eastAsia"/>
          <w:noProof/>
        </w:rPr>
        <w:t>水平</w:t>
      </w:r>
      <w:r>
        <w:rPr>
          <w:noProof/>
        </w:rPr>
        <w:t>方向栅格线则考虑文字</w:t>
      </w:r>
      <w:r>
        <w:rPr>
          <w:rFonts w:hint="eastAsia"/>
          <w:noProof/>
        </w:rPr>
        <w:t>间</w:t>
      </w:r>
      <w:r>
        <w:rPr>
          <w:noProof/>
        </w:rPr>
        <w:t>竖直方向的间隔。</w:t>
      </w:r>
      <w:r>
        <w:rPr>
          <w:rFonts w:hint="eastAsia"/>
          <w:noProof/>
        </w:rPr>
        <w:t>该方法对于简单</w:t>
      </w:r>
      <w:r>
        <w:rPr>
          <w:noProof/>
        </w:rPr>
        <w:t>表格具有较好的</w:t>
      </w:r>
      <w:r>
        <w:rPr>
          <w:rFonts w:hint="eastAsia"/>
          <w:noProof/>
        </w:rPr>
        <w:t>适用性</w:t>
      </w:r>
      <w:r>
        <w:rPr>
          <w:noProof/>
        </w:rPr>
        <w:t>，</w:t>
      </w:r>
      <w:r w:rsidR="00A33833">
        <w:rPr>
          <w:noProof/>
        </w:rPr>
        <w:t>但</w:t>
      </w:r>
      <w:r w:rsidR="00A33833">
        <w:rPr>
          <w:rFonts w:hint="eastAsia"/>
          <w:noProof/>
        </w:rPr>
        <w:t>并不</w:t>
      </w:r>
      <w:r w:rsidR="00A33833">
        <w:rPr>
          <w:noProof/>
        </w:rPr>
        <w:t>适用于</w:t>
      </w:r>
      <w:r w:rsidR="00A33833">
        <w:rPr>
          <w:rFonts w:hint="eastAsia"/>
          <w:noProof/>
        </w:rPr>
        <w:t>复杂</w:t>
      </w:r>
      <w:r w:rsidR="00A33833">
        <w:rPr>
          <w:noProof/>
        </w:rPr>
        <w:t>表格的处理，因此具有一定的局限性。</w:t>
      </w:r>
    </w:p>
    <w:p w14:paraId="35E659F8" w14:textId="77777777" w:rsidR="00173303" w:rsidRDefault="00173303">
      <w:pPr>
        <w:pStyle w:val="2"/>
      </w:pPr>
      <w:bookmarkStart w:id="128" w:name="_Toc406841166"/>
      <w:r>
        <w:rPr>
          <w:rFonts w:hint="eastAsia"/>
        </w:rPr>
        <w:t>本章小结</w:t>
      </w:r>
      <w:bookmarkEnd w:id="128"/>
    </w:p>
    <w:p w14:paraId="61164693" w14:textId="7067A9EC" w:rsidR="00173303" w:rsidRDefault="00173303" w:rsidP="00534EB8">
      <w:pPr>
        <w:pStyle w:val="07415"/>
        <w:ind w:firstLineChars="200" w:firstLine="480"/>
        <w:sectPr w:rsidR="00173303">
          <w:headerReference w:type="default" r:id="rId49"/>
          <w:endnotePr>
            <w:numFmt w:val="decimal"/>
          </w:endnotePr>
          <w:pgSz w:w="11906" w:h="16838"/>
          <w:pgMar w:top="1440" w:right="1559" w:bottom="1440" w:left="1559" w:header="851" w:footer="992" w:gutter="0"/>
          <w:cols w:space="720"/>
          <w:docGrid w:type="lines" w:linePitch="312"/>
        </w:sectPr>
      </w:pPr>
      <w:r>
        <w:rPr>
          <w:rFonts w:hint="eastAsia"/>
        </w:rPr>
        <w:t>本章主要</w:t>
      </w:r>
      <w:r w:rsidR="00534EB8">
        <w:rPr>
          <w:rFonts w:hint="eastAsia"/>
        </w:rPr>
        <w:t>对表格</w:t>
      </w:r>
      <w:r w:rsidR="00534EB8">
        <w:t>提取的几个关键</w:t>
      </w:r>
      <w:r w:rsidR="00A66BF5">
        <w:rPr>
          <w:rFonts w:hint="eastAsia"/>
        </w:rPr>
        <w:t>步骤</w:t>
      </w:r>
      <w:r w:rsidR="00A66BF5">
        <w:t>所</w:t>
      </w:r>
      <w:r w:rsidR="00534EB8">
        <w:rPr>
          <w:rFonts w:hint="eastAsia"/>
        </w:rPr>
        <w:t>涉及的</w:t>
      </w:r>
      <w:r w:rsidR="00A66BF5">
        <w:rPr>
          <w:rFonts w:hint="eastAsia"/>
        </w:rPr>
        <w:t>方法</w:t>
      </w:r>
      <w:r w:rsidR="00534EB8">
        <w:t>以及</w:t>
      </w:r>
      <w:r w:rsidR="00A66BF5">
        <w:rPr>
          <w:rFonts w:hint="eastAsia"/>
        </w:rPr>
        <w:t>技术</w:t>
      </w:r>
      <w:r w:rsidR="00534EB8">
        <w:rPr>
          <w:rFonts w:hint="eastAsia"/>
        </w:rPr>
        <w:t>难点进行</w:t>
      </w:r>
      <w:r w:rsidR="00534EB8">
        <w:t>了</w:t>
      </w:r>
      <w:r w:rsidR="00A66BF5">
        <w:rPr>
          <w:rFonts w:hint="eastAsia"/>
        </w:rPr>
        <w:t>总结</w:t>
      </w:r>
      <w:r w:rsidR="00A66BF5">
        <w:t>和</w:t>
      </w:r>
      <w:r w:rsidR="00534EB8">
        <w:t>分析</w:t>
      </w:r>
      <w:r w:rsidR="00534EB8">
        <w:rPr>
          <w:rFonts w:hint="eastAsia"/>
        </w:rPr>
        <w:t>。</w:t>
      </w:r>
      <w:r w:rsidR="00534EB8">
        <w:t>在</w:t>
      </w:r>
      <w:r w:rsidR="00534EB8">
        <w:rPr>
          <w:rFonts w:hint="eastAsia"/>
        </w:rPr>
        <w:t>表格</w:t>
      </w:r>
      <w:r w:rsidR="00534EB8">
        <w:t>特征识别方面，对三</w:t>
      </w:r>
      <w:r w:rsidR="00A66BF5">
        <w:rPr>
          <w:rFonts w:hint="eastAsia"/>
        </w:rPr>
        <w:t>种</w:t>
      </w:r>
      <w:r w:rsidR="00534EB8">
        <w:t>不同的</w:t>
      </w:r>
      <w:r w:rsidR="00A66BF5">
        <w:rPr>
          <w:rFonts w:hint="eastAsia"/>
        </w:rPr>
        <w:t>媒介</w:t>
      </w:r>
      <w:r w:rsidR="00534EB8">
        <w:rPr>
          <w:rFonts w:hint="eastAsia"/>
        </w:rPr>
        <w:t>（</w:t>
      </w:r>
      <w:r w:rsidR="00534EB8">
        <w:rPr>
          <w:rFonts w:hint="eastAsia"/>
        </w:rPr>
        <w:t>Web</w:t>
      </w:r>
      <w:r w:rsidR="00534EB8">
        <w:t>，图像，</w:t>
      </w:r>
      <w:r w:rsidR="00534EB8">
        <w:t>PDF</w:t>
      </w:r>
      <w:r w:rsidR="00534EB8">
        <w:t>文档）</w:t>
      </w:r>
      <w:r w:rsidR="00534EB8">
        <w:rPr>
          <w:rFonts w:hint="eastAsia"/>
        </w:rPr>
        <w:t>下</w:t>
      </w:r>
      <w:r w:rsidR="00534EB8">
        <w:t>的表格特征识别进行了</w:t>
      </w:r>
      <w:r w:rsidR="00534EB8">
        <w:rPr>
          <w:rFonts w:hint="eastAsia"/>
        </w:rPr>
        <w:t>介绍；在表格</w:t>
      </w:r>
      <w:r w:rsidR="00534EB8">
        <w:t>数据抽取部分，</w:t>
      </w:r>
      <w:r w:rsidR="00534EB8">
        <w:rPr>
          <w:rFonts w:hint="eastAsia"/>
        </w:rPr>
        <w:t>对</w:t>
      </w:r>
      <w:r w:rsidR="00534EB8">
        <w:t>几</w:t>
      </w:r>
      <w:r w:rsidR="00A66BF5">
        <w:rPr>
          <w:rFonts w:hint="eastAsia"/>
        </w:rPr>
        <w:t>个</w:t>
      </w:r>
      <w:r w:rsidR="00A66BF5">
        <w:t>关键的技术</w:t>
      </w:r>
      <w:r w:rsidR="00534EB8">
        <w:t>难点问题进行了介绍</w:t>
      </w:r>
      <w:r w:rsidR="00534EB8">
        <w:rPr>
          <w:rFonts w:hint="eastAsia"/>
        </w:rPr>
        <w:t>。</w:t>
      </w:r>
      <w:r w:rsidR="00534EB8">
        <w:t>包括了表格结构的识别</w:t>
      </w:r>
      <w:r w:rsidR="00A66BF5">
        <w:rPr>
          <w:rFonts w:hint="eastAsia"/>
        </w:rPr>
        <w:t>、</w:t>
      </w:r>
      <w:r w:rsidR="00534EB8">
        <w:rPr>
          <w:rFonts w:hint="eastAsia"/>
        </w:rPr>
        <w:t>复杂</w:t>
      </w:r>
      <w:r w:rsidR="00534EB8">
        <w:t>表头的处理</w:t>
      </w:r>
      <w:r w:rsidR="00A66BF5">
        <w:rPr>
          <w:rFonts w:hint="eastAsia"/>
        </w:rPr>
        <w:t>以及</w:t>
      </w:r>
      <w:r w:rsidR="00A66BF5">
        <w:t>无框线表格的还原等问题</w:t>
      </w:r>
      <w:r w:rsidR="00534EB8">
        <w:t>。</w:t>
      </w:r>
      <w:r w:rsidR="00A66BF5">
        <w:rPr>
          <w:rFonts w:hint="eastAsia"/>
        </w:rPr>
        <w:t>为</w:t>
      </w:r>
      <w:r w:rsidR="00A66BF5">
        <w:t>第四章基于</w:t>
      </w:r>
      <w:r w:rsidR="00A66BF5">
        <w:t>PDF</w:t>
      </w:r>
      <w:r w:rsidR="00A66BF5">
        <w:t>的表格数据抽取做好铺垫。</w:t>
      </w:r>
    </w:p>
    <w:p w14:paraId="2E9E5A2F" w14:textId="1DC34BF2" w:rsidR="006C7FC0" w:rsidRDefault="006C7FC0">
      <w:pPr>
        <w:pStyle w:val="1"/>
      </w:pPr>
      <w:bookmarkStart w:id="129" w:name="_Toc406841167"/>
      <w:r>
        <w:rPr>
          <w:rFonts w:hint="eastAsia"/>
        </w:rPr>
        <w:lastRenderedPageBreak/>
        <w:t>PDF</w:t>
      </w:r>
      <w:r w:rsidR="00C2096D">
        <w:rPr>
          <w:rFonts w:hint="eastAsia"/>
        </w:rPr>
        <w:t>文件的</w:t>
      </w:r>
      <w:r>
        <w:t>表格数据</w:t>
      </w:r>
      <w:r>
        <w:rPr>
          <w:rFonts w:hint="eastAsia"/>
        </w:rPr>
        <w:t>抽取</w:t>
      </w:r>
      <w:r w:rsidR="00CC1CFE">
        <w:rPr>
          <w:rFonts w:hint="eastAsia"/>
        </w:rPr>
        <w:t>关键问题</w:t>
      </w:r>
      <w:r>
        <w:t>研究</w:t>
      </w:r>
      <w:bookmarkEnd w:id="129"/>
    </w:p>
    <w:p w14:paraId="0BF67C51" w14:textId="4436A6C2" w:rsidR="00D06A8C" w:rsidRDefault="00D06A8C" w:rsidP="003E709A">
      <w:pPr>
        <w:pStyle w:val="07415"/>
        <w:ind w:firstLineChars="200" w:firstLine="480"/>
      </w:pPr>
      <w:r>
        <w:rPr>
          <w:rFonts w:hint="eastAsia"/>
        </w:rPr>
        <w:t>本章</w:t>
      </w:r>
      <w:r>
        <w:t>主要</w:t>
      </w:r>
      <w:r>
        <w:rPr>
          <w:rFonts w:hint="eastAsia"/>
        </w:rPr>
        <w:t>对</w:t>
      </w:r>
      <w:r>
        <w:t>基于</w:t>
      </w:r>
      <w:r>
        <w:t>PDFBox</w:t>
      </w:r>
      <w:r>
        <w:t>的</w:t>
      </w:r>
      <w:r>
        <w:t>PDF</w:t>
      </w:r>
      <w:r>
        <w:t>表格抽取的关键</w:t>
      </w:r>
      <w:r w:rsidR="0025155C">
        <w:rPr>
          <w:rFonts w:hint="eastAsia"/>
        </w:rPr>
        <w:t>问题</w:t>
      </w:r>
      <w:r>
        <w:rPr>
          <w:rFonts w:hint="eastAsia"/>
        </w:rPr>
        <w:t>进行</w:t>
      </w:r>
      <w:r>
        <w:t>介绍。具体包括</w:t>
      </w:r>
      <w:r>
        <w:rPr>
          <w:rFonts w:hint="eastAsia"/>
        </w:rPr>
        <w:t>表格特征提取</w:t>
      </w:r>
      <w:r>
        <w:t>，表格还原，表格结构识别</w:t>
      </w:r>
      <w:r>
        <w:rPr>
          <w:rFonts w:hint="eastAsia"/>
        </w:rPr>
        <w:t>等</w:t>
      </w:r>
      <w:r>
        <w:t>。其中</w:t>
      </w:r>
      <w:r>
        <w:rPr>
          <w:rFonts w:hint="eastAsia"/>
        </w:rPr>
        <w:t>表格</w:t>
      </w:r>
      <w:r>
        <w:t>特征提取</w:t>
      </w:r>
      <w:r>
        <w:rPr>
          <w:rFonts w:hint="eastAsia"/>
        </w:rPr>
        <w:t>使用</w:t>
      </w:r>
      <w:r>
        <w:t>了开源的</w:t>
      </w:r>
      <w:r>
        <w:rPr>
          <w:rFonts w:hint="eastAsia"/>
        </w:rPr>
        <w:t>项目</w:t>
      </w:r>
      <w:r>
        <w:t>PDFBox</w:t>
      </w:r>
      <w:r>
        <w:rPr>
          <w:rFonts w:hint="eastAsia"/>
        </w:rPr>
        <w:t>，</w:t>
      </w:r>
      <w:r>
        <w:t>为了完成表格框线的识别，本系统修改了</w:t>
      </w:r>
      <w:r>
        <w:t>PDFBox</w:t>
      </w:r>
      <w:r>
        <w:t>的源码。表格</w:t>
      </w:r>
      <w:r>
        <w:rPr>
          <w:rFonts w:hint="eastAsia"/>
        </w:rPr>
        <w:t>还原</w:t>
      </w:r>
      <w:r>
        <w:t>主要包括</w:t>
      </w:r>
      <w:r>
        <w:rPr>
          <w:rFonts w:hint="eastAsia"/>
        </w:rPr>
        <w:t>线条</w:t>
      </w:r>
      <w:r>
        <w:t>过滤，表格定位，</w:t>
      </w:r>
      <w:r>
        <w:rPr>
          <w:rFonts w:hint="eastAsia"/>
        </w:rPr>
        <w:t>复杂表头</w:t>
      </w:r>
      <w:r>
        <w:t>处理等问题。表格</w:t>
      </w:r>
      <w:r>
        <w:rPr>
          <w:rFonts w:hint="eastAsia"/>
        </w:rPr>
        <w:t>的</w:t>
      </w:r>
      <w:r>
        <w:t>结构识别</w:t>
      </w:r>
      <w:r>
        <w:rPr>
          <w:rFonts w:hint="eastAsia"/>
        </w:rPr>
        <w:t>则</w:t>
      </w:r>
      <w:r w:rsidR="00271B3D">
        <w:rPr>
          <w:rFonts w:hint="eastAsia"/>
        </w:rPr>
        <w:t>提出</w:t>
      </w:r>
      <w:r w:rsidR="00271B3D">
        <w:t>了基于表格内容</w:t>
      </w:r>
      <w:r w:rsidR="00271B3D">
        <w:rPr>
          <w:rFonts w:hint="eastAsia"/>
        </w:rPr>
        <w:t>和表格</w:t>
      </w:r>
      <w:r w:rsidR="00271B3D">
        <w:t>结构的识别方法</w:t>
      </w:r>
      <w:r>
        <w:t>。</w:t>
      </w:r>
    </w:p>
    <w:p w14:paraId="0A0BEE98" w14:textId="77777777" w:rsidR="00D06A8C" w:rsidRDefault="00D06A8C" w:rsidP="00D06A8C">
      <w:pPr>
        <w:pStyle w:val="2"/>
      </w:pPr>
      <w:bookmarkStart w:id="130" w:name="_Toc406841168"/>
      <w:r>
        <w:rPr>
          <w:rFonts w:hint="eastAsia"/>
        </w:rPr>
        <w:t>基于</w:t>
      </w:r>
      <w:r>
        <w:t>PDFBox</w:t>
      </w:r>
      <w:r>
        <w:t>的</w:t>
      </w:r>
      <w:r>
        <w:rPr>
          <w:rFonts w:hint="eastAsia"/>
        </w:rPr>
        <w:t>表格特征</w:t>
      </w:r>
      <w:r>
        <w:t>提取</w:t>
      </w:r>
      <w:bookmarkEnd w:id="130"/>
    </w:p>
    <w:p w14:paraId="06CCF56B" w14:textId="231437FA" w:rsidR="00D06A8C" w:rsidRDefault="00D06A8C" w:rsidP="00D06A8C">
      <w:pPr>
        <w:pStyle w:val="3"/>
      </w:pPr>
      <w:bookmarkStart w:id="131" w:name="_Toc406841169"/>
      <w:r>
        <w:rPr>
          <w:rFonts w:hint="eastAsia"/>
        </w:rPr>
        <w:t>PDF字符</w:t>
      </w:r>
      <w:r>
        <w:t>流</w:t>
      </w:r>
      <w:r>
        <w:rPr>
          <w:rFonts w:hint="eastAsia"/>
        </w:rPr>
        <w:t>中</w:t>
      </w:r>
      <w:r>
        <w:t>表格的基本格式</w:t>
      </w:r>
      <w:r>
        <w:rPr>
          <w:rFonts w:hint="eastAsia"/>
        </w:rPr>
        <w:t>介绍</w:t>
      </w:r>
      <w:r w:rsidR="008251BD">
        <w:rPr>
          <w:rFonts w:hint="eastAsia"/>
          <w:vertAlign w:val="superscript"/>
        </w:rPr>
        <w:t>[</w:t>
      </w:r>
      <w:r w:rsidR="001D0267">
        <w:rPr>
          <w:vertAlign w:val="superscript"/>
        </w:rPr>
        <w:t>5</w:t>
      </w:r>
      <w:r w:rsidR="008251BD">
        <w:rPr>
          <w:rFonts w:hint="eastAsia"/>
          <w:vertAlign w:val="superscript"/>
        </w:rPr>
        <w:t>]</w:t>
      </w:r>
      <w:bookmarkEnd w:id="131"/>
    </w:p>
    <w:p w14:paraId="7FEFC62F" w14:textId="77777777" w:rsidR="00D06A8C" w:rsidRPr="008D233E" w:rsidRDefault="00D06A8C" w:rsidP="003E709A">
      <w:pPr>
        <w:pStyle w:val="07415"/>
        <w:ind w:firstLineChars="200" w:firstLine="480"/>
      </w:pPr>
      <w:r>
        <w:rPr>
          <w:rFonts w:hint="eastAsia"/>
        </w:rPr>
        <w:t>由于</w:t>
      </w:r>
      <w:r>
        <w:t>PDF</w:t>
      </w:r>
      <w:r>
        <w:t>的字符流格式比较复杂，</w:t>
      </w:r>
      <w:r>
        <w:rPr>
          <w:rFonts w:hint="eastAsia"/>
        </w:rPr>
        <w:t>为</w:t>
      </w:r>
      <w:r>
        <w:t>了方便理解，</w:t>
      </w:r>
      <w:r>
        <w:rPr>
          <w:rFonts w:hint="eastAsia"/>
        </w:rPr>
        <w:t>截取</w:t>
      </w:r>
      <w:r>
        <w:t>PDF</w:t>
      </w:r>
      <w:r>
        <w:t>中某表格的部分字符流进行说明。</w:t>
      </w:r>
      <w:r>
        <w:rPr>
          <w:rFonts w:hint="eastAsia"/>
        </w:rPr>
        <w:t>本</w:t>
      </w:r>
      <w:r>
        <w:t>系统就是通过</w:t>
      </w:r>
      <w:r>
        <w:t>PDFBox</w:t>
      </w:r>
      <w:r>
        <w:t>从下</w:t>
      </w:r>
      <w:r>
        <w:rPr>
          <w:rFonts w:hint="eastAsia"/>
        </w:rPr>
        <w:t>述的</w:t>
      </w:r>
      <w:r>
        <w:t>字符流中提取相应的文字和线条信息的。</w:t>
      </w:r>
    </w:p>
    <w:p w14:paraId="2C9301BF" w14:textId="77777777" w:rsidR="00D06A8C" w:rsidRDefault="00E71162" w:rsidP="00D06A8C">
      <w:pPr>
        <w:ind w:left="120" w:hangingChars="50" w:hanging="120"/>
        <w:jc w:val="left"/>
      </w:pPr>
      <w:r>
        <w:rPr>
          <w:noProof/>
        </w:rPr>
        <mc:AlternateContent>
          <mc:Choice Requires="wps">
            <w:drawing>
              <wp:anchor distT="0" distB="0" distL="114300" distR="114300" simplePos="0" relativeHeight="251649024" behindDoc="0" locked="0" layoutInCell="1" allowOverlap="1" wp14:anchorId="6C16E9A6" wp14:editId="460E7061">
                <wp:simplePos x="0" y="0"/>
                <wp:positionH relativeFrom="column">
                  <wp:posOffset>2886710</wp:posOffset>
                </wp:positionH>
                <wp:positionV relativeFrom="paragraph">
                  <wp:posOffset>1097280</wp:posOffset>
                </wp:positionV>
                <wp:extent cx="1247775" cy="0"/>
                <wp:effectExtent l="9525" t="12700" r="9525" b="15875"/>
                <wp:wrapNone/>
                <wp:docPr id="9" name="AutoShape 4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47775" cy="0"/>
                        </a:xfrm>
                        <a:prstGeom prst="straightConnector1">
                          <a:avLst/>
                        </a:prstGeom>
                        <a:noFill/>
                        <a:ln w="15875">
                          <a:solidFill>
                            <a:srgbClr val="7030A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29F69064" id="_x0000_t32" coordsize="21600,21600" o:spt="32" o:oned="t" path="m,l21600,21600e" filled="f">
                <v:path arrowok="t" fillok="f" o:connecttype="none"/>
                <o:lock v:ext="edit" shapetype="t"/>
              </v:shapetype>
              <v:shape id="AutoShape 452" o:spid="_x0000_s1026" type="#_x0000_t32" style="position:absolute;left:0;text-align:left;margin-left:227.3pt;margin-top:86.4pt;width:98.25pt;height:0;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" strokecolor="#7030a0" strokeweight="1.25pt"/>
            </w:pict>
          </mc:Fallback>
        </mc:AlternateContent>
      </w:r>
      <w:r>
        <w:rPr>
          <w:noProof/>
        </w:rPr>
        <mc:AlternateContent>
          <mc:Choice Requires="wps">
            <w:drawing>
              <wp:anchor distT="0" distB="0" distL="114300" distR="114300" simplePos="0" relativeHeight="251646976" behindDoc="0" locked="0" layoutInCell="1" allowOverlap="1" wp14:anchorId="32FA0272" wp14:editId="3C3C94A6">
                <wp:simplePos x="0" y="0"/>
                <wp:positionH relativeFrom="column">
                  <wp:posOffset>2839085</wp:posOffset>
                </wp:positionH>
                <wp:positionV relativeFrom="paragraph">
                  <wp:posOffset>373380</wp:posOffset>
                </wp:positionV>
                <wp:extent cx="1457325" cy="3181350"/>
                <wp:effectExtent l="9525" t="12700" r="9525" b="15875"/>
                <wp:wrapNone/>
                <wp:docPr id="8" name="Rectangle 4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57325" cy="3181350"/>
                        </a:xfrm>
                        <a:prstGeom prst="rect">
                          <a:avLst/>
                        </a:prstGeom>
                        <a:noFill/>
                        <a:ln w="15875">
                          <a:solidFill>
                            <a:srgbClr val="00B050"/>
                          </a:solidFill>
                          <a:miter lim="800000"/>
                          <a:headEnd/>
                          <a:tailEnd/>
                        </a:ln>
                        <a:extLst>
                          <a:ext uri="{909E8E84-426E-40DD-AFC4-6F175D3DCCD1}">
                            <a14:hiddenFill xmlns:a14="http://schemas.microsoft.com/office/drawing/2010/main">
                              <a:gradFill rotWithShape="0">
                                <a:gsLst>
                                  <a:gs pos="0">
                                    <a:srgbClr val="BBD5F0"/>
                                  </a:gs>
                                  <a:gs pos="100000">
                                    <a:srgbClr val="9CBEE0"/>
                                  </a:gs>
                                </a:gsLst>
                                <a:lin ang="5400000"/>
                              </a:gra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0F15D8F" id="Rectangle 451" o:spid="_x0000_s1026" style="position:absolute;left:0;text-align:left;margin-left:223.55pt;margin-top:29.4pt;width:114.75pt;height:250.5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" filled="f" fillcolor="#bbd5f0" strokecolor="#00b050" strokeweight="1.25pt">
                <v:fill color2="#9cbee0" focus="100%" type="gradient">
                  <o:fill v:ext="view" type="gradientUnscaled"/>
                </v:fill>
              </v:rect>
            </w:pict>
          </mc:Fallback>
        </mc:AlternateContent>
      </w:r>
      <w:r>
        <w:rPr>
          <w:noProof/>
        </w:rPr>
        <mc:AlternateContent>
          <mc:Choice Requires="wps">
            <w:drawing>
              <wp:anchor distT="0" distB="0" distL="114300" distR="114300" simplePos="0" relativeHeight="251644928" behindDoc="0" locked="0" layoutInCell="1" allowOverlap="1" wp14:anchorId="7B1F77D9" wp14:editId="0145ADFB">
                <wp:simplePos x="0" y="0"/>
                <wp:positionH relativeFrom="column">
                  <wp:posOffset>19685</wp:posOffset>
                </wp:positionH>
                <wp:positionV relativeFrom="paragraph">
                  <wp:posOffset>1040130</wp:posOffset>
                </wp:positionV>
                <wp:extent cx="2676525" cy="847725"/>
                <wp:effectExtent l="9525" t="12700" r="9525" b="15875"/>
                <wp:wrapNone/>
                <wp:docPr id="7" name="Rectangle 4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76525" cy="847725"/>
                        </a:xfrm>
                        <a:prstGeom prst="rect">
                          <a:avLst/>
                        </a:prstGeom>
                        <a:noFill/>
                        <a:ln w="15875">
                          <a:solidFill>
                            <a:srgbClr val="FF0000"/>
                          </a:solidFill>
                          <a:miter lim="800000"/>
                          <a:headEnd/>
                          <a:tailEnd/>
                        </a:ln>
                        <a:extLst>
                          <a:ext uri="{909E8E84-426E-40DD-AFC4-6F175D3DCCD1}">
                            <a14:hiddenFill xmlns:a14="http://schemas.microsoft.com/office/drawing/2010/main">
                              <a:gradFill rotWithShape="0">
                                <a:gsLst>
                                  <a:gs pos="0">
                                    <a:srgbClr val="BBD5F0"/>
                                  </a:gs>
                                  <a:gs pos="100000">
                                    <a:srgbClr val="9CBEE0"/>
                                  </a:gs>
                                </a:gsLst>
                                <a:lin ang="5400000"/>
                              </a:gra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3020D92" id="Rectangle 450" o:spid="_x0000_s1026" style="position:absolute;left:0;text-align:left;margin-left:1.55pt;margin-top:81.9pt;width:210.75pt;height:66.75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" filled="f" fillcolor="#bbd5f0" strokecolor="red" strokeweight="1.25pt">
                <v:fill color2="#9cbee0" focus="100%" type="gradient">
                  <o:fill v:ext="view" type="gradientUnscaled"/>
                </v:fill>
              </v:rect>
            </w:pict>
          </mc:Fallback>
        </mc:AlternateContent>
      </w:r>
      <w:r w:rsidR="00D06A8C">
        <w:object w:dxaOrig="5610" w:dyaOrig="6451" w14:anchorId="69302A42">
          <v:shape id="_x0000_i1039" type="#_x0000_t75" style="width:215.4pt;height:292.8pt" o:ole="">
            <v:imagedata r:id="rId50" o:title=""/>
          </v:shape>
          <o:OLEObject Type="Embed" ProgID="Visio.Drawing.15" ShapeID="_x0000_i1039" DrawAspect="Content" ObjectID="_1571491917" r:id="rId51"/>
        </w:object>
      </w:r>
      <w:r w:rsidR="00D06A8C">
        <w:t xml:space="preserve"> </w:t>
      </w:r>
      <w:r w:rsidR="00D06A8C">
        <w:object w:dxaOrig="5445" w:dyaOrig="6451" w14:anchorId="77D20908">
          <v:shape id="_x0000_i1040" type="#_x0000_t75" style="width:213pt;height:292.8pt" o:ole="">
            <v:imagedata r:id="rId52" o:title=""/>
          </v:shape>
          <o:OLEObject Type="Embed" ProgID="Visio.Drawing.15" ShapeID="_x0000_i1040" DrawAspect="Content" ObjectID="_1571491918" r:id="rId53"/>
        </w:object>
      </w:r>
    </w:p>
    <w:p w14:paraId="1EB6BBDA" w14:textId="77777777" w:rsidR="00FE53B6" w:rsidRPr="00FE53B6" w:rsidRDefault="00FE53B6" w:rsidP="00FE53B6">
      <w:pPr>
        <w:jc w:val="center"/>
        <w:rPr>
          <w:rFonts w:ascii="楷体_GB2312" w:eastAsia="楷体_GB2312"/>
          <w:sz w:val="21"/>
          <w:szCs w:val="21"/>
        </w:rPr>
      </w:pPr>
      <w:r w:rsidRPr="00FE53B6">
        <w:rPr>
          <w:rFonts w:ascii="楷体_GB2312" w:eastAsia="楷体_GB2312" w:hint="eastAsia"/>
          <w:sz w:val="21"/>
          <w:szCs w:val="21"/>
        </w:rPr>
        <w:t>图4</w:t>
      </w:r>
      <w:r w:rsidRPr="00FE53B6">
        <w:rPr>
          <w:rFonts w:ascii="楷体_GB2312" w:eastAsia="楷体_GB2312"/>
          <w:sz w:val="21"/>
          <w:szCs w:val="21"/>
        </w:rPr>
        <w:t>-1-1 PDF中</w:t>
      </w:r>
      <w:r w:rsidRPr="00FE53B6">
        <w:rPr>
          <w:rFonts w:ascii="楷体_GB2312" w:eastAsia="楷体_GB2312" w:hint="eastAsia"/>
          <w:sz w:val="21"/>
          <w:szCs w:val="21"/>
        </w:rPr>
        <w:t>文字流</w:t>
      </w:r>
      <w:r w:rsidRPr="00FE53B6">
        <w:rPr>
          <w:rFonts w:ascii="楷体_GB2312" w:eastAsia="楷体_GB2312"/>
          <w:sz w:val="21"/>
          <w:szCs w:val="21"/>
        </w:rPr>
        <w:t>示意</w:t>
      </w:r>
      <w:r>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图4</w:t>
      </w:r>
      <w:r>
        <w:rPr>
          <w:rFonts w:ascii="楷体_GB2312" w:eastAsia="楷体_GB2312"/>
          <w:sz w:val="21"/>
          <w:szCs w:val="21"/>
        </w:rPr>
        <w:t>-1-2 PDF中线条流示意</w:t>
      </w:r>
    </w:p>
    <w:p w14:paraId="63516E43" w14:textId="77777777" w:rsidR="00D06A8C" w:rsidRDefault="00D06A8C" w:rsidP="003E709A">
      <w:pPr>
        <w:pStyle w:val="07415"/>
        <w:ind w:firstLineChars="200" w:firstLine="480"/>
      </w:pPr>
      <w:r>
        <w:rPr>
          <w:rFonts w:hint="eastAsia"/>
        </w:rPr>
        <w:t>PDF</w:t>
      </w:r>
      <w:r>
        <w:t>使用特定的字符表示文字</w:t>
      </w:r>
      <w:r>
        <w:rPr>
          <w:rFonts w:hint="eastAsia"/>
        </w:rPr>
        <w:t>流，</w:t>
      </w:r>
      <w:r>
        <w:t>线条的流的开始和结束。对于</w:t>
      </w:r>
      <w:r>
        <w:rPr>
          <w:rFonts w:hint="eastAsia"/>
        </w:rPr>
        <w:t>文字</w:t>
      </w:r>
      <w:r>
        <w:t>以</w:t>
      </w:r>
      <w:r>
        <w:t>BT</w:t>
      </w:r>
      <w:r>
        <w:t>开始，</w:t>
      </w:r>
      <w:r>
        <w:t>ET</w:t>
      </w:r>
      <w:r>
        <w:t>结束。</w:t>
      </w:r>
      <w:r>
        <w:rPr>
          <w:rFonts w:hint="eastAsia"/>
        </w:rPr>
        <w:t>图中的</w:t>
      </w:r>
      <w:r>
        <w:t>红色框线部分是</w:t>
      </w:r>
      <w:r>
        <w:rPr>
          <w:rFonts w:hint="eastAsia"/>
        </w:rPr>
        <w:t>表格</w:t>
      </w:r>
      <w:r>
        <w:t>某单元格内的文字，其中</w:t>
      </w:r>
      <w:r>
        <w:t>Tj</w:t>
      </w:r>
      <w:r>
        <w:t>内的信息是文字的</w:t>
      </w:r>
      <w:r>
        <w:lastRenderedPageBreak/>
        <w:t>字符信息。</w:t>
      </w:r>
      <w:r>
        <w:t>Tm</w:t>
      </w:r>
      <w:r>
        <w:rPr>
          <w:rFonts w:hint="eastAsia"/>
        </w:rPr>
        <w:t>左侧</w:t>
      </w:r>
      <w:r>
        <w:t>信息表示的是位置信息。</w:t>
      </w:r>
    </w:p>
    <w:p w14:paraId="45FFF8E6" w14:textId="70797A6C" w:rsidR="00D06A8C" w:rsidRDefault="00D06A8C" w:rsidP="003E709A">
      <w:pPr>
        <w:pStyle w:val="07415"/>
        <w:ind w:firstLineChars="200" w:firstLine="480"/>
      </w:pPr>
      <w:r>
        <w:rPr>
          <w:rFonts w:hint="eastAsia"/>
        </w:rPr>
        <w:t>右图</w:t>
      </w:r>
      <w:r>
        <w:t>的</w:t>
      </w:r>
      <w:r>
        <w:rPr>
          <w:rFonts w:hint="eastAsia"/>
        </w:rPr>
        <w:t>绿色</w:t>
      </w:r>
      <w:r>
        <w:t>区域</w:t>
      </w:r>
      <w:r>
        <w:rPr>
          <w:rFonts w:hint="eastAsia"/>
        </w:rPr>
        <w:t>则</w:t>
      </w:r>
      <w:r>
        <w:t>表示了框线的信息</w:t>
      </w:r>
      <w:r>
        <w:rPr>
          <w:rFonts w:hint="eastAsia"/>
        </w:rPr>
        <w:t>。</w:t>
      </w:r>
      <w:r w:rsidR="00EA66F8">
        <w:rPr>
          <w:rFonts w:hint="eastAsia"/>
        </w:rPr>
        <w:t>‘</w:t>
      </w:r>
      <w:r w:rsidR="00EA66F8">
        <w:t>r</w:t>
      </w:r>
      <w:r>
        <w:rPr>
          <w:rFonts w:hint="eastAsia"/>
        </w:rPr>
        <w:t>e</w:t>
      </w:r>
      <w:r w:rsidR="00EA66F8">
        <w:rPr>
          <w:rFonts w:hint="eastAsia"/>
        </w:rPr>
        <w:t>’</w:t>
      </w:r>
      <w:r>
        <w:t>表示</w:t>
      </w:r>
      <w:r w:rsidR="00EA66F8">
        <w:rPr>
          <w:rFonts w:hint="eastAsia"/>
        </w:rPr>
        <w:t>矩形</w:t>
      </w:r>
      <w:r>
        <w:t>路径构造的开始</w:t>
      </w:r>
      <w:r>
        <w:rPr>
          <w:rFonts w:hint="eastAsia"/>
        </w:rPr>
        <w:t>。</w:t>
      </w:r>
      <w:r>
        <w:rPr>
          <w:rFonts w:hint="eastAsia"/>
        </w:rPr>
        <w:t>[</w:t>
      </w:r>
      <w:r>
        <w:t>89.96 597.58,229.46 0.72]</w:t>
      </w:r>
      <w:r>
        <w:rPr>
          <w:rFonts w:hint="eastAsia"/>
        </w:rPr>
        <w:t>分表表示</w:t>
      </w:r>
      <w:r>
        <w:t>了矩形的位置和大小。其中</w:t>
      </w:r>
      <w:r>
        <w:rPr>
          <w:rFonts w:hint="eastAsia"/>
        </w:rPr>
        <w:t>89.24</w:t>
      </w:r>
      <w:r>
        <w:rPr>
          <w:rFonts w:hint="eastAsia"/>
        </w:rPr>
        <w:t>表示矩形</w:t>
      </w:r>
      <w:r>
        <w:t>左下角</w:t>
      </w:r>
      <w:r>
        <w:t>x</w:t>
      </w:r>
      <w:r>
        <w:t>轴坐标，</w:t>
      </w:r>
      <w:r>
        <w:rPr>
          <w:rFonts w:hint="eastAsia"/>
        </w:rPr>
        <w:t>597.58</w:t>
      </w:r>
      <w:r>
        <w:rPr>
          <w:rFonts w:hint="eastAsia"/>
        </w:rPr>
        <w:t>表示</w:t>
      </w:r>
      <w:r>
        <w:t>矩形左下角</w:t>
      </w:r>
      <w:r>
        <w:t>y</w:t>
      </w:r>
      <w:r>
        <w:t>轴坐标，</w:t>
      </w:r>
      <w:r>
        <w:rPr>
          <w:rFonts w:hint="eastAsia"/>
        </w:rPr>
        <w:t>这些</w:t>
      </w:r>
      <w:r>
        <w:t>位置信息都是绝对位置信息，由此可以确定</w:t>
      </w:r>
      <w:r>
        <w:rPr>
          <w:rFonts w:hint="eastAsia"/>
        </w:rPr>
        <w:t>该</w:t>
      </w:r>
      <w:r>
        <w:t>矩形的位置。</w:t>
      </w:r>
      <w:r>
        <w:rPr>
          <w:rFonts w:hint="eastAsia"/>
        </w:rPr>
        <w:t>2</w:t>
      </w:r>
      <w:r>
        <w:t>29.46</w:t>
      </w:r>
      <w:r>
        <w:rPr>
          <w:rFonts w:hint="eastAsia"/>
        </w:rPr>
        <w:t>表示</w:t>
      </w:r>
      <w:r>
        <w:t>长度，</w:t>
      </w:r>
      <w:r>
        <w:rPr>
          <w:rFonts w:hint="eastAsia"/>
        </w:rPr>
        <w:t>0.72</w:t>
      </w:r>
      <w:r>
        <w:rPr>
          <w:rFonts w:hint="eastAsia"/>
        </w:rPr>
        <w:t>表示高度</w:t>
      </w:r>
      <w:r>
        <w:t>。因此该信息表示</w:t>
      </w:r>
      <w:r>
        <w:rPr>
          <w:rFonts w:hint="eastAsia"/>
        </w:rPr>
        <w:t>了</w:t>
      </w:r>
      <w:r>
        <w:t>一条长为</w:t>
      </w:r>
      <w:r>
        <w:rPr>
          <w:rFonts w:hint="eastAsia"/>
        </w:rPr>
        <w:t>229.46</w:t>
      </w:r>
      <w:r>
        <w:rPr>
          <w:rFonts w:hint="eastAsia"/>
        </w:rPr>
        <w:t>的</w:t>
      </w:r>
      <w:r>
        <w:t>线条，且</w:t>
      </w:r>
      <w:r>
        <w:rPr>
          <w:rFonts w:hint="eastAsia"/>
        </w:rPr>
        <w:t>该</w:t>
      </w:r>
      <w:r>
        <w:t>线条呈</w:t>
      </w:r>
      <w:r>
        <w:rPr>
          <w:rFonts w:hint="eastAsia"/>
        </w:rPr>
        <w:t>水平</w:t>
      </w:r>
      <w:r>
        <w:t>方向。</w:t>
      </w:r>
    </w:p>
    <w:p w14:paraId="07FC735D" w14:textId="77777777" w:rsidR="002D6EAE" w:rsidRDefault="002D6EAE" w:rsidP="002D6EAE">
      <w:pPr>
        <w:pStyle w:val="3"/>
      </w:pPr>
      <w:bookmarkStart w:id="132" w:name="_Toc406841170"/>
      <w:r>
        <w:rPr>
          <w:rFonts w:hint="eastAsia"/>
        </w:rPr>
        <w:t>PDFBox</w:t>
      </w:r>
      <w:r w:rsidR="000B6CC3">
        <w:t>中</w:t>
      </w:r>
      <w:r>
        <w:t>文字和线条的</w:t>
      </w:r>
      <w:r>
        <w:rPr>
          <w:rFonts w:hint="eastAsia"/>
        </w:rPr>
        <w:t>处理介绍</w:t>
      </w:r>
      <w:bookmarkEnd w:id="132"/>
    </w:p>
    <w:p w14:paraId="7AE26829" w14:textId="77777777" w:rsidR="003E709A" w:rsidRDefault="003E709A" w:rsidP="003E709A">
      <w:pPr>
        <w:pStyle w:val="07415"/>
        <w:ind w:firstLineChars="200" w:firstLine="480"/>
      </w:pPr>
      <w:r>
        <w:rPr>
          <w:rFonts w:hint="eastAsia"/>
        </w:rPr>
        <w:t>在</w:t>
      </w:r>
      <w:r>
        <w:t>PDFBox</w:t>
      </w:r>
      <w:r>
        <w:t>中，对于</w:t>
      </w:r>
      <w:r>
        <w:t>PDF</w:t>
      </w:r>
      <w:r>
        <w:rPr>
          <w:rFonts w:hint="eastAsia"/>
        </w:rPr>
        <w:t>内</w:t>
      </w:r>
      <w:r>
        <w:t>的文字和线条都经过了重新的处理和封装。</w:t>
      </w:r>
      <w:r w:rsidR="000B6CC3">
        <w:rPr>
          <w:rFonts w:hint="eastAsia"/>
        </w:rPr>
        <w:t>文字</w:t>
      </w:r>
      <w:r w:rsidR="000B6CC3">
        <w:t>和线条在</w:t>
      </w:r>
      <w:r w:rsidR="000B6CC3">
        <w:t>PDFBox</w:t>
      </w:r>
      <w:r w:rsidR="000B6CC3">
        <w:t>中都存储在</w:t>
      </w:r>
      <w:r w:rsidR="000B6CC3">
        <w:rPr>
          <w:rFonts w:hint="eastAsia"/>
        </w:rPr>
        <w:t>Cos</w:t>
      </w:r>
      <w:r w:rsidR="000B6CC3">
        <w:t>Stream</w:t>
      </w:r>
      <w:r w:rsidR="000B6CC3">
        <w:t>对象中。该对象继承自</w:t>
      </w:r>
      <w:r w:rsidR="000B6CC3">
        <w:rPr>
          <w:rFonts w:hint="eastAsia"/>
        </w:rPr>
        <w:t>CosDictionary</w:t>
      </w:r>
      <w:r w:rsidR="000B6CC3">
        <w:t>类。这些</w:t>
      </w:r>
      <w:r w:rsidR="000B6CC3">
        <w:rPr>
          <w:rFonts w:hint="eastAsia"/>
        </w:rPr>
        <w:t>对象</w:t>
      </w:r>
      <w:r w:rsidR="000B6CC3">
        <w:t>均处于</w:t>
      </w:r>
      <w:r w:rsidR="000B6CC3">
        <w:t>PDFBox</w:t>
      </w:r>
      <w:r w:rsidR="000B6CC3">
        <w:t>的</w:t>
      </w:r>
      <w:r w:rsidR="000B6CC3">
        <w:rPr>
          <w:rFonts w:hint="eastAsia"/>
        </w:rPr>
        <w:t>CosModel</w:t>
      </w:r>
      <w:r w:rsidR="000B6CC3">
        <w:rPr>
          <w:rFonts w:hint="eastAsia"/>
        </w:rPr>
        <w:t>层</w:t>
      </w:r>
      <w:r w:rsidR="000B6CC3">
        <w:t>，即</w:t>
      </w:r>
      <w:r w:rsidR="00535811">
        <w:rPr>
          <w:rFonts w:hint="eastAsia"/>
        </w:rPr>
        <w:t>PDFBox</w:t>
      </w:r>
      <w:r w:rsidR="00535811">
        <w:t>的最低层</w:t>
      </w:r>
      <w:r w:rsidR="00535811">
        <w:rPr>
          <w:rFonts w:hint="eastAsia"/>
        </w:rPr>
        <w:t>，</w:t>
      </w:r>
      <w:r w:rsidR="00535811">
        <w:t>该层</w:t>
      </w:r>
      <w:r w:rsidR="00535811">
        <w:rPr>
          <w:rFonts w:hint="eastAsia"/>
        </w:rPr>
        <w:t>负责</w:t>
      </w:r>
      <w:r w:rsidR="00535811">
        <w:t>完成对</w:t>
      </w:r>
      <w:r w:rsidR="00535811">
        <w:t>PDF</w:t>
      </w:r>
      <w:r w:rsidR="00535811">
        <w:t>基本结构的封装。</w:t>
      </w:r>
      <w:r w:rsidR="00535811">
        <w:rPr>
          <w:rFonts w:hint="eastAsia"/>
        </w:rPr>
        <w:t>PDFBox</w:t>
      </w:r>
      <w:r w:rsidR="00535811">
        <w:t>通过</w:t>
      </w:r>
      <w:r w:rsidR="00535811">
        <w:rPr>
          <w:rFonts w:hint="eastAsia"/>
        </w:rPr>
        <w:t>PDFStreamParser</w:t>
      </w:r>
      <w:r w:rsidR="00535811">
        <w:rPr>
          <w:rFonts w:hint="eastAsia"/>
        </w:rPr>
        <w:t>解析</w:t>
      </w:r>
      <w:r w:rsidR="00535811">
        <w:t>CosStream</w:t>
      </w:r>
      <w:r w:rsidR="00535811">
        <w:t>对象</w:t>
      </w:r>
      <w:r w:rsidR="00535811">
        <w:rPr>
          <w:rFonts w:hint="eastAsia"/>
        </w:rPr>
        <w:t>，</w:t>
      </w:r>
      <w:r w:rsidR="00535811">
        <w:t>针对不同的类型进行分别处理。下面是</w:t>
      </w:r>
      <w:r w:rsidR="00535811">
        <w:t>PDFBox</w:t>
      </w:r>
      <w:r w:rsidR="00535811">
        <w:t>低层关键部分的代码</w:t>
      </w:r>
      <w:r w:rsidR="00535811">
        <w:rPr>
          <w:rFonts w:hint="eastAsia"/>
        </w:rPr>
        <w:t>：</w:t>
      </w:r>
    </w:p>
    <w:p w14:paraId="5AC2E1A2" w14:textId="77777777" w:rsidR="00535811" w:rsidRDefault="00424EE2" w:rsidP="00535811">
      <w:pPr>
        <w:pStyle w:val="07415"/>
        <w:spacing w:line="240" w:lineRule="auto"/>
        <w:ind w:firstLine="0"/>
        <w:jc w:val="center"/>
      </w:pPr>
      <w:r>
        <w:rPr>
          <w:noProof/>
        </w:rPr>
        <mc:AlternateContent>
          <mc:Choice Requires="wps">
            <w:drawing>
              <wp:anchor distT="0" distB="0" distL="114300" distR="114300" simplePos="0" relativeHeight="251659264" behindDoc="0" locked="0" layoutInCell="1" allowOverlap="1" wp14:anchorId="4FB16227" wp14:editId="630F61E2">
                <wp:simplePos x="0" y="0"/>
                <wp:positionH relativeFrom="column">
                  <wp:posOffset>775225</wp:posOffset>
                </wp:positionH>
                <wp:positionV relativeFrom="paragraph">
                  <wp:posOffset>3616877</wp:posOffset>
                </wp:positionV>
                <wp:extent cx="4595853" cy="143124"/>
                <wp:effectExtent l="0" t="0" r="14605" b="28575"/>
                <wp:wrapNone/>
                <wp:docPr id="22" name="矩形 22"/>
                <wp:cNvGraphicFramePr/>
                <a:graphic xmlns:a="http://schemas.openxmlformats.org/drawingml/2006/main">
                  <a:graphicData uri="http://schemas.microsoft.com/office/word/2010/wordprocessingShape">
                    <wps:wsp>
                      <wps:cNvSpPr/>
                      <wps:spPr>
                        <a:xfrm>
                          <a:off x="0" y="0"/>
                          <a:ext cx="4595853" cy="14312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3711734" id="矩形 22" o:spid="_x0000_s1026" style="position:absolute;left:0;text-align:left;margin-left:61.05pt;margin-top:284.8pt;width:361.9pt;height:11.2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" filled="f" strokecolor="red" strokeweight="1pt"/>
            </w:pict>
          </mc:Fallback>
        </mc:AlternateContent>
      </w:r>
      <w:r>
        <w:rPr>
          <w:noProof/>
        </w:rPr>
        <mc:AlternateContent>
          <mc:Choice Requires="wps">
            <w:drawing>
              <wp:anchor distT="0" distB="0" distL="114300" distR="114300" simplePos="0" relativeHeight="251657216" behindDoc="0" locked="0" layoutInCell="1" allowOverlap="1" wp14:anchorId="602B14A2" wp14:editId="6FC37C84">
                <wp:simplePos x="0" y="0"/>
                <wp:positionH relativeFrom="column">
                  <wp:posOffset>369708</wp:posOffset>
                </wp:positionH>
                <wp:positionV relativeFrom="paragraph">
                  <wp:posOffset>1350755</wp:posOffset>
                </wp:positionV>
                <wp:extent cx="1240404" cy="190832"/>
                <wp:effectExtent l="0" t="0" r="17145" b="19050"/>
                <wp:wrapNone/>
                <wp:docPr id="21" name="椭圆 21"/>
                <wp:cNvGraphicFramePr/>
                <a:graphic xmlns:a="http://schemas.openxmlformats.org/drawingml/2006/main">
                  <a:graphicData uri="http://schemas.microsoft.com/office/word/2010/wordprocessingShape">
                    <wps:wsp>
                      <wps:cNvSpPr/>
                      <wps:spPr>
                        <a:xfrm>
                          <a:off x="0" y="0"/>
                          <a:ext cx="1240404" cy="190832"/>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75DD240" id="椭圆 21" o:spid="_x0000_s1026" style="position:absolute;left:0;text-align:left;margin-left:29.1pt;margin-top:106.35pt;width:97.65pt;height:15.05pt;z-index:251657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" filled="f" strokecolor="red" strokeweight="1pt">
                <v:stroke joinstyle="miter"/>
              </v:oval>
            </w:pict>
          </mc:Fallback>
        </mc:AlternateContent>
      </w:r>
      <w:r>
        <w:rPr>
          <w:noProof/>
        </w:rPr>
        <mc:AlternateContent>
          <mc:Choice Requires="wps">
            <w:drawing>
              <wp:anchor distT="0" distB="0" distL="114300" distR="114300" simplePos="0" relativeHeight="251655168" behindDoc="0" locked="0" layoutInCell="1" allowOverlap="1" wp14:anchorId="398CC2D9" wp14:editId="681BD213">
                <wp:simplePos x="0" y="0"/>
                <wp:positionH relativeFrom="column">
                  <wp:posOffset>266340</wp:posOffset>
                </wp:positionH>
                <wp:positionV relativeFrom="paragraph">
                  <wp:posOffset>499966</wp:posOffset>
                </wp:positionV>
                <wp:extent cx="3482671" cy="7951"/>
                <wp:effectExtent l="0" t="0" r="22860" b="30480"/>
                <wp:wrapNone/>
                <wp:docPr id="20" name="直接连接符 20"/>
                <wp:cNvGraphicFramePr/>
                <a:graphic xmlns:a="http://schemas.openxmlformats.org/drawingml/2006/main">
                  <a:graphicData uri="http://schemas.microsoft.com/office/word/2010/wordprocessingShape">
                    <wps:wsp>
                      <wps:cNvCnPr/>
                      <wps:spPr>
                        <a:xfrm>
                          <a:off x="0" y="0"/>
                          <a:ext cx="3482671" cy="7951"/>
                        </a:xfrm>
                        <a:prstGeom prst="line">
                          <a:avLst/>
                        </a:prstGeom>
                        <a:ln>
                          <a:solidFill>
                            <a:srgbClr val="FF0000"/>
                          </a:solidFill>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14465E25" id="直接连接符 20" o:spid="_x0000_s1026" style="position:absolute;left:0;text-align:left;z-index:251655168;visibility:visible;mso-wrap-style:square;mso-wrap-distance-left:9pt;mso-wrap-distance-top:0;mso-wrap-distance-right:9pt;mso-wrap-distance-bottom:0;mso-position-horizontal:absolute;mso-position-horizontal-relative:text;mso-position-vertical:absolute;mso-position-vertical-relative:text" from="20.95pt,39.35pt" to="295.2pt,4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" strokecolor="red" strokeweight="1.5pt">
                <v:stroke joinstyle="miter"/>
              </v:line>
            </w:pict>
          </mc:Fallback>
        </mc:AlternateContent>
      </w:r>
      <w:r>
        <w:rPr>
          <w:noProof/>
        </w:rPr>
        <w:drawing>
          <wp:inline distT="0" distB="0" distL="0" distR="0" wp14:anchorId="0E571B8A" wp14:editId="3EC8418B">
            <wp:extent cx="5451797" cy="4719762"/>
            <wp:effectExtent l="19050" t="19050" r="15875" b="2413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55047" cy="4722575"/>
                    </a:xfrm>
                    <a:prstGeom prst="rect">
                      <a:avLst/>
                    </a:prstGeom>
                    <a:ln>
                      <a:solidFill>
                        <a:schemeClr val="tx1"/>
                      </a:solidFill>
                    </a:ln>
                  </pic:spPr>
                </pic:pic>
              </a:graphicData>
            </a:graphic>
          </wp:inline>
        </w:drawing>
      </w:r>
    </w:p>
    <w:p w14:paraId="0156DDB2" w14:textId="77777777" w:rsidR="00424EE2" w:rsidRDefault="00424EE2" w:rsidP="00424EE2">
      <w:pPr>
        <w:jc w:val="center"/>
        <w:rPr>
          <w:rFonts w:ascii="楷体_GB2312" w:eastAsia="楷体_GB2312"/>
          <w:sz w:val="21"/>
          <w:szCs w:val="21"/>
        </w:rPr>
      </w:pPr>
      <w:r>
        <w:rPr>
          <w:rFonts w:ascii="楷体_GB2312" w:eastAsia="楷体_GB2312" w:hint="eastAsia"/>
          <w:sz w:val="21"/>
          <w:szCs w:val="21"/>
        </w:rPr>
        <w:t>图4</w:t>
      </w:r>
      <w:r>
        <w:rPr>
          <w:rFonts w:ascii="楷体_GB2312" w:eastAsia="楷体_GB2312"/>
          <w:sz w:val="21"/>
          <w:szCs w:val="21"/>
        </w:rPr>
        <w:t>-2 PDFBox低层</w:t>
      </w:r>
      <w:r>
        <w:rPr>
          <w:rFonts w:ascii="楷体_GB2312" w:eastAsia="楷体_GB2312" w:hint="eastAsia"/>
          <w:sz w:val="21"/>
          <w:szCs w:val="21"/>
        </w:rPr>
        <w:t>对象</w:t>
      </w:r>
      <w:r>
        <w:rPr>
          <w:rFonts w:ascii="楷体_GB2312" w:eastAsia="楷体_GB2312"/>
          <w:sz w:val="21"/>
          <w:szCs w:val="21"/>
        </w:rPr>
        <w:t>遍历</w:t>
      </w:r>
      <w:r>
        <w:rPr>
          <w:rFonts w:ascii="楷体_GB2312" w:eastAsia="楷体_GB2312" w:hint="eastAsia"/>
          <w:sz w:val="21"/>
          <w:szCs w:val="21"/>
        </w:rPr>
        <w:t>处理</w:t>
      </w:r>
      <w:r>
        <w:rPr>
          <w:rFonts w:ascii="楷体_GB2312" w:eastAsia="楷体_GB2312"/>
          <w:sz w:val="21"/>
          <w:szCs w:val="21"/>
        </w:rPr>
        <w:t>截图</w:t>
      </w:r>
    </w:p>
    <w:p w14:paraId="7C83A0F8" w14:textId="77777777" w:rsidR="00060F12" w:rsidRDefault="00060F12" w:rsidP="00060F12">
      <w:pPr>
        <w:pStyle w:val="07415"/>
        <w:ind w:firstLineChars="200" w:firstLine="480"/>
      </w:pPr>
      <w:r>
        <w:rPr>
          <w:rFonts w:hint="eastAsia"/>
        </w:rPr>
        <w:lastRenderedPageBreak/>
        <w:t>如图</w:t>
      </w:r>
      <w:r>
        <w:t>，</w:t>
      </w:r>
      <w:r>
        <w:rPr>
          <w:rFonts w:hint="eastAsia"/>
        </w:rPr>
        <w:t>PDFBox</w:t>
      </w:r>
      <w:r>
        <w:t>利用</w:t>
      </w:r>
      <w:r>
        <w:rPr>
          <w:rFonts w:hint="eastAsia"/>
        </w:rPr>
        <w:t>processSubStream</w:t>
      </w:r>
      <w:r>
        <w:rPr>
          <w:rFonts w:hint="eastAsia"/>
        </w:rPr>
        <w:t>函数</w:t>
      </w:r>
      <w:r>
        <w:t>完成底层各个对象的个性处理。</w:t>
      </w:r>
      <w:r>
        <w:rPr>
          <w:rFonts w:hint="eastAsia"/>
        </w:rPr>
        <w:t>在</w:t>
      </w:r>
      <w:r>
        <w:t>函数内，</w:t>
      </w:r>
      <w:r>
        <w:rPr>
          <w:rFonts w:hint="eastAsia"/>
        </w:rPr>
        <w:t>PDFStreamParser</w:t>
      </w:r>
      <w:r>
        <w:t>负责解析</w:t>
      </w:r>
      <w:r>
        <w:t>CosStream</w:t>
      </w:r>
      <w:r>
        <w:t>下对应的各个对象</w:t>
      </w:r>
      <w:r>
        <w:rPr>
          <w:rFonts w:hint="eastAsia"/>
        </w:rPr>
        <w:t>，</w:t>
      </w:r>
      <w:r>
        <w:t>并利用</w:t>
      </w:r>
      <w:r>
        <w:rPr>
          <w:rFonts w:hint="eastAsia"/>
        </w:rPr>
        <w:t>processOperator</w:t>
      </w:r>
      <w:r>
        <w:t>函数完成不同类型操作符的个性化处理。由于</w:t>
      </w:r>
      <w:r>
        <w:rPr>
          <w:rFonts w:hint="eastAsia"/>
        </w:rPr>
        <w:t>PDFBox</w:t>
      </w:r>
      <w:r>
        <w:t>并未对线条类对象进行处理，因此本系统修改了该部分的代码。如下图</w:t>
      </w:r>
      <w:r>
        <w:rPr>
          <w:rFonts w:hint="eastAsia"/>
        </w:rPr>
        <w:t>：</w:t>
      </w:r>
    </w:p>
    <w:p w14:paraId="60C349D9" w14:textId="77777777" w:rsidR="00060F12" w:rsidRDefault="00980D02" w:rsidP="00060F12">
      <w:pPr>
        <w:pStyle w:val="07415"/>
        <w:spacing w:line="240" w:lineRule="auto"/>
        <w:ind w:firstLine="0"/>
        <w:jc w:val="center"/>
      </w:pPr>
      <w:r>
        <w:rPr>
          <w:noProof/>
        </w:rPr>
        <mc:AlternateContent>
          <mc:Choice Requires="wps">
            <w:drawing>
              <wp:anchor distT="0" distB="0" distL="114300" distR="114300" simplePos="0" relativeHeight="251669504" behindDoc="0" locked="0" layoutInCell="1" allowOverlap="1" wp14:anchorId="2387451E" wp14:editId="17735EA7">
                <wp:simplePos x="0" y="0"/>
                <wp:positionH relativeFrom="column">
                  <wp:posOffset>2627878</wp:posOffset>
                </wp:positionH>
                <wp:positionV relativeFrom="paragraph">
                  <wp:posOffset>3420828</wp:posOffset>
                </wp:positionV>
                <wp:extent cx="381663" cy="206734"/>
                <wp:effectExtent l="0" t="0" r="18415" b="22225"/>
                <wp:wrapNone/>
                <wp:docPr id="29" name="矩形 29"/>
                <wp:cNvGraphicFramePr/>
                <a:graphic xmlns:a="http://schemas.openxmlformats.org/drawingml/2006/main">
                  <a:graphicData uri="http://schemas.microsoft.com/office/word/2010/wordprocessingShape">
                    <wps:wsp>
                      <wps:cNvSpPr/>
                      <wps:spPr>
                        <a:xfrm>
                          <a:off x="0" y="0"/>
                          <a:ext cx="381663" cy="20673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9B0754A" id="矩形 29" o:spid="_x0000_s1026" style="position:absolute;left:0;text-align:left;margin-left:206.9pt;margin-top:269.35pt;width:30.05pt;height:16.3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" filled="f" strokecolor="red" strokeweight="1pt"/>
            </w:pict>
          </mc:Fallback>
        </mc:AlternateContent>
      </w:r>
      <w:r>
        <w:rPr>
          <w:noProof/>
        </w:rPr>
        <mc:AlternateContent>
          <mc:Choice Requires="wps">
            <w:drawing>
              <wp:anchor distT="0" distB="0" distL="114300" distR="114300" simplePos="0" relativeHeight="251667456" behindDoc="0" locked="0" layoutInCell="1" allowOverlap="1" wp14:anchorId="4002DC79" wp14:editId="48D0E373">
                <wp:simplePos x="0" y="0"/>
                <wp:positionH relativeFrom="column">
                  <wp:posOffset>2675586</wp:posOffset>
                </wp:positionH>
                <wp:positionV relativeFrom="paragraph">
                  <wp:posOffset>2737016</wp:posOffset>
                </wp:positionV>
                <wp:extent cx="262255" cy="159026"/>
                <wp:effectExtent l="0" t="0" r="23495" b="12700"/>
                <wp:wrapNone/>
                <wp:docPr id="28" name="矩形 28"/>
                <wp:cNvGraphicFramePr/>
                <a:graphic xmlns:a="http://schemas.openxmlformats.org/drawingml/2006/main">
                  <a:graphicData uri="http://schemas.microsoft.com/office/word/2010/wordprocessingShape">
                    <wps:wsp>
                      <wps:cNvSpPr/>
                      <wps:spPr>
                        <a:xfrm>
                          <a:off x="0" y="0"/>
                          <a:ext cx="262255" cy="15902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0FF8325" id="矩形 28" o:spid="_x0000_s1026" style="position:absolute;left:0;text-align:left;margin-left:210.7pt;margin-top:215.5pt;width:20.65pt;height:12.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" filled="f" strokecolor="red" strokeweight="1pt"/>
            </w:pict>
          </mc:Fallback>
        </mc:AlternateContent>
      </w:r>
      <w:r>
        <w:rPr>
          <w:noProof/>
        </w:rPr>
        <mc:AlternateContent>
          <mc:Choice Requires="wps">
            <w:drawing>
              <wp:anchor distT="0" distB="0" distL="114300" distR="114300" simplePos="0" relativeHeight="251665408" behindDoc="0" locked="0" layoutInCell="1" allowOverlap="1" wp14:anchorId="10B29649" wp14:editId="2E3C2A63">
                <wp:simplePos x="0" y="0"/>
                <wp:positionH relativeFrom="column">
                  <wp:posOffset>2676221</wp:posOffset>
                </wp:positionH>
                <wp:positionV relativeFrom="paragraph">
                  <wp:posOffset>1464310</wp:posOffset>
                </wp:positionV>
                <wp:extent cx="262504" cy="198782"/>
                <wp:effectExtent l="0" t="0" r="23495" b="10795"/>
                <wp:wrapNone/>
                <wp:docPr id="27" name="矩形 27"/>
                <wp:cNvGraphicFramePr/>
                <a:graphic xmlns:a="http://schemas.openxmlformats.org/drawingml/2006/main">
                  <a:graphicData uri="http://schemas.microsoft.com/office/word/2010/wordprocessingShape">
                    <wps:wsp>
                      <wps:cNvSpPr/>
                      <wps:spPr>
                        <a:xfrm>
                          <a:off x="0" y="0"/>
                          <a:ext cx="262504" cy="19878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B89531D" id="矩形 27" o:spid="_x0000_s1026" style="position:absolute;left:0;text-align:left;margin-left:210.75pt;margin-top:115.3pt;width:20.65pt;height:15.6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" filled="f" strokecolor="red" strokeweight="1pt"/>
            </w:pict>
          </mc:Fallback>
        </mc:AlternateContent>
      </w:r>
      <w:r>
        <w:rPr>
          <w:noProof/>
        </w:rPr>
        <mc:AlternateContent>
          <mc:Choice Requires="wps">
            <w:drawing>
              <wp:anchor distT="0" distB="0" distL="114300" distR="114300" simplePos="0" relativeHeight="251663360" behindDoc="0" locked="0" layoutInCell="1" allowOverlap="1" wp14:anchorId="5532F6D3" wp14:editId="1F33D4D8">
                <wp:simplePos x="0" y="0"/>
                <wp:positionH relativeFrom="column">
                  <wp:posOffset>3454814</wp:posOffset>
                </wp:positionH>
                <wp:positionV relativeFrom="paragraph">
                  <wp:posOffset>741238</wp:posOffset>
                </wp:positionV>
                <wp:extent cx="341906" cy="206734"/>
                <wp:effectExtent l="0" t="0" r="20320" b="22225"/>
                <wp:wrapNone/>
                <wp:docPr id="26" name="矩形 26"/>
                <wp:cNvGraphicFramePr/>
                <a:graphic xmlns:a="http://schemas.openxmlformats.org/drawingml/2006/main">
                  <a:graphicData uri="http://schemas.microsoft.com/office/word/2010/wordprocessingShape">
                    <wps:wsp>
                      <wps:cNvSpPr/>
                      <wps:spPr>
                        <a:xfrm>
                          <a:off x="0" y="0"/>
                          <a:ext cx="341906" cy="20673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6E48849" id="矩形 26" o:spid="_x0000_s1026" style="position:absolute;left:0;text-align:left;margin-left:272.05pt;margin-top:58.35pt;width:26.9pt;height:16.3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" filled="f" strokecolor="red" strokeweight="1pt"/>
            </w:pict>
          </mc:Fallback>
        </mc:AlternateContent>
      </w:r>
      <w:r>
        <w:rPr>
          <w:noProof/>
        </w:rPr>
        <mc:AlternateContent>
          <mc:Choice Requires="wps">
            <w:drawing>
              <wp:anchor distT="0" distB="0" distL="114300" distR="114300" simplePos="0" relativeHeight="251661312" behindDoc="0" locked="0" layoutInCell="1" allowOverlap="1" wp14:anchorId="2279344B" wp14:editId="1ED7E236">
                <wp:simplePos x="0" y="0"/>
                <wp:positionH relativeFrom="column">
                  <wp:posOffset>2468852</wp:posOffset>
                </wp:positionH>
                <wp:positionV relativeFrom="paragraph">
                  <wp:posOffset>240306</wp:posOffset>
                </wp:positionV>
                <wp:extent cx="246491" cy="238539"/>
                <wp:effectExtent l="0" t="0" r="20320" b="28575"/>
                <wp:wrapNone/>
                <wp:docPr id="25" name="矩形 25"/>
                <wp:cNvGraphicFramePr/>
                <a:graphic xmlns:a="http://schemas.openxmlformats.org/drawingml/2006/main">
                  <a:graphicData uri="http://schemas.microsoft.com/office/word/2010/wordprocessingShape">
                    <wps:wsp>
                      <wps:cNvSpPr/>
                      <wps:spPr>
                        <a:xfrm>
                          <a:off x="0" y="0"/>
                          <a:ext cx="246491" cy="23853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E5C23B7" id="矩形 25" o:spid="_x0000_s1026" style="position:absolute;left:0;text-align:left;margin-left:194.4pt;margin-top:18.9pt;width:19.4pt;height:18.8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" filled="f" strokecolor="red" strokeweight="1pt"/>
            </w:pict>
          </mc:Fallback>
        </mc:AlternateContent>
      </w:r>
      <w:r w:rsidR="00060F12">
        <w:rPr>
          <w:noProof/>
        </w:rPr>
        <w:drawing>
          <wp:inline distT="0" distB="0" distL="0" distR="0" wp14:anchorId="5B0DF799" wp14:editId="41E09B73">
            <wp:extent cx="5485633" cy="4603612"/>
            <wp:effectExtent l="19050" t="19050" r="20320" b="2603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88000" cy="4605598"/>
                    </a:xfrm>
                    <a:prstGeom prst="rect">
                      <a:avLst/>
                    </a:prstGeom>
                    <a:ln>
                      <a:solidFill>
                        <a:schemeClr val="tx1"/>
                      </a:solidFill>
                    </a:ln>
                  </pic:spPr>
                </pic:pic>
              </a:graphicData>
            </a:graphic>
          </wp:inline>
        </w:drawing>
      </w:r>
    </w:p>
    <w:p w14:paraId="3EF4E3AC" w14:textId="77777777" w:rsidR="00980D02" w:rsidRDefault="00980D02" w:rsidP="00980D02">
      <w:pPr>
        <w:jc w:val="center"/>
        <w:rPr>
          <w:rFonts w:ascii="楷体_GB2312" w:eastAsia="楷体_GB2312"/>
          <w:sz w:val="21"/>
          <w:szCs w:val="21"/>
        </w:rPr>
      </w:pPr>
      <w:r>
        <w:rPr>
          <w:rFonts w:ascii="楷体_GB2312" w:eastAsia="楷体_GB2312" w:hint="eastAsia"/>
          <w:sz w:val="21"/>
          <w:szCs w:val="21"/>
        </w:rPr>
        <w:t>图4</w:t>
      </w:r>
      <w:r>
        <w:rPr>
          <w:rFonts w:ascii="楷体_GB2312" w:eastAsia="楷体_GB2312"/>
          <w:sz w:val="21"/>
          <w:szCs w:val="21"/>
        </w:rPr>
        <w:t xml:space="preserve">-3 </w:t>
      </w:r>
      <w:r>
        <w:rPr>
          <w:rFonts w:ascii="楷体_GB2312" w:eastAsia="楷体_GB2312" w:hint="eastAsia"/>
          <w:sz w:val="21"/>
          <w:szCs w:val="21"/>
        </w:rPr>
        <w:t>修改</w:t>
      </w:r>
      <w:r>
        <w:rPr>
          <w:rFonts w:ascii="楷体_GB2312" w:eastAsia="楷体_GB2312"/>
          <w:sz w:val="21"/>
          <w:szCs w:val="21"/>
        </w:rPr>
        <w:t>PDFBox低层</w:t>
      </w:r>
      <w:r>
        <w:rPr>
          <w:rFonts w:ascii="楷体_GB2312" w:eastAsia="楷体_GB2312" w:hint="eastAsia"/>
          <w:sz w:val="21"/>
          <w:szCs w:val="21"/>
        </w:rPr>
        <w:t>代码</w:t>
      </w:r>
      <w:r>
        <w:rPr>
          <w:rFonts w:ascii="楷体_GB2312" w:eastAsia="楷体_GB2312"/>
          <w:sz w:val="21"/>
          <w:szCs w:val="21"/>
        </w:rPr>
        <w:t>实现线条</w:t>
      </w:r>
      <w:r>
        <w:rPr>
          <w:rFonts w:ascii="楷体_GB2312" w:eastAsia="楷体_GB2312" w:hint="eastAsia"/>
          <w:sz w:val="21"/>
          <w:szCs w:val="21"/>
        </w:rPr>
        <w:t>信息</w:t>
      </w:r>
      <w:r>
        <w:rPr>
          <w:rFonts w:ascii="楷体_GB2312" w:eastAsia="楷体_GB2312"/>
          <w:sz w:val="21"/>
          <w:szCs w:val="21"/>
        </w:rPr>
        <w:t>提取</w:t>
      </w:r>
      <w:r>
        <w:rPr>
          <w:rFonts w:ascii="楷体_GB2312" w:eastAsia="楷体_GB2312" w:hint="eastAsia"/>
          <w:sz w:val="21"/>
          <w:szCs w:val="21"/>
        </w:rPr>
        <w:t>部分截图</w:t>
      </w:r>
    </w:p>
    <w:p w14:paraId="53CF0F28" w14:textId="77777777" w:rsidR="00060F12" w:rsidRPr="00980D02" w:rsidRDefault="00980D02" w:rsidP="00060F12">
      <w:pPr>
        <w:pStyle w:val="07415"/>
        <w:ind w:firstLineChars="200" w:firstLine="480"/>
        <w:rPr>
          <w:noProof/>
        </w:rPr>
      </w:pPr>
      <w:r>
        <w:rPr>
          <w:rFonts w:hint="eastAsia"/>
          <w:noProof/>
        </w:rPr>
        <w:t>依据</w:t>
      </w:r>
      <w:r>
        <w:rPr>
          <w:rFonts w:hint="eastAsia"/>
          <w:noProof/>
        </w:rPr>
        <w:t>PDF</w:t>
      </w:r>
      <w:r>
        <w:rPr>
          <w:noProof/>
        </w:rPr>
        <w:t>中线条的特殊格式，</w:t>
      </w:r>
      <w:r>
        <w:rPr>
          <w:rFonts w:hint="eastAsia"/>
          <w:noProof/>
        </w:rPr>
        <w:t>通过</w:t>
      </w:r>
      <w:r>
        <w:rPr>
          <w:noProof/>
        </w:rPr>
        <w:t>识别操作符</w:t>
      </w:r>
      <w:r w:rsidR="0049565D">
        <w:rPr>
          <w:noProof/>
        </w:rPr>
        <w:t>“q</w:t>
      </w:r>
      <w:r>
        <w:rPr>
          <w:noProof/>
        </w:rPr>
        <w:t>”,“Q”</w:t>
      </w:r>
      <w:r>
        <w:rPr>
          <w:rFonts w:hint="eastAsia"/>
          <w:noProof/>
        </w:rPr>
        <w:t>,</w:t>
      </w:r>
      <w:r>
        <w:rPr>
          <w:rFonts w:hint="eastAsia"/>
          <w:noProof/>
        </w:rPr>
        <w:t>“</w:t>
      </w:r>
      <w:r>
        <w:rPr>
          <w:rFonts w:hint="eastAsia"/>
          <w:noProof/>
        </w:rPr>
        <w:t>re</w:t>
      </w:r>
      <w:r>
        <w:rPr>
          <w:noProof/>
        </w:rPr>
        <w:t>”</w:t>
      </w:r>
      <w:r>
        <w:rPr>
          <w:rFonts w:hint="eastAsia"/>
          <w:noProof/>
        </w:rPr>
        <w:t>等</w:t>
      </w:r>
      <w:r>
        <w:rPr>
          <w:noProof/>
        </w:rPr>
        <w:t>对线条信息进行提取。</w:t>
      </w:r>
      <w:r w:rsidR="00447DED">
        <w:rPr>
          <w:noProof/>
        </w:rPr>
        <w:t>argument</w:t>
      </w:r>
      <w:r w:rsidR="00447DED">
        <w:rPr>
          <w:rFonts w:hint="eastAsia"/>
          <w:noProof/>
        </w:rPr>
        <w:t>对象</w:t>
      </w:r>
      <w:r w:rsidR="00447DED">
        <w:rPr>
          <w:noProof/>
        </w:rPr>
        <w:t>用于存储线条的</w:t>
      </w:r>
      <w:r w:rsidR="00447DED">
        <w:rPr>
          <w:rFonts w:hint="eastAsia"/>
          <w:noProof/>
        </w:rPr>
        <w:t>位置</w:t>
      </w:r>
      <w:r w:rsidR="00447DED">
        <w:rPr>
          <w:noProof/>
        </w:rPr>
        <w:t>信息</w:t>
      </w:r>
      <w:r w:rsidR="00447DED">
        <w:rPr>
          <w:rFonts w:hint="eastAsia"/>
          <w:noProof/>
        </w:rPr>
        <w:t>[</w:t>
      </w:r>
      <w:r w:rsidR="00447DED">
        <w:rPr>
          <w:noProof/>
        </w:rPr>
        <w:t>xpos,ypos,width,height</w:t>
      </w:r>
      <w:r w:rsidR="00447DED">
        <w:rPr>
          <w:rFonts w:hint="eastAsia"/>
          <w:noProof/>
        </w:rPr>
        <w:t>]</w:t>
      </w:r>
      <w:r w:rsidR="00447DED">
        <w:rPr>
          <w:noProof/>
        </w:rPr>
        <w:t>,</w:t>
      </w:r>
      <w:r w:rsidR="00447DED">
        <w:rPr>
          <w:rFonts w:hint="eastAsia"/>
          <w:noProof/>
        </w:rPr>
        <w:t>当</w:t>
      </w:r>
      <w:r w:rsidR="00447DED">
        <w:rPr>
          <w:noProof/>
        </w:rPr>
        <w:t>碰到标识符</w:t>
      </w:r>
      <w:r w:rsidR="00447DED">
        <w:rPr>
          <w:rFonts w:hint="eastAsia"/>
          <w:noProof/>
        </w:rPr>
        <w:t>“</w:t>
      </w:r>
      <w:r w:rsidR="00447DED">
        <w:rPr>
          <w:rFonts w:hint="eastAsia"/>
          <w:noProof/>
        </w:rPr>
        <w:t>re</w:t>
      </w:r>
      <w:r w:rsidR="00447DED">
        <w:rPr>
          <w:noProof/>
        </w:rPr>
        <w:t>”</w:t>
      </w:r>
      <w:r w:rsidR="00447DED">
        <w:rPr>
          <w:rFonts w:hint="eastAsia"/>
          <w:noProof/>
        </w:rPr>
        <w:t>则</w:t>
      </w:r>
      <w:r w:rsidR="00447DED">
        <w:rPr>
          <w:noProof/>
        </w:rPr>
        <w:t>将</w:t>
      </w:r>
      <w:r w:rsidR="00447DED">
        <w:rPr>
          <w:rFonts w:hint="eastAsia"/>
          <w:noProof/>
        </w:rPr>
        <w:t>argument</w:t>
      </w:r>
      <w:r w:rsidR="00447DED">
        <w:rPr>
          <w:noProof/>
        </w:rPr>
        <w:t>中的线条信息封装存储。</w:t>
      </w:r>
    </w:p>
    <w:p w14:paraId="49854AEC" w14:textId="77777777" w:rsidR="00D06A8C" w:rsidRPr="00DA0682" w:rsidRDefault="00D06A8C" w:rsidP="00D06A8C">
      <w:pPr>
        <w:pStyle w:val="3"/>
      </w:pPr>
      <w:bookmarkStart w:id="133" w:name="_Toc406841171"/>
      <w:r>
        <w:rPr>
          <w:rFonts w:hint="eastAsia"/>
        </w:rPr>
        <w:t>基于PDF</w:t>
      </w:r>
      <w:r>
        <w:t>Box的文字信息提取与封装</w:t>
      </w:r>
      <w:bookmarkEnd w:id="133"/>
    </w:p>
    <w:p w14:paraId="19980DF6" w14:textId="77777777" w:rsidR="00D06A8C" w:rsidRDefault="00D06A8C" w:rsidP="003E709A">
      <w:pPr>
        <w:pStyle w:val="07415"/>
        <w:ind w:firstLineChars="200" w:firstLine="480"/>
      </w:pPr>
      <w:r>
        <w:rPr>
          <w:rFonts w:hint="eastAsia"/>
        </w:rPr>
        <w:t>由于</w:t>
      </w:r>
      <w:r>
        <w:t>PDFBox</w:t>
      </w:r>
      <w:r>
        <w:t>已经对文字的信息进行了较好的封装，</w:t>
      </w:r>
      <w:r>
        <w:rPr>
          <w:rFonts w:hint="eastAsia"/>
        </w:rPr>
        <w:t>本系统</w:t>
      </w:r>
      <w:r>
        <w:t>针对表格还原的需求对</w:t>
      </w:r>
      <w:r>
        <w:rPr>
          <w:rFonts w:hint="eastAsia"/>
        </w:rPr>
        <w:t>该部分</w:t>
      </w:r>
      <w:r>
        <w:t>的文字信息进行了进一步的</w:t>
      </w:r>
      <w:r>
        <w:rPr>
          <w:rFonts w:hint="eastAsia"/>
        </w:rPr>
        <w:t>过滤</w:t>
      </w:r>
      <w:r>
        <w:t>和再封装。</w:t>
      </w:r>
      <w:r>
        <w:rPr>
          <w:rFonts w:hint="eastAsia"/>
        </w:rPr>
        <w:t>只</w:t>
      </w:r>
      <w:r>
        <w:t>保留对表格还原有效的</w:t>
      </w:r>
      <w:r>
        <w:rPr>
          <w:rFonts w:hint="eastAsia"/>
        </w:rPr>
        <w:t>特征</w:t>
      </w:r>
      <w:r>
        <w:t>量，即文字的</w:t>
      </w:r>
      <w:r>
        <w:rPr>
          <w:rFonts w:hint="eastAsia"/>
        </w:rPr>
        <w:t>字符</w:t>
      </w:r>
      <w:r>
        <w:t>信息和文字的位置</w:t>
      </w:r>
      <w:r>
        <w:rPr>
          <w:rFonts w:hint="eastAsia"/>
        </w:rPr>
        <w:t>信息</w:t>
      </w:r>
      <w:r>
        <w:t>。</w:t>
      </w:r>
      <w:r>
        <w:rPr>
          <w:rFonts w:hint="eastAsia"/>
        </w:rPr>
        <w:t>下图文字流</w:t>
      </w:r>
      <w:r>
        <w:t>在</w:t>
      </w:r>
      <w:r>
        <w:t>PDFBox</w:t>
      </w:r>
      <w:r>
        <w:t>中的表示情况</w:t>
      </w:r>
      <w:r>
        <w:rPr>
          <w:rFonts w:hint="eastAsia"/>
        </w:rPr>
        <w:t>以及</w:t>
      </w:r>
      <w:r>
        <w:t>本系统对文字流的封装情况。</w:t>
      </w:r>
    </w:p>
    <w:p w14:paraId="795C621E" w14:textId="77777777" w:rsidR="00D06A8C" w:rsidRDefault="00D06A8C" w:rsidP="00D06A8C">
      <w:pPr>
        <w:pStyle w:val="07415"/>
        <w:spacing w:line="240" w:lineRule="auto"/>
        <w:ind w:firstLine="0"/>
        <w:jc w:val="center"/>
      </w:pPr>
      <w:r>
        <w:object w:dxaOrig="10845" w:dyaOrig="4785" w14:anchorId="60B84FB6">
          <v:shape id="_x0000_i1041" type="#_x0000_t75" style="width:348pt;height:152.4pt" o:ole="">
            <v:imagedata r:id="rId56" o:title=""/>
          </v:shape>
          <o:OLEObject Type="Embed" ProgID="Visio.Drawing.15" ShapeID="_x0000_i1041" DrawAspect="Content" ObjectID="_1571491919" r:id="rId57"/>
        </w:object>
      </w:r>
    </w:p>
    <w:p w14:paraId="682D0B3D" w14:textId="77777777" w:rsidR="00D06A8C" w:rsidRPr="004E330B" w:rsidRDefault="004E330B" w:rsidP="004E330B">
      <w:pPr>
        <w:jc w:val="center"/>
        <w:rPr>
          <w:rFonts w:ascii="楷体_GB2312" w:eastAsia="楷体_GB2312"/>
          <w:sz w:val="21"/>
          <w:szCs w:val="21"/>
        </w:rPr>
      </w:pPr>
      <w:r w:rsidRPr="004E330B">
        <w:rPr>
          <w:rFonts w:ascii="楷体_GB2312" w:eastAsia="楷体_GB2312" w:hint="eastAsia"/>
          <w:sz w:val="21"/>
          <w:szCs w:val="21"/>
        </w:rPr>
        <w:t>图</w:t>
      </w:r>
      <w:r w:rsidR="00593259">
        <w:rPr>
          <w:rFonts w:ascii="楷体_GB2312" w:eastAsia="楷体_GB2312"/>
          <w:sz w:val="21"/>
          <w:szCs w:val="21"/>
        </w:rPr>
        <w:t>4-4</w:t>
      </w:r>
      <w:r w:rsidRPr="004E330B">
        <w:rPr>
          <w:rFonts w:ascii="楷体_GB2312" w:eastAsia="楷体_GB2312"/>
          <w:sz w:val="21"/>
          <w:szCs w:val="21"/>
        </w:rPr>
        <w:t xml:space="preserve"> </w:t>
      </w:r>
      <w:r w:rsidR="00D06A8C" w:rsidRPr="004E330B">
        <w:rPr>
          <w:rFonts w:ascii="楷体_GB2312" w:eastAsia="楷体_GB2312" w:hint="eastAsia"/>
          <w:sz w:val="21"/>
          <w:szCs w:val="21"/>
        </w:rPr>
        <w:t>基于</w:t>
      </w:r>
      <w:r w:rsidR="00D06A8C" w:rsidRPr="004E330B">
        <w:rPr>
          <w:rFonts w:ascii="楷体_GB2312" w:eastAsia="楷体_GB2312"/>
          <w:sz w:val="21"/>
          <w:szCs w:val="21"/>
        </w:rPr>
        <w:t>PDFBox的文字信息提取与封装</w:t>
      </w:r>
    </w:p>
    <w:p w14:paraId="23150432" w14:textId="77777777" w:rsidR="00D06A8C" w:rsidRDefault="00D06A8C" w:rsidP="00447806">
      <w:pPr>
        <w:pStyle w:val="07415"/>
        <w:ind w:firstLine="0"/>
      </w:pPr>
      <w:r>
        <w:tab/>
      </w:r>
      <w:r>
        <w:rPr>
          <w:rFonts w:hint="eastAsia"/>
        </w:rPr>
        <w:t>原始</w:t>
      </w:r>
      <w:r>
        <w:t>的文字信息包括了字符</w:t>
      </w:r>
      <w:r>
        <w:rPr>
          <w:rFonts w:hint="eastAsia"/>
        </w:rPr>
        <w:t>(</w:t>
      </w:r>
      <w:r>
        <w:t>Character</w:t>
      </w:r>
      <w:r>
        <w:rPr>
          <w:rFonts w:hint="eastAsia"/>
        </w:rPr>
        <w:t>)</w:t>
      </w:r>
      <w:r>
        <w:t>，位置</w:t>
      </w:r>
      <w:r>
        <w:rPr>
          <w:rFonts w:hint="eastAsia"/>
        </w:rPr>
        <w:t>(</w:t>
      </w:r>
      <w:r>
        <w:t>xpos,ypos</w:t>
      </w:r>
      <w:r>
        <w:rPr>
          <w:rFonts w:hint="eastAsia"/>
        </w:rPr>
        <w:t>)</w:t>
      </w:r>
      <w:r>
        <w:rPr>
          <w:rFonts w:hint="eastAsia"/>
        </w:rPr>
        <w:t>，字体</w:t>
      </w:r>
      <w:r>
        <w:rPr>
          <w:rFonts w:hint="eastAsia"/>
        </w:rPr>
        <w:t>(</w:t>
      </w:r>
      <w:r>
        <w:t>font</w:t>
      </w:r>
      <w:r>
        <w:rPr>
          <w:rFonts w:hint="eastAsia"/>
        </w:rPr>
        <w:t>)</w:t>
      </w:r>
      <w:r>
        <w:rPr>
          <w:rFonts w:hint="eastAsia"/>
        </w:rPr>
        <w:t>，大小</w:t>
      </w:r>
      <w:r>
        <w:rPr>
          <w:rFonts w:hint="eastAsia"/>
        </w:rPr>
        <w:t>(</w:t>
      </w:r>
      <w:r>
        <w:t>size</w:t>
      </w:r>
      <w:r>
        <w:rPr>
          <w:rFonts w:hint="eastAsia"/>
        </w:rPr>
        <w:t>)</w:t>
      </w:r>
      <w:r>
        <w:rPr>
          <w:rFonts w:hint="eastAsia"/>
        </w:rPr>
        <w:t>，</w:t>
      </w:r>
      <w:r>
        <w:t>颜色</w:t>
      </w:r>
      <w:r>
        <w:rPr>
          <w:rFonts w:hint="eastAsia"/>
        </w:rPr>
        <w:t>(</w:t>
      </w:r>
      <w:r>
        <w:t>color</w:t>
      </w:r>
      <w:r>
        <w:rPr>
          <w:rFonts w:hint="eastAsia"/>
        </w:rPr>
        <w:t>)</w:t>
      </w:r>
      <w:r>
        <w:rPr>
          <w:rFonts w:hint="eastAsia"/>
        </w:rPr>
        <w:t>，</w:t>
      </w:r>
      <w:r>
        <w:t>方向</w:t>
      </w:r>
      <w:r>
        <w:rPr>
          <w:rFonts w:hint="eastAsia"/>
        </w:rPr>
        <w:t>(</w:t>
      </w:r>
      <w:r>
        <w:t>PageRotation</w:t>
      </w:r>
      <w:r>
        <w:rPr>
          <w:rFonts w:hint="eastAsia"/>
        </w:rPr>
        <w:t>)</w:t>
      </w:r>
      <w:r>
        <w:rPr>
          <w:rFonts w:hint="eastAsia"/>
        </w:rPr>
        <w:t>，</w:t>
      </w:r>
      <w:r>
        <w:t>间隔</w:t>
      </w:r>
      <w:r>
        <w:rPr>
          <w:rFonts w:hint="eastAsia"/>
        </w:rPr>
        <w:t>(</w:t>
      </w:r>
      <w:r>
        <w:t>PageWidthValue,PageHeightValue</w:t>
      </w:r>
      <w:r>
        <w:rPr>
          <w:rFonts w:hint="eastAsia"/>
        </w:rPr>
        <w:t>)</w:t>
      </w:r>
      <w:r>
        <w:rPr>
          <w:rFonts w:hint="eastAsia"/>
        </w:rPr>
        <w:t>等</w:t>
      </w:r>
      <w:r>
        <w:t>。由于</w:t>
      </w:r>
      <w:r>
        <w:rPr>
          <w:rFonts w:hint="eastAsia"/>
        </w:rPr>
        <w:t>本</w:t>
      </w:r>
      <w:r>
        <w:t>系统只需要文字的字符和位置信息，因此只保留</w:t>
      </w:r>
      <w:r w:rsidR="001F4FC8">
        <w:rPr>
          <w:rFonts w:hint="eastAsia"/>
        </w:rPr>
        <w:t>&lt;</w:t>
      </w:r>
      <w:r>
        <w:rPr>
          <w:rFonts w:hint="eastAsia"/>
        </w:rPr>
        <w:t>character,xpos,ypos</w:t>
      </w:r>
      <w:r w:rsidR="001F4FC8">
        <w:t>&gt;</w:t>
      </w:r>
      <w:r>
        <w:rPr>
          <w:rFonts w:hint="eastAsia"/>
        </w:rPr>
        <w:t>信息</w:t>
      </w:r>
      <w:r w:rsidR="001F4FC8">
        <w:rPr>
          <w:rFonts w:hint="eastAsia"/>
        </w:rPr>
        <w:t>表示</w:t>
      </w:r>
      <w:r w:rsidR="001F4FC8">
        <w:t>单个文字的</w:t>
      </w:r>
      <w:r w:rsidR="001F4FC8">
        <w:rPr>
          <w:rFonts w:hint="eastAsia"/>
        </w:rPr>
        <w:t>全部</w:t>
      </w:r>
      <w:r w:rsidR="001F4FC8">
        <w:t>特征</w:t>
      </w:r>
      <w:r>
        <w:t>。</w:t>
      </w:r>
    </w:p>
    <w:p w14:paraId="784EAE41" w14:textId="77777777" w:rsidR="00D06A8C" w:rsidRDefault="00D06A8C" w:rsidP="00D06A8C">
      <w:pPr>
        <w:pStyle w:val="3"/>
      </w:pPr>
      <w:bookmarkStart w:id="134" w:name="_Toc406841172"/>
      <w:r>
        <w:rPr>
          <w:rFonts w:hint="eastAsia"/>
        </w:rPr>
        <w:t>基于</w:t>
      </w:r>
      <w:r>
        <w:t>PDFBox的</w:t>
      </w:r>
      <w:r>
        <w:rPr>
          <w:rFonts w:hint="eastAsia"/>
        </w:rPr>
        <w:t>线条</w:t>
      </w:r>
      <w:r>
        <w:t>信息提取</w:t>
      </w:r>
      <w:r>
        <w:rPr>
          <w:rFonts w:hint="eastAsia"/>
        </w:rPr>
        <w:t>与</w:t>
      </w:r>
      <w:r>
        <w:t>封装</w:t>
      </w:r>
      <w:bookmarkEnd w:id="134"/>
    </w:p>
    <w:p w14:paraId="7D7FE760" w14:textId="7AFEA6A3" w:rsidR="00D06A8C" w:rsidRDefault="00D06A8C" w:rsidP="00447806">
      <w:pPr>
        <w:pStyle w:val="07415"/>
      </w:pPr>
      <w:r>
        <w:rPr>
          <w:rFonts w:hint="eastAsia"/>
        </w:rPr>
        <w:t>在</w:t>
      </w:r>
      <w:r>
        <w:rPr>
          <w:rFonts w:hint="eastAsia"/>
        </w:rPr>
        <w:t>4.2.1</w:t>
      </w:r>
      <w:r>
        <w:rPr>
          <w:rFonts w:hint="eastAsia"/>
        </w:rPr>
        <w:t>节</w:t>
      </w:r>
      <w:r>
        <w:t>已经对线条的格式进行了大致的介绍，由于</w:t>
      </w:r>
      <w:r>
        <w:t>PDFBox</w:t>
      </w:r>
      <w:r>
        <w:t>不支持线条的提取，因此</w:t>
      </w:r>
      <w:r>
        <w:rPr>
          <w:rFonts w:hint="eastAsia"/>
        </w:rPr>
        <w:t>需要</w:t>
      </w:r>
      <w:r>
        <w:t>修改</w:t>
      </w:r>
      <w:r>
        <w:t>PDFBox</w:t>
      </w:r>
      <w:r>
        <w:t>源码完成线条信息的提取</w:t>
      </w:r>
      <w:r>
        <w:rPr>
          <w:rFonts w:hint="eastAsia"/>
        </w:rPr>
        <w:t>和</w:t>
      </w:r>
      <w:r>
        <w:t>封装。</w:t>
      </w:r>
      <w:r>
        <w:rPr>
          <w:rFonts w:hint="eastAsia"/>
        </w:rPr>
        <w:t>前面</w:t>
      </w:r>
      <w:r>
        <w:t>已经介绍了线条</w:t>
      </w:r>
      <w:r>
        <w:rPr>
          <w:rFonts w:hint="eastAsia"/>
        </w:rPr>
        <w:t>的</w:t>
      </w:r>
      <w:r>
        <w:t>构造</w:t>
      </w:r>
      <w:r>
        <w:rPr>
          <w:rFonts w:hint="eastAsia"/>
        </w:rPr>
        <w:t>标识符</w:t>
      </w:r>
      <w:r>
        <w:t>为</w:t>
      </w:r>
      <w:r w:rsidR="00EA66F8">
        <w:rPr>
          <w:rFonts w:hint="eastAsia"/>
        </w:rPr>
        <w:t>‘</w:t>
      </w:r>
      <w:r>
        <w:rPr>
          <w:rFonts w:hint="eastAsia"/>
        </w:rPr>
        <w:t>re</w:t>
      </w:r>
      <w:r w:rsidR="00EA66F8">
        <w:rPr>
          <w:rFonts w:hint="eastAsia"/>
        </w:rPr>
        <w:t>’</w:t>
      </w:r>
      <w:r>
        <w:t>（</w:t>
      </w:r>
      <w:r>
        <w:rPr>
          <w:rFonts w:hint="eastAsia"/>
        </w:rPr>
        <w:t>矩形线条</w:t>
      </w:r>
      <w:r>
        <w:t>绘制</w:t>
      </w:r>
      <w:r>
        <w:rPr>
          <w:rFonts w:hint="eastAsia"/>
        </w:rPr>
        <w:t>路径</w:t>
      </w:r>
      <w:r>
        <w:t>）</w:t>
      </w:r>
      <w:r>
        <w:rPr>
          <w:rFonts w:hint="eastAsia"/>
        </w:rPr>
        <w:t>，下图是</w:t>
      </w:r>
      <w:r>
        <w:t>对</w:t>
      </w:r>
      <w:r>
        <w:rPr>
          <w:rFonts w:hint="eastAsia"/>
        </w:rPr>
        <w:t>线条</w:t>
      </w:r>
      <w:r>
        <w:t>信息的提取和封装流程说明。在处理过程中通过识别</w:t>
      </w:r>
      <w:r w:rsidR="00EA66F8">
        <w:rPr>
          <w:rFonts w:hint="eastAsia"/>
        </w:rPr>
        <w:t>‘</w:t>
      </w:r>
      <w:r w:rsidR="00EA66F8">
        <w:rPr>
          <w:rFonts w:hint="eastAsia"/>
        </w:rPr>
        <w:t>re</w:t>
      </w:r>
      <w:r w:rsidR="00EA66F8">
        <w:rPr>
          <w:rFonts w:hint="eastAsia"/>
        </w:rPr>
        <w:t>’</w:t>
      </w:r>
      <w:r>
        <w:t>标识符，</w:t>
      </w:r>
      <w:r>
        <w:rPr>
          <w:rFonts w:hint="eastAsia"/>
        </w:rPr>
        <w:t>提取</w:t>
      </w:r>
      <w:r>
        <w:t>线条信息并封装。</w:t>
      </w:r>
    </w:p>
    <w:p w14:paraId="2EDC4024" w14:textId="77777777" w:rsidR="00D06A8C" w:rsidRDefault="00D717B1" w:rsidP="00D06A8C">
      <w:pPr>
        <w:pStyle w:val="07415"/>
        <w:spacing w:line="240" w:lineRule="auto"/>
        <w:ind w:firstLine="0"/>
        <w:jc w:val="center"/>
      </w:pPr>
      <w:r>
        <w:object w:dxaOrig="8116" w:dyaOrig="6601" w14:anchorId="19D6D728">
          <v:shape id="_x0000_i1042" type="#_x0000_t75" style="width:354pt;height:4in" o:ole="">
            <v:imagedata r:id="rId58" o:title=""/>
          </v:shape>
          <o:OLEObject Type="Embed" ProgID="Visio.Drawing.15" ShapeID="_x0000_i1042" DrawAspect="Content" ObjectID="_1571491920" r:id="rId59"/>
        </w:object>
      </w:r>
    </w:p>
    <w:p w14:paraId="52957F11" w14:textId="77777777" w:rsidR="00D06A8C" w:rsidRPr="004E330B" w:rsidRDefault="004E330B" w:rsidP="004E330B">
      <w:pPr>
        <w:jc w:val="center"/>
        <w:rPr>
          <w:rFonts w:ascii="楷体_GB2312" w:eastAsia="楷体_GB2312"/>
          <w:sz w:val="21"/>
          <w:szCs w:val="21"/>
        </w:rPr>
      </w:pPr>
      <w:r>
        <w:rPr>
          <w:rFonts w:ascii="楷体_GB2312" w:eastAsia="楷体_GB2312" w:hint="eastAsia"/>
          <w:sz w:val="21"/>
          <w:szCs w:val="21"/>
        </w:rPr>
        <w:t>图4</w:t>
      </w:r>
      <w:r w:rsidR="00593259">
        <w:rPr>
          <w:rFonts w:ascii="楷体_GB2312" w:eastAsia="楷体_GB2312"/>
          <w:sz w:val="21"/>
          <w:szCs w:val="21"/>
        </w:rPr>
        <w:t>-5</w:t>
      </w:r>
      <w:r>
        <w:rPr>
          <w:rFonts w:ascii="楷体_GB2312" w:eastAsia="楷体_GB2312"/>
          <w:sz w:val="21"/>
          <w:szCs w:val="21"/>
        </w:rPr>
        <w:t xml:space="preserve"> </w:t>
      </w:r>
      <w:r w:rsidR="00D06A8C" w:rsidRPr="004E330B">
        <w:rPr>
          <w:rFonts w:ascii="楷体_GB2312" w:eastAsia="楷体_GB2312" w:hint="eastAsia"/>
          <w:sz w:val="21"/>
          <w:szCs w:val="21"/>
        </w:rPr>
        <w:t>基于</w:t>
      </w:r>
      <w:r w:rsidR="00D06A8C" w:rsidRPr="004E330B">
        <w:rPr>
          <w:rFonts w:ascii="楷体_GB2312" w:eastAsia="楷体_GB2312"/>
          <w:sz w:val="21"/>
          <w:szCs w:val="21"/>
        </w:rPr>
        <w:t>PDFBox的</w:t>
      </w:r>
      <w:r w:rsidR="00D06A8C" w:rsidRPr="004E330B">
        <w:rPr>
          <w:rFonts w:ascii="楷体_GB2312" w:eastAsia="楷体_GB2312" w:hint="eastAsia"/>
          <w:sz w:val="21"/>
          <w:szCs w:val="21"/>
        </w:rPr>
        <w:t>线条</w:t>
      </w:r>
      <w:r w:rsidR="00D06A8C" w:rsidRPr="004E330B">
        <w:rPr>
          <w:rFonts w:ascii="楷体_GB2312" w:eastAsia="楷体_GB2312"/>
          <w:sz w:val="21"/>
          <w:szCs w:val="21"/>
        </w:rPr>
        <w:t>信息提取与封装</w:t>
      </w:r>
    </w:p>
    <w:p w14:paraId="4C388EC9" w14:textId="77777777" w:rsidR="00D06A8C" w:rsidRPr="006A028B" w:rsidRDefault="00D06A8C" w:rsidP="00447806">
      <w:pPr>
        <w:pStyle w:val="07415"/>
        <w:ind w:firstLine="0"/>
      </w:pPr>
      <w:r>
        <w:lastRenderedPageBreak/>
        <w:tab/>
      </w:r>
      <w:r>
        <w:rPr>
          <w:rFonts w:hint="eastAsia"/>
        </w:rPr>
        <w:t>上图</w:t>
      </w:r>
      <w:r>
        <w:t>是对</w:t>
      </w:r>
      <w:r>
        <w:rPr>
          <w:rFonts w:hint="eastAsia"/>
        </w:rPr>
        <w:t>线条提取</w:t>
      </w:r>
      <w:r>
        <w:t>与封装流程的简要说明。</w:t>
      </w:r>
      <w:r>
        <w:rPr>
          <w:rFonts w:hint="eastAsia"/>
        </w:rPr>
        <w:t>其中</w:t>
      </w:r>
      <w:r>
        <w:rPr>
          <w:rFonts w:hint="eastAsia"/>
        </w:rPr>
        <w:t>Cosstream</w:t>
      </w:r>
      <w:r>
        <w:t>是</w:t>
      </w:r>
      <w:r>
        <w:t>PDFBox</w:t>
      </w:r>
      <w:r>
        <w:rPr>
          <w:rFonts w:hint="eastAsia"/>
        </w:rPr>
        <w:t>对</w:t>
      </w:r>
      <w:r>
        <w:t>PDF</w:t>
      </w:r>
      <w:r>
        <w:t>的字符流的封装格式，在处理的时候</w:t>
      </w:r>
      <w:r>
        <w:rPr>
          <w:rFonts w:hint="eastAsia"/>
        </w:rPr>
        <w:t>将其</w:t>
      </w:r>
      <w:r>
        <w:t>转换成</w:t>
      </w:r>
      <w:r>
        <w:t>Iterator</w:t>
      </w:r>
      <w:r>
        <w:t>格式进行遍历。当</w:t>
      </w:r>
      <w:r>
        <w:rPr>
          <w:rFonts w:hint="eastAsia"/>
        </w:rPr>
        <w:t>碰到</w:t>
      </w:r>
      <w:r>
        <w:t>cosObject</w:t>
      </w:r>
      <w:r>
        <w:t>结构表明是位置信息应该</w:t>
      </w:r>
      <w:r>
        <w:rPr>
          <w:rFonts w:hint="eastAsia"/>
        </w:rPr>
        <w:t>保存到</w:t>
      </w:r>
      <w:r>
        <w:t>argument</w:t>
      </w:r>
      <w:r>
        <w:t>的</w:t>
      </w:r>
      <w:r>
        <w:rPr>
          <w:rFonts w:hint="eastAsia"/>
        </w:rPr>
        <w:t>可变</w:t>
      </w:r>
      <w:r>
        <w:t>数组中。当</w:t>
      </w:r>
      <w:r>
        <w:rPr>
          <w:rFonts w:hint="eastAsia"/>
        </w:rPr>
        <w:t>碰到</w:t>
      </w:r>
      <w:r>
        <w:t>PDFOperator</w:t>
      </w:r>
      <w:r>
        <w:t>结构</w:t>
      </w:r>
      <w:r>
        <w:rPr>
          <w:rFonts w:hint="eastAsia"/>
        </w:rPr>
        <w:t>时</w:t>
      </w:r>
      <w:r>
        <w:t>检查是否是</w:t>
      </w:r>
      <w:r>
        <w:t>re</w:t>
      </w:r>
      <w:r>
        <w:rPr>
          <w:rFonts w:hint="eastAsia"/>
        </w:rPr>
        <w:t>，</w:t>
      </w:r>
      <w:r>
        <w:t>如果是则</w:t>
      </w:r>
      <w:r>
        <w:rPr>
          <w:rFonts w:hint="eastAsia"/>
        </w:rPr>
        <w:t>提取前一个</w:t>
      </w:r>
      <w:r>
        <w:t>argument</w:t>
      </w:r>
      <w:r>
        <w:t>信息，即为该线条的位置信息，反之则</w:t>
      </w:r>
      <w:r>
        <w:rPr>
          <w:rFonts w:hint="eastAsia"/>
        </w:rPr>
        <w:t>舍弃</w:t>
      </w:r>
      <w:r>
        <w:t>不处理。</w:t>
      </w:r>
      <w:r>
        <w:rPr>
          <w:rFonts w:hint="eastAsia"/>
        </w:rPr>
        <w:t>最终线条</w:t>
      </w:r>
      <w:r>
        <w:t>信息</w:t>
      </w:r>
      <w:r>
        <w:rPr>
          <w:rFonts w:hint="eastAsia"/>
        </w:rPr>
        <w:t>成</w:t>
      </w:r>
      <w:r>
        <w:t>Line Information</w:t>
      </w:r>
      <w:r>
        <w:t>格式，包含</w:t>
      </w:r>
      <w:r>
        <w:rPr>
          <w:rFonts w:hint="eastAsia"/>
        </w:rPr>
        <w:t>横轴</w:t>
      </w:r>
      <w:r>
        <w:t>信息</w:t>
      </w:r>
      <w:r>
        <w:t>(xpos)</w:t>
      </w:r>
      <w:r>
        <w:rPr>
          <w:rFonts w:hint="eastAsia"/>
        </w:rPr>
        <w:t>，</w:t>
      </w:r>
      <w:r>
        <w:t>纵轴信息</w:t>
      </w:r>
      <w:r>
        <w:rPr>
          <w:rFonts w:hint="eastAsia"/>
        </w:rPr>
        <w:t>(</w:t>
      </w:r>
      <w:r>
        <w:t>ypos</w:t>
      </w:r>
      <w:r>
        <w:rPr>
          <w:rFonts w:hint="eastAsia"/>
        </w:rPr>
        <w:t>)</w:t>
      </w:r>
      <w:r>
        <w:rPr>
          <w:rFonts w:hint="eastAsia"/>
        </w:rPr>
        <w:t>，</w:t>
      </w:r>
      <w:r>
        <w:t>线条长度</w:t>
      </w:r>
      <w:r>
        <w:rPr>
          <w:rFonts w:hint="eastAsia"/>
        </w:rPr>
        <w:t>(</w:t>
      </w:r>
      <w:r>
        <w:t>width</w:t>
      </w:r>
      <w:r>
        <w:rPr>
          <w:rFonts w:hint="eastAsia"/>
        </w:rPr>
        <w:t>)</w:t>
      </w:r>
      <w:r>
        <w:rPr>
          <w:rFonts w:hint="eastAsia"/>
        </w:rPr>
        <w:t>，</w:t>
      </w:r>
      <w:r>
        <w:t>线条高度</w:t>
      </w:r>
      <w:r>
        <w:rPr>
          <w:rFonts w:hint="eastAsia"/>
        </w:rPr>
        <w:t>(</w:t>
      </w:r>
      <w:r>
        <w:t>height</w:t>
      </w:r>
      <w:r>
        <w:rPr>
          <w:rFonts w:hint="eastAsia"/>
        </w:rPr>
        <w:t>)</w:t>
      </w:r>
      <w:r>
        <w:rPr>
          <w:rFonts w:hint="eastAsia"/>
        </w:rPr>
        <w:t>。</w:t>
      </w:r>
      <w:r w:rsidR="001A7F98">
        <w:rPr>
          <w:rFonts w:hint="eastAsia"/>
        </w:rPr>
        <w:t>因此</w:t>
      </w:r>
      <w:r w:rsidR="001A7F98">
        <w:t>每条线段的特征</w:t>
      </w:r>
      <w:r w:rsidR="001A7F98">
        <w:rPr>
          <w:rFonts w:hint="eastAsia"/>
        </w:rPr>
        <w:t>向量</w:t>
      </w:r>
      <w:r w:rsidR="001A7F98">
        <w:t>为</w:t>
      </w:r>
      <w:r w:rsidR="001A7F98">
        <w:rPr>
          <w:rFonts w:hint="eastAsia"/>
        </w:rPr>
        <w:t>&lt;</w:t>
      </w:r>
      <w:r w:rsidR="001A7F98">
        <w:t>xpos,ypos,width,height</w:t>
      </w:r>
      <w:r w:rsidR="001A7F98">
        <w:rPr>
          <w:rFonts w:hint="eastAsia"/>
        </w:rPr>
        <w:t>&gt;</w:t>
      </w:r>
      <w:r w:rsidR="001A7F98">
        <w:rPr>
          <w:rFonts w:hint="eastAsia"/>
        </w:rPr>
        <w:t>。</w:t>
      </w:r>
    </w:p>
    <w:p w14:paraId="30CA862B" w14:textId="6EFC4B3E" w:rsidR="00D06A8C" w:rsidRDefault="00D06A8C" w:rsidP="00D06A8C">
      <w:pPr>
        <w:pStyle w:val="2"/>
      </w:pPr>
      <w:bookmarkStart w:id="135" w:name="_Toc406841173"/>
      <w:r>
        <w:rPr>
          <w:rFonts w:hint="eastAsia"/>
        </w:rPr>
        <w:t>表格还原</w:t>
      </w:r>
      <w:bookmarkEnd w:id="135"/>
    </w:p>
    <w:p w14:paraId="6489EE98" w14:textId="77777777" w:rsidR="00D717B1" w:rsidRDefault="00D717B1" w:rsidP="00447806">
      <w:pPr>
        <w:pStyle w:val="07415"/>
      </w:pPr>
      <w:r>
        <w:rPr>
          <w:rFonts w:hint="eastAsia"/>
        </w:rPr>
        <w:t>借助</w:t>
      </w:r>
      <w:r>
        <w:rPr>
          <w:rFonts w:hint="eastAsia"/>
        </w:rPr>
        <w:t>PDF</w:t>
      </w:r>
      <w:r>
        <w:t>Box</w:t>
      </w:r>
      <w:r>
        <w:t>，我们已经获得了表格的基本特征信息，即位置信息和文字信息。下面</w:t>
      </w:r>
      <w:r>
        <w:rPr>
          <w:rFonts w:hint="eastAsia"/>
        </w:rPr>
        <w:t>介绍</w:t>
      </w:r>
      <w:r>
        <w:t>如何利用基本信息</w:t>
      </w:r>
      <w:r>
        <w:rPr>
          <w:rFonts w:hint="eastAsia"/>
        </w:rPr>
        <w:t>还原</w:t>
      </w:r>
      <w:r>
        <w:t>真实的二维表格</w:t>
      </w:r>
      <w:r>
        <w:rPr>
          <w:rFonts w:hint="eastAsia"/>
        </w:rPr>
        <w:t>，为了</w:t>
      </w:r>
      <w:r>
        <w:t>方便快速提取表格</w:t>
      </w:r>
      <w:r>
        <w:rPr>
          <w:rFonts w:hint="eastAsia"/>
        </w:rPr>
        <w:t>特定</w:t>
      </w:r>
      <w:r>
        <w:t>行号和列</w:t>
      </w:r>
      <w:r>
        <w:rPr>
          <w:rFonts w:hint="eastAsia"/>
        </w:rPr>
        <w:t>号</w:t>
      </w:r>
      <w:r>
        <w:t>的数据，本系统采用二维数组来存储</w:t>
      </w:r>
      <w:r>
        <w:rPr>
          <w:rFonts w:hint="eastAsia"/>
        </w:rPr>
        <w:t>表格</w:t>
      </w:r>
      <w:r>
        <w:t>信息。</w:t>
      </w:r>
      <w:r>
        <w:rPr>
          <w:rFonts w:hint="eastAsia"/>
        </w:rPr>
        <w:t>整个</w:t>
      </w:r>
      <w:r>
        <w:t>还原过程分为三个部分，首先通过线条信息确定表格的基本维度</w:t>
      </w:r>
      <w:r>
        <w:rPr>
          <w:rFonts w:hint="eastAsia"/>
        </w:rPr>
        <w:t>，</w:t>
      </w:r>
      <w:r>
        <w:t>即二维数组的行数和列数，同时确定各</w:t>
      </w:r>
      <w:r>
        <w:rPr>
          <w:rFonts w:hint="eastAsia"/>
        </w:rPr>
        <w:t>行</w:t>
      </w:r>
      <w:r>
        <w:t>各列的位置坐标。然后</w:t>
      </w:r>
      <w:r>
        <w:rPr>
          <w:rFonts w:hint="eastAsia"/>
        </w:rPr>
        <w:t>将</w:t>
      </w:r>
      <w:r>
        <w:t>对应的文字信息</w:t>
      </w:r>
      <w:r>
        <w:rPr>
          <w:rFonts w:hint="eastAsia"/>
        </w:rPr>
        <w:t>根据</w:t>
      </w:r>
      <w:r>
        <w:t>位置坐标填充</w:t>
      </w:r>
      <w:r>
        <w:rPr>
          <w:rFonts w:hint="eastAsia"/>
        </w:rPr>
        <w:t>入</w:t>
      </w:r>
      <w:r>
        <w:t>对应</w:t>
      </w:r>
      <w:r>
        <w:rPr>
          <w:rFonts w:hint="eastAsia"/>
        </w:rPr>
        <w:t>的</w:t>
      </w:r>
      <w:r>
        <w:t>二维数组中。最后</w:t>
      </w:r>
      <w:r>
        <w:rPr>
          <w:rFonts w:hint="eastAsia"/>
        </w:rPr>
        <w:t>由于可能</w:t>
      </w:r>
      <w:r>
        <w:t>存在一表多页的情况，需要对</w:t>
      </w:r>
      <w:r>
        <w:rPr>
          <w:rFonts w:hint="eastAsia"/>
        </w:rPr>
        <w:t>各页</w:t>
      </w:r>
      <w:r>
        <w:t>的</w:t>
      </w:r>
      <w:r>
        <w:rPr>
          <w:rFonts w:hint="eastAsia"/>
        </w:rPr>
        <w:t>二维</w:t>
      </w:r>
      <w:r>
        <w:t>数组进行进一步的合并。</w:t>
      </w:r>
      <w:r>
        <w:rPr>
          <w:rFonts w:hint="eastAsia"/>
        </w:rPr>
        <w:t>下面</w:t>
      </w:r>
      <w:r>
        <w:t>分别给出各部分的流程图。</w:t>
      </w:r>
    </w:p>
    <w:p w14:paraId="1A93284B" w14:textId="77777777" w:rsidR="00D717B1" w:rsidRPr="005C028D" w:rsidRDefault="003A0907" w:rsidP="005C028D">
      <w:pPr>
        <w:pStyle w:val="3"/>
      </w:pPr>
      <w:bookmarkStart w:id="136" w:name="_Toc406841174"/>
      <w:r>
        <w:rPr>
          <w:rFonts w:hint="eastAsia"/>
        </w:rPr>
        <w:t>基于</w:t>
      </w:r>
      <w:r w:rsidR="00467A52" w:rsidRPr="005C028D">
        <w:rPr>
          <w:rFonts w:hint="eastAsia"/>
        </w:rPr>
        <w:t>线条</w:t>
      </w:r>
      <w:r>
        <w:t>信息</w:t>
      </w:r>
      <w:r w:rsidR="00467A52" w:rsidRPr="005C028D">
        <w:t>还原</w:t>
      </w:r>
      <w:r w:rsidR="00467A52" w:rsidRPr="005C028D">
        <w:rPr>
          <w:rFonts w:hint="eastAsia"/>
        </w:rPr>
        <w:t>基本</w:t>
      </w:r>
      <w:r w:rsidR="00467A52" w:rsidRPr="005C028D">
        <w:t>二维表结构</w:t>
      </w:r>
      <w:bookmarkEnd w:id="136"/>
    </w:p>
    <w:p w14:paraId="1A7D8E61" w14:textId="77777777" w:rsidR="00CC5BDE" w:rsidRDefault="00CC5BDE" w:rsidP="00447806">
      <w:pPr>
        <w:pStyle w:val="07415"/>
      </w:pPr>
      <w:r>
        <w:rPr>
          <w:rFonts w:hint="eastAsia"/>
        </w:rPr>
        <w:t>常见</w:t>
      </w:r>
      <w:r>
        <w:t>的</w:t>
      </w:r>
      <w:r>
        <w:t>PDF</w:t>
      </w:r>
      <w:r>
        <w:t>中表格形态如下图所示，即单页</w:t>
      </w:r>
      <w:r>
        <w:t>PDF</w:t>
      </w:r>
      <w:r>
        <w:t>可能包含多张表格。要</w:t>
      </w:r>
      <w:r>
        <w:rPr>
          <w:rFonts w:hint="eastAsia"/>
        </w:rPr>
        <w:t>利用</w:t>
      </w:r>
      <w:r>
        <w:t>横纵线条</w:t>
      </w:r>
      <w:r>
        <w:rPr>
          <w:rFonts w:hint="eastAsia"/>
        </w:rPr>
        <w:t>还原</w:t>
      </w:r>
      <w:r>
        <w:t>基本的表格形态需要特别</w:t>
      </w:r>
      <w:r>
        <w:rPr>
          <w:rFonts w:hint="eastAsia"/>
        </w:rPr>
        <w:t>注意</w:t>
      </w:r>
      <w:r>
        <w:t>线条间的交错情况</w:t>
      </w:r>
      <w:r>
        <w:rPr>
          <w:rFonts w:hint="eastAsia"/>
        </w:rPr>
        <w:t>，</w:t>
      </w:r>
      <w:r>
        <w:t>避免</w:t>
      </w:r>
      <w:r>
        <w:rPr>
          <w:rFonts w:hint="eastAsia"/>
        </w:rPr>
        <w:t>将不同</w:t>
      </w:r>
      <w:r>
        <w:t>表格</w:t>
      </w:r>
      <w:r>
        <w:rPr>
          <w:rFonts w:hint="eastAsia"/>
        </w:rPr>
        <w:t>的</w:t>
      </w:r>
      <w:r>
        <w:t>线条错判为同一表格。因此</w:t>
      </w:r>
      <w:r>
        <w:rPr>
          <w:rFonts w:hint="eastAsia"/>
        </w:rPr>
        <w:t>在设计</w:t>
      </w:r>
      <w:r>
        <w:t>表格还原算法</w:t>
      </w:r>
      <w:r>
        <w:rPr>
          <w:rFonts w:hint="eastAsia"/>
        </w:rPr>
        <w:t>时</w:t>
      </w:r>
      <w:r>
        <w:t>，</w:t>
      </w:r>
      <w:r>
        <w:rPr>
          <w:rFonts w:hint="eastAsia"/>
        </w:rPr>
        <w:t>优先</w:t>
      </w:r>
      <w:r>
        <w:t>处理</w:t>
      </w:r>
      <w:r>
        <w:rPr>
          <w:rFonts w:hint="eastAsia"/>
        </w:rPr>
        <w:t>纵向</w:t>
      </w:r>
      <w:r>
        <w:t>的横线信息。</w:t>
      </w:r>
    </w:p>
    <w:p w14:paraId="5DCBDD81" w14:textId="77777777" w:rsidR="00240C51" w:rsidRDefault="00240C51" w:rsidP="00240C51">
      <w:pPr>
        <w:pStyle w:val="07415"/>
      </w:pPr>
      <w:r>
        <w:rPr>
          <w:rFonts w:hint="eastAsia"/>
        </w:rPr>
        <w:t>如图</w:t>
      </w:r>
      <w:r>
        <w:rPr>
          <w:rFonts w:hint="eastAsia"/>
        </w:rPr>
        <w:t>4</w:t>
      </w:r>
      <w:r>
        <w:t>-6</w:t>
      </w:r>
      <w:r>
        <w:t>所示，</w:t>
      </w:r>
      <w:r>
        <w:t>PDF Page</w:t>
      </w:r>
      <w:r>
        <w:t>中有两个表格，观察虚线条</w:t>
      </w:r>
      <w:r>
        <w:rPr>
          <w:rFonts w:hint="eastAsia"/>
        </w:rPr>
        <w:t>1,2,3.</w:t>
      </w:r>
      <w:r>
        <w:rPr>
          <w:rFonts w:hint="eastAsia"/>
        </w:rPr>
        <w:t>其中</w:t>
      </w:r>
      <w:r>
        <w:rPr>
          <w:rFonts w:hint="eastAsia"/>
        </w:rPr>
        <w:t>1,3</w:t>
      </w:r>
      <w:r>
        <w:rPr>
          <w:rFonts w:hint="eastAsia"/>
        </w:rPr>
        <w:t>属于</w:t>
      </w:r>
      <w:r>
        <w:t>表格</w:t>
      </w:r>
      <w:r>
        <w:rPr>
          <w:rFonts w:hint="eastAsia"/>
        </w:rPr>
        <w:t>1</w:t>
      </w:r>
      <w:r>
        <w:rPr>
          <w:rFonts w:hint="eastAsia"/>
        </w:rPr>
        <w:t>而</w:t>
      </w:r>
      <w:r>
        <w:rPr>
          <w:rFonts w:hint="eastAsia"/>
        </w:rPr>
        <w:t>2</w:t>
      </w:r>
      <w:r>
        <w:rPr>
          <w:rFonts w:hint="eastAsia"/>
        </w:rPr>
        <w:t>属于</w:t>
      </w:r>
      <w:r>
        <w:t>表格</w:t>
      </w:r>
      <w:r>
        <w:rPr>
          <w:rFonts w:hint="eastAsia"/>
        </w:rPr>
        <w:t>2.</w:t>
      </w:r>
      <w:r>
        <w:rPr>
          <w:rFonts w:hint="eastAsia"/>
        </w:rPr>
        <w:t>为</w:t>
      </w:r>
      <w:r>
        <w:t>了防止线条错位，本算法</w:t>
      </w:r>
      <w:r>
        <w:rPr>
          <w:rFonts w:hint="eastAsia"/>
        </w:rPr>
        <w:t>优先</w:t>
      </w:r>
      <w:r>
        <w:t>处理纵向横线。</w:t>
      </w:r>
      <w:r>
        <w:rPr>
          <w:rFonts w:hint="eastAsia"/>
        </w:rPr>
        <w:t>如图所示</w:t>
      </w:r>
      <w:r>
        <w:t>，在</w:t>
      </w:r>
      <w:r>
        <w:rPr>
          <w:rFonts w:hint="eastAsia"/>
        </w:rPr>
        <w:t>表格</w:t>
      </w:r>
      <w:r>
        <w:rPr>
          <w:rFonts w:hint="eastAsia"/>
        </w:rPr>
        <w:t>1</w:t>
      </w:r>
      <w:r>
        <w:rPr>
          <w:rFonts w:hint="eastAsia"/>
        </w:rPr>
        <w:t>中</w:t>
      </w:r>
      <w:r>
        <w:t>y0</w:t>
      </w:r>
      <w:r>
        <w:rPr>
          <w:rFonts w:hint="eastAsia"/>
        </w:rPr>
        <w:t>和</w:t>
      </w:r>
      <w:r>
        <w:t>y1</w:t>
      </w:r>
      <w:r>
        <w:rPr>
          <w:rFonts w:hint="eastAsia"/>
        </w:rPr>
        <w:t>表示</w:t>
      </w:r>
      <w:r>
        <w:t>横向线条的垂直方向坐标。</w:t>
      </w:r>
      <w:r>
        <w:t>h0</w:t>
      </w:r>
      <w:r>
        <w:rPr>
          <w:rFonts w:hint="eastAsia"/>
        </w:rPr>
        <w:t>是纵</w:t>
      </w:r>
      <w:r>
        <w:t>向线条的高度</w:t>
      </w:r>
      <w:r>
        <w:rPr>
          <w:rFonts w:hint="eastAsia"/>
        </w:rPr>
        <w:t>。</w:t>
      </w:r>
      <w:r>
        <w:t>在判断</w:t>
      </w:r>
      <w:r>
        <w:t>y0</w:t>
      </w:r>
      <w:r>
        <w:rPr>
          <w:rFonts w:hint="eastAsia"/>
        </w:rPr>
        <w:t>和</w:t>
      </w:r>
      <w:r>
        <w:t>y1</w:t>
      </w:r>
      <w:r>
        <w:rPr>
          <w:rFonts w:hint="eastAsia"/>
        </w:rPr>
        <w:t>是</w:t>
      </w:r>
      <w:r>
        <w:t>否属于同一表格的充分</w:t>
      </w:r>
      <w:r>
        <w:rPr>
          <w:rFonts w:hint="eastAsia"/>
        </w:rPr>
        <w:t>条件</w:t>
      </w:r>
      <w:r>
        <w:t>是</w:t>
      </w:r>
      <m:oMath>
        <m:d>
          <m:dPr>
            <m:begChr m:val="|"/>
            <m:endChr m:val="|"/>
            <m:ctrlPr>
              <w:rPr>
                <w:rFonts w:ascii="Cambria Math" w:hAnsi="Cambria Math"/>
              </w:rPr>
            </m:ctrlPr>
          </m:dPr>
          <m:e>
            <m:r>
              <m:rPr>
                <m:sty m:val="p"/>
              </m:rPr>
              <w:rPr>
                <w:rFonts w:ascii="Cambria Math" w:hAnsi="Cambria Math"/>
              </w:rPr>
              <m:t>y1-y0-h0</m:t>
            </m:r>
          </m:e>
        </m:d>
        <m:r>
          <m:rPr>
            <m:sty m:val="p"/>
          </m:rPr>
          <w:rPr>
            <w:rFonts w:ascii="Cambria Math" w:hAnsi="Cambria Math"/>
          </w:rPr>
          <m:t>&lt;∆h</m:t>
        </m:r>
      </m:oMath>
      <w:r>
        <w:rPr>
          <w:rFonts w:hint="eastAsia"/>
        </w:rPr>
        <w:t>。其中</w:t>
      </w:r>
      <m:oMath>
        <m:r>
          <m:rPr>
            <m:sty m:val="p"/>
          </m:rPr>
          <w:rPr>
            <w:rFonts w:ascii="Cambria Math" w:hAnsi="Cambria Math"/>
          </w:rPr>
          <m:t>∆h</m:t>
        </m:r>
      </m:oMath>
      <w:r>
        <w:rPr>
          <w:rFonts w:hint="eastAsia"/>
        </w:rPr>
        <w:t>是</w:t>
      </w:r>
      <w:r>
        <w:t>可容忍的偏差阈值。</w:t>
      </w:r>
      <w:r>
        <w:rPr>
          <w:rFonts w:hint="eastAsia"/>
        </w:rPr>
        <w:t>对于</w:t>
      </w:r>
      <w:r>
        <w:t>线条</w:t>
      </w:r>
      <w:r>
        <w:t>y3</w:t>
      </w:r>
      <w:r>
        <w:rPr>
          <w:rFonts w:hint="eastAsia"/>
        </w:rPr>
        <w:t>和</w:t>
      </w:r>
      <w:r>
        <w:t>y4</w:t>
      </w:r>
      <w:r>
        <w:rPr>
          <w:rFonts w:hint="eastAsia"/>
        </w:rPr>
        <w:t>，</w:t>
      </w:r>
      <w:r>
        <w:t>由于不存在纵向线条</w:t>
      </w:r>
      <w:r>
        <w:t>h’</w:t>
      </w:r>
      <w:r>
        <w:rPr>
          <w:rFonts w:hint="eastAsia"/>
        </w:rPr>
        <w:t>使得</w:t>
      </w:r>
      <m:oMath>
        <m:d>
          <m:dPr>
            <m:begChr m:val="|"/>
            <m:endChr m:val="|"/>
            <m:ctrlPr>
              <w:rPr>
                <w:rFonts w:ascii="Cambria Math" w:hAnsi="Cambria Math"/>
              </w:rPr>
            </m:ctrlPr>
          </m:dPr>
          <m:e>
            <m:r>
              <m:rPr>
                <m:sty m:val="p"/>
              </m:rPr>
              <w:rPr>
                <w:rFonts w:ascii="Cambria Math" w:hAnsi="Cambria Math"/>
              </w:rPr>
              <m:t>y4-y3-h’</m:t>
            </m:r>
          </m:e>
        </m:d>
        <m:r>
          <m:rPr>
            <m:sty m:val="p"/>
          </m:rPr>
          <w:rPr>
            <w:rFonts w:ascii="Cambria Math" w:hAnsi="Cambria Math"/>
          </w:rPr>
          <m:t>&lt;∆h</m:t>
        </m:r>
      </m:oMath>
      <w:r>
        <w:rPr>
          <w:rFonts w:hint="eastAsia"/>
        </w:rPr>
        <w:t>成立</w:t>
      </w:r>
      <w:r>
        <w:t>，因此</w:t>
      </w:r>
      <w:r>
        <w:t>y3</w:t>
      </w:r>
      <w:r>
        <w:rPr>
          <w:rFonts w:hint="eastAsia"/>
        </w:rPr>
        <w:t>和</w:t>
      </w:r>
      <w:r>
        <w:t>y4</w:t>
      </w:r>
      <w:r>
        <w:rPr>
          <w:rFonts w:hint="eastAsia"/>
        </w:rPr>
        <w:t>应该</w:t>
      </w:r>
      <w:r>
        <w:t>属于不同的表格，即</w:t>
      </w:r>
      <w:r>
        <w:t>y3</w:t>
      </w:r>
      <w:r>
        <w:rPr>
          <w:rFonts w:hint="eastAsia"/>
        </w:rPr>
        <w:t>和</w:t>
      </w:r>
      <w:r>
        <w:t>y4</w:t>
      </w:r>
      <w:r>
        <w:rPr>
          <w:rFonts w:hint="eastAsia"/>
        </w:rPr>
        <w:t>是</w:t>
      </w:r>
      <w:r>
        <w:t>两个表格的分离线条。</w:t>
      </w:r>
    </w:p>
    <w:p w14:paraId="70FD7587" w14:textId="77777777" w:rsidR="00CC5BDE" w:rsidRDefault="00240C51" w:rsidP="00B75661">
      <w:pPr>
        <w:pStyle w:val="07415"/>
        <w:spacing w:line="240" w:lineRule="auto"/>
        <w:ind w:firstLine="0"/>
        <w:jc w:val="center"/>
      </w:pPr>
      <w:r>
        <w:object w:dxaOrig="7515" w:dyaOrig="9285" w14:anchorId="6208CB6F">
          <v:shape id="_x0000_i1043" type="#_x0000_t75" style="width:264pt;height:325.2pt" o:ole="">
            <v:imagedata r:id="rId60" o:title=""/>
          </v:shape>
          <o:OLEObject Type="Embed" ProgID="Visio.Drawing.15" ShapeID="_x0000_i1043" DrawAspect="Content" ObjectID="_1571491921" r:id="rId61"/>
        </w:object>
      </w:r>
    </w:p>
    <w:p w14:paraId="4692A9D0" w14:textId="77777777" w:rsidR="00585A1A" w:rsidRPr="004E330B" w:rsidRDefault="00585A1A" w:rsidP="00585A1A">
      <w:pPr>
        <w:spacing w:line="360" w:lineRule="auto"/>
        <w:jc w:val="center"/>
        <w:rPr>
          <w:rFonts w:ascii="楷体_GB2312" w:eastAsia="楷体_GB2312"/>
          <w:sz w:val="21"/>
          <w:szCs w:val="21"/>
        </w:rPr>
      </w:pPr>
      <w:r w:rsidRPr="004E330B">
        <w:rPr>
          <w:rFonts w:ascii="楷体_GB2312" w:eastAsia="楷体_GB2312" w:hint="eastAsia"/>
          <w:sz w:val="21"/>
          <w:szCs w:val="21"/>
        </w:rPr>
        <w:t>图4</w:t>
      </w:r>
      <w:r w:rsidR="00593259">
        <w:rPr>
          <w:rFonts w:ascii="楷体_GB2312" w:eastAsia="楷体_GB2312"/>
          <w:sz w:val="21"/>
          <w:szCs w:val="21"/>
        </w:rPr>
        <w:t>-6</w:t>
      </w:r>
      <w:r w:rsidRPr="004E330B">
        <w:rPr>
          <w:rFonts w:ascii="楷体_GB2312" w:eastAsia="楷体_GB2312"/>
          <w:sz w:val="21"/>
          <w:szCs w:val="21"/>
        </w:rPr>
        <w:t xml:space="preserve"> </w:t>
      </w:r>
      <w:r w:rsidRPr="004E330B">
        <w:rPr>
          <w:rFonts w:ascii="楷体_GB2312" w:eastAsia="楷体_GB2312" w:hint="eastAsia"/>
          <w:sz w:val="21"/>
          <w:szCs w:val="21"/>
        </w:rPr>
        <w:t>表格</w:t>
      </w:r>
      <w:r w:rsidRPr="004E330B">
        <w:rPr>
          <w:rFonts w:ascii="楷体_GB2312" w:eastAsia="楷体_GB2312"/>
          <w:sz w:val="21"/>
          <w:szCs w:val="21"/>
        </w:rPr>
        <w:t>栅格化示意图</w:t>
      </w:r>
    </w:p>
    <w:p w14:paraId="03896E74" w14:textId="77777777" w:rsidR="00A735BC" w:rsidRDefault="00A735BC" w:rsidP="00240C51">
      <w:pPr>
        <w:pStyle w:val="07415"/>
        <w:ind w:firstLine="0"/>
      </w:pPr>
      <w:r>
        <w:rPr>
          <w:rFonts w:hint="eastAsia"/>
        </w:rPr>
        <w:t>基于</w:t>
      </w:r>
      <w:r>
        <w:t>线条的表格还原</w:t>
      </w:r>
      <w:r>
        <w:rPr>
          <w:rFonts w:hint="eastAsia"/>
        </w:rPr>
        <w:t>算法伪代码</w:t>
      </w:r>
      <w:r>
        <w:t>如下：</w:t>
      </w:r>
    </w:p>
    <w:tbl>
      <w:tblPr>
        <w:tblStyle w:val="afb"/>
        <w:tblW w:w="0" w:type="auto"/>
        <w:tblLook w:val="04A0" w:firstRow="1" w:lastRow="0" w:firstColumn="1" w:lastColumn="0" w:noHBand="0" w:noVBand="1"/>
      </w:tblPr>
      <w:tblGrid>
        <w:gridCol w:w="8778"/>
      </w:tblGrid>
      <w:tr w:rsidR="00A735BC" w14:paraId="4C4B3762" w14:textId="77777777" w:rsidTr="00447806">
        <w:tc>
          <w:tcPr>
            <w:tcW w:w="8778" w:type="dxa"/>
          </w:tcPr>
          <w:p w14:paraId="4A5EFC1B" w14:textId="77777777" w:rsidR="00A735BC" w:rsidRDefault="00A735BC" w:rsidP="00E27084">
            <w:pPr>
              <w:pStyle w:val="07415"/>
              <w:spacing w:line="360" w:lineRule="auto"/>
              <w:ind w:firstLine="0"/>
            </w:pPr>
            <w:r>
              <w:rPr>
                <w:rFonts w:hint="eastAsia"/>
              </w:rPr>
              <w:t>算法作用</w:t>
            </w:r>
            <w:r>
              <w:t>：根据线条</w:t>
            </w:r>
            <w:r>
              <w:t>LineInformation</w:t>
            </w:r>
            <w:r>
              <w:t>信息</w:t>
            </w:r>
            <w:r>
              <w:rPr>
                <w:rFonts w:hint="eastAsia"/>
              </w:rPr>
              <w:t>确定</w:t>
            </w:r>
            <w:r>
              <w:t>单页表格坐标刻度。</w:t>
            </w:r>
          </w:p>
          <w:p w14:paraId="38FA78D7" w14:textId="77777777" w:rsidR="00A735BC" w:rsidRDefault="00A735BC" w:rsidP="00E27084">
            <w:pPr>
              <w:pStyle w:val="07415"/>
              <w:spacing w:line="360" w:lineRule="auto"/>
              <w:ind w:firstLine="0"/>
            </w:pPr>
            <w:r>
              <w:rPr>
                <w:rFonts w:hint="eastAsia"/>
              </w:rPr>
              <w:t>输入</w:t>
            </w:r>
            <w:r>
              <w:t>量：</w:t>
            </w:r>
            <w:r>
              <w:t xml:space="preserve">ArrayList&lt;LineInformation&gt; </w:t>
            </w:r>
            <w:r>
              <w:rPr>
                <w:rFonts w:hint="eastAsia"/>
              </w:rPr>
              <w:t>单页横向</w:t>
            </w:r>
            <w:r>
              <w:t>和纵向</w:t>
            </w:r>
            <w:r>
              <w:rPr>
                <w:rFonts w:hint="eastAsia"/>
              </w:rPr>
              <w:t>全部线条</w:t>
            </w:r>
            <w:r>
              <w:t>信息</w:t>
            </w:r>
          </w:p>
          <w:p w14:paraId="7BFAB28F" w14:textId="77777777" w:rsidR="00A735BC" w:rsidRDefault="00A735BC" w:rsidP="00E27084">
            <w:pPr>
              <w:pStyle w:val="07415"/>
              <w:spacing w:line="360" w:lineRule="auto"/>
              <w:ind w:firstLine="0"/>
            </w:pPr>
            <w:r>
              <w:rPr>
                <w:rFonts w:hint="eastAsia"/>
              </w:rPr>
              <w:t>输出量</w:t>
            </w:r>
            <w:r>
              <w:t>：</w:t>
            </w:r>
            <w:r>
              <w:t xml:space="preserve">ArrayList&lt;ArrayList&lt;Float&gt;&gt; PageTableXpos </w:t>
            </w:r>
            <w:r>
              <w:rPr>
                <w:rFonts w:hint="eastAsia"/>
              </w:rPr>
              <w:t>单页</w:t>
            </w:r>
            <w:r>
              <w:t>全部表格</w:t>
            </w:r>
            <w:r>
              <w:rPr>
                <w:rFonts w:hint="eastAsia"/>
              </w:rPr>
              <w:t>纵</w:t>
            </w:r>
            <w:r>
              <w:t>线</w:t>
            </w:r>
            <w:r>
              <w:rPr>
                <w:rFonts w:hint="eastAsia"/>
              </w:rPr>
              <w:t>刻度</w:t>
            </w:r>
          </w:p>
          <w:p w14:paraId="5BA10BB6" w14:textId="77777777" w:rsidR="00A735BC" w:rsidRDefault="00A735BC" w:rsidP="00E27084">
            <w:pPr>
              <w:pStyle w:val="07415"/>
              <w:spacing w:line="360" w:lineRule="auto"/>
              <w:ind w:firstLine="0"/>
            </w:pPr>
            <w:r>
              <w:rPr>
                <w:rFonts w:hint="eastAsia"/>
              </w:rPr>
              <w:t xml:space="preserve">        </w:t>
            </w:r>
            <w:r>
              <w:t xml:space="preserve">ArrayList&lt;ArrayList&lt;Float&gt;&gt; PageTableYpos </w:t>
            </w:r>
            <w:r>
              <w:rPr>
                <w:rFonts w:hint="eastAsia"/>
              </w:rPr>
              <w:t>单页</w:t>
            </w:r>
            <w:r>
              <w:t>全部表格横线</w:t>
            </w:r>
            <w:r>
              <w:rPr>
                <w:rFonts w:hint="eastAsia"/>
              </w:rPr>
              <w:t>刻度</w:t>
            </w:r>
          </w:p>
        </w:tc>
      </w:tr>
      <w:tr w:rsidR="00A735BC" w14:paraId="474BCEBD" w14:textId="77777777" w:rsidTr="00447806">
        <w:tc>
          <w:tcPr>
            <w:tcW w:w="8778" w:type="dxa"/>
          </w:tcPr>
          <w:p w14:paraId="7C988483" w14:textId="77777777" w:rsidR="00A735BC" w:rsidRDefault="00A735BC" w:rsidP="00E27084">
            <w:pPr>
              <w:pStyle w:val="07415"/>
              <w:spacing w:line="360" w:lineRule="auto"/>
              <w:ind w:firstLine="0"/>
            </w:pPr>
            <w:r>
              <w:t>1 B</w:t>
            </w:r>
            <w:r>
              <w:rPr>
                <w:rFonts w:hint="eastAsia"/>
              </w:rPr>
              <w:t>egin</w:t>
            </w:r>
          </w:p>
          <w:p w14:paraId="02209499" w14:textId="77777777" w:rsidR="00A735BC" w:rsidRDefault="00A735BC" w:rsidP="00E27084">
            <w:pPr>
              <w:pStyle w:val="07415"/>
              <w:spacing w:line="360" w:lineRule="auto"/>
              <w:ind w:firstLine="0"/>
            </w:pPr>
            <w:r>
              <w:t>2   Filter LineInformation  //</w:t>
            </w:r>
            <w:r>
              <w:rPr>
                <w:rFonts w:hint="eastAsia"/>
              </w:rPr>
              <w:t>过滤</w:t>
            </w:r>
            <w:r>
              <w:t>无关线条</w:t>
            </w:r>
          </w:p>
          <w:p w14:paraId="36F16090" w14:textId="77777777" w:rsidR="00A735BC" w:rsidRDefault="00A735BC" w:rsidP="00E27084">
            <w:pPr>
              <w:pStyle w:val="07415"/>
              <w:spacing w:line="360" w:lineRule="auto"/>
              <w:ind w:firstLine="0"/>
            </w:pPr>
            <w:r>
              <w:t xml:space="preserve">3   </w:t>
            </w:r>
            <w:r>
              <w:rPr>
                <w:rFonts w:hint="eastAsia"/>
              </w:rPr>
              <w:t>Sort</w:t>
            </w:r>
            <w:r>
              <w:t xml:space="preserve"> LineInformation which(width&gt;&gt;height) //</w:t>
            </w:r>
            <w:r>
              <w:rPr>
                <w:rFonts w:hint="eastAsia"/>
              </w:rPr>
              <w:t>排序</w:t>
            </w:r>
            <w:r>
              <w:t>纵向横线条，按</w:t>
            </w:r>
            <w:r>
              <w:t>ypos</w:t>
            </w:r>
            <w:r>
              <w:t>排序</w:t>
            </w:r>
          </w:p>
          <w:p w14:paraId="651249E2" w14:textId="77777777" w:rsidR="00A735BC" w:rsidRDefault="00A735BC" w:rsidP="00E27084">
            <w:pPr>
              <w:pStyle w:val="07415"/>
              <w:spacing w:line="360" w:lineRule="auto"/>
              <w:ind w:firstLine="0"/>
            </w:pPr>
            <w:r>
              <w:t>4   f</w:t>
            </w:r>
            <w:r>
              <w:rPr>
                <w:rFonts w:hint="eastAsia"/>
              </w:rPr>
              <w:t>oreach</w:t>
            </w:r>
            <w:r>
              <w:t xml:space="preserve"> line (width&gt;&gt;height)</w:t>
            </w:r>
          </w:p>
          <w:p w14:paraId="09A93E38" w14:textId="77777777" w:rsidR="00A735BC" w:rsidRDefault="00A735BC" w:rsidP="00E27084">
            <w:pPr>
              <w:pStyle w:val="07415"/>
              <w:spacing w:line="360" w:lineRule="auto"/>
              <w:ind w:firstLine="0"/>
            </w:pPr>
            <w:r>
              <w:t>5       if(|pre_ypos+pre_height-ypos|&lt;tolerance)</w:t>
            </w:r>
            <w:r w:rsidR="00BD119C">
              <w:t xml:space="preserve">   //</w:t>
            </w:r>
            <w:r w:rsidR="00BD119C">
              <w:rPr>
                <w:rFonts w:hint="eastAsia"/>
              </w:rPr>
              <w:t>两条</w:t>
            </w:r>
            <w:r w:rsidR="00BD119C">
              <w:t>线条属于同一个表格</w:t>
            </w:r>
          </w:p>
          <w:p w14:paraId="3CC49906" w14:textId="77777777" w:rsidR="00A735BC" w:rsidRDefault="00A735BC" w:rsidP="00E27084">
            <w:pPr>
              <w:pStyle w:val="07415"/>
              <w:spacing w:line="360" w:lineRule="auto"/>
              <w:ind w:firstLine="0"/>
            </w:pPr>
            <w:r>
              <w:t>6           YposArray</w:t>
            </w:r>
            <w:r>
              <w:sym w:font="Wingdings" w:char="F0DF"/>
            </w:r>
            <w:r>
              <w:t>ypos</w:t>
            </w:r>
          </w:p>
          <w:p w14:paraId="5D2F5B3C" w14:textId="77777777" w:rsidR="00A735BC" w:rsidRDefault="00A735BC" w:rsidP="00E27084">
            <w:pPr>
              <w:pStyle w:val="07415"/>
              <w:spacing w:line="360" w:lineRule="auto"/>
              <w:ind w:firstLine="0"/>
            </w:pPr>
            <w:r>
              <w:t>7       else</w:t>
            </w:r>
            <w:r w:rsidR="00BD119C">
              <w:t xml:space="preserve">                                 //</w:t>
            </w:r>
            <w:r w:rsidR="00BD119C">
              <w:rPr>
                <w:rFonts w:hint="eastAsia"/>
              </w:rPr>
              <w:t>两条</w:t>
            </w:r>
            <w:r w:rsidR="00BD119C">
              <w:t>线条不属于同一表格</w:t>
            </w:r>
          </w:p>
          <w:p w14:paraId="7CCC07C0" w14:textId="77777777" w:rsidR="00A735BC" w:rsidRDefault="003C004A" w:rsidP="00E27084">
            <w:pPr>
              <w:pStyle w:val="07415"/>
              <w:spacing w:line="360" w:lineRule="auto"/>
              <w:ind w:firstLine="0"/>
            </w:pPr>
            <w:r>
              <w:t xml:space="preserve">8   </w:t>
            </w:r>
            <w:r w:rsidR="00A735BC">
              <w:rPr>
                <w:rFonts w:hint="eastAsia"/>
              </w:rPr>
              <w:t xml:space="preserve">        </w:t>
            </w:r>
            <w:r w:rsidR="00A735BC">
              <w:t>PageTableYpos</w:t>
            </w:r>
            <w:r w:rsidR="00A735BC">
              <w:sym w:font="Wingdings" w:char="F0DF"/>
            </w:r>
            <w:r w:rsidR="00A735BC">
              <w:t>YposArray;</w:t>
            </w:r>
          </w:p>
          <w:p w14:paraId="3A5253BA" w14:textId="77777777" w:rsidR="00A735BC" w:rsidRDefault="003C004A" w:rsidP="00E27084">
            <w:pPr>
              <w:pStyle w:val="07415"/>
              <w:spacing w:line="360" w:lineRule="auto"/>
              <w:ind w:firstLine="0"/>
            </w:pPr>
            <w:r>
              <w:t xml:space="preserve">9   </w:t>
            </w:r>
            <w:r w:rsidR="00A735BC">
              <w:t xml:space="preserve">        New YposArray;</w:t>
            </w:r>
          </w:p>
          <w:p w14:paraId="0362CD88" w14:textId="77777777" w:rsidR="00A735BC" w:rsidRDefault="003C004A" w:rsidP="00E27084">
            <w:pPr>
              <w:pStyle w:val="07415"/>
              <w:spacing w:line="360" w:lineRule="auto"/>
              <w:ind w:firstLine="0"/>
            </w:pPr>
            <w:r>
              <w:lastRenderedPageBreak/>
              <w:t xml:space="preserve">10  </w:t>
            </w:r>
            <w:r w:rsidR="00A735BC">
              <w:t>Sort LineInformation which(height&gt;&gt;width)//</w:t>
            </w:r>
            <w:r w:rsidR="00A735BC">
              <w:rPr>
                <w:rFonts w:hint="eastAsia"/>
              </w:rPr>
              <w:t>排序</w:t>
            </w:r>
            <w:r w:rsidR="00A735BC">
              <w:t>横向竖线条，按</w:t>
            </w:r>
            <w:r w:rsidR="00A735BC">
              <w:t>xpos</w:t>
            </w:r>
            <w:r w:rsidR="00A735BC">
              <w:t>排序</w:t>
            </w:r>
          </w:p>
          <w:p w14:paraId="00738E69" w14:textId="77777777" w:rsidR="00A735BC" w:rsidRDefault="003C004A" w:rsidP="00E27084">
            <w:pPr>
              <w:pStyle w:val="07415"/>
              <w:spacing w:line="360" w:lineRule="auto"/>
              <w:ind w:firstLine="0"/>
            </w:pPr>
            <w:r>
              <w:t xml:space="preserve">11  </w:t>
            </w:r>
            <w:r w:rsidR="00A735BC">
              <w:t>f</w:t>
            </w:r>
            <w:r w:rsidR="00A735BC">
              <w:rPr>
                <w:rFonts w:hint="eastAsia"/>
              </w:rPr>
              <w:t>oreach</w:t>
            </w:r>
            <w:r w:rsidR="00A735BC">
              <w:t xml:space="preserve"> line (height&gt;&gt;width)</w:t>
            </w:r>
          </w:p>
          <w:p w14:paraId="6C2B07DE" w14:textId="77777777" w:rsidR="00A735BC" w:rsidRDefault="003C004A" w:rsidP="00E27084">
            <w:pPr>
              <w:pStyle w:val="07415"/>
              <w:spacing w:line="360" w:lineRule="auto"/>
              <w:ind w:firstLine="0"/>
            </w:pPr>
            <w:r>
              <w:t xml:space="preserve">12  </w:t>
            </w:r>
            <w:r w:rsidR="00A735BC">
              <w:rPr>
                <w:rFonts w:hint="eastAsia"/>
              </w:rPr>
              <w:t xml:space="preserve">    </w:t>
            </w:r>
            <w:r w:rsidR="00A735BC">
              <w:t>foreach PageTableYpos</w:t>
            </w:r>
          </w:p>
          <w:p w14:paraId="49D9B28E" w14:textId="77777777" w:rsidR="00A735BC" w:rsidRDefault="003C004A" w:rsidP="00E27084">
            <w:pPr>
              <w:pStyle w:val="07415"/>
              <w:spacing w:line="360" w:lineRule="auto"/>
              <w:ind w:firstLine="0"/>
            </w:pPr>
            <w:r>
              <w:t xml:space="preserve">13  </w:t>
            </w:r>
            <w:r w:rsidR="00A735BC">
              <w:t xml:space="preserve">        if(ypos</w:t>
            </w:r>
            <w:r w:rsidR="00A735BC">
              <w:sym w:font="Symbol" w:char="F0CE"/>
            </w:r>
            <w:r w:rsidR="00A735BC">
              <w:t>PageTableYpos[i])</w:t>
            </w:r>
          </w:p>
          <w:p w14:paraId="3FA3CDF9" w14:textId="77777777" w:rsidR="00A735BC" w:rsidRDefault="003C004A" w:rsidP="00E27084">
            <w:pPr>
              <w:pStyle w:val="07415"/>
              <w:spacing w:line="360" w:lineRule="auto"/>
              <w:ind w:firstLine="0"/>
            </w:pPr>
            <w:r>
              <w:t xml:space="preserve">14  </w:t>
            </w:r>
            <w:r w:rsidR="00A735BC">
              <w:rPr>
                <w:rFonts w:hint="eastAsia"/>
              </w:rPr>
              <w:t xml:space="preserve">             PageTableXpos[</w:t>
            </w:r>
            <w:r w:rsidR="00A735BC">
              <w:t>i</w:t>
            </w:r>
            <w:r w:rsidR="00A735BC">
              <w:rPr>
                <w:rFonts w:hint="eastAsia"/>
              </w:rPr>
              <w:t>]</w:t>
            </w:r>
            <w:r w:rsidR="00A735BC">
              <w:sym w:font="Wingdings" w:char="F0DF"/>
            </w:r>
            <w:r w:rsidR="00A735BC">
              <w:t>xpos</w:t>
            </w:r>
          </w:p>
          <w:p w14:paraId="0A21A1E0" w14:textId="77777777" w:rsidR="00A735BC" w:rsidRDefault="003C004A" w:rsidP="00E27084">
            <w:pPr>
              <w:pStyle w:val="07415"/>
              <w:spacing w:line="360" w:lineRule="auto"/>
              <w:ind w:firstLine="0"/>
            </w:pPr>
            <w:r>
              <w:t xml:space="preserve">15 </w:t>
            </w:r>
            <w:r w:rsidR="00A735BC">
              <w:t>E</w:t>
            </w:r>
            <w:r w:rsidR="00A735BC">
              <w:rPr>
                <w:rFonts w:hint="eastAsia"/>
              </w:rPr>
              <w:t>nd</w:t>
            </w:r>
          </w:p>
        </w:tc>
      </w:tr>
    </w:tbl>
    <w:p w14:paraId="424703A0" w14:textId="77777777" w:rsidR="00A735BC" w:rsidRPr="00C933E3" w:rsidRDefault="003C004A" w:rsidP="00447806">
      <w:pPr>
        <w:pStyle w:val="07415"/>
        <w:wordWrap w:val="0"/>
        <w:ind w:firstLine="0"/>
      </w:pPr>
      <w:r>
        <w:lastRenderedPageBreak/>
        <w:tab/>
      </w:r>
      <w:r>
        <w:rPr>
          <w:rFonts w:hint="eastAsia"/>
        </w:rPr>
        <w:t>本</w:t>
      </w:r>
      <w:r>
        <w:t>算法的最终目的是确定单页</w:t>
      </w:r>
      <w:r>
        <w:t>PDF</w:t>
      </w:r>
      <w:r>
        <w:t>中的表格数量，并将各个线条的刻度</w:t>
      </w:r>
      <w:r>
        <w:rPr>
          <w:rFonts w:hint="eastAsia"/>
        </w:rPr>
        <w:t>记录</w:t>
      </w:r>
      <w:r>
        <w:t>在</w:t>
      </w:r>
      <w:r w:rsidR="00540D81">
        <w:rPr>
          <w:rFonts w:hint="eastAsia"/>
        </w:rPr>
        <w:t>ArrayList&lt;</w:t>
      </w:r>
      <w:r>
        <w:rPr>
          <w:rFonts w:hint="eastAsia"/>
        </w:rPr>
        <w:t>&lt;</w:t>
      </w:r>
      <w:r>
        <w:t>ArrayList&lt;Float&gt;</w:t>
      </w:r>
      <w:r>
        <w:rPr>
          <w:rFonts w:hint="eastAsia"/>
        </w:rPr>
        <w:t>&gt;</w:t>
      </w:r>
      <w:r w:rsidR="00540D81">
        <w:t>PageTableXpos</w:t>
      </w:r>
      <w:r>
        <w:t>和</w:t>
      </w:r>
      <w:r w:rsidR="00540D81">
        <w:rPr>
          <w:rFonts w:hint="eastAsia"/>
        </w:rPr>
        <w:t>ArrayList&lt;</w:t>
      </w:r>
      <w:r>
        <w:t>&lt;ArrayList&lt;Float&gt;&gt;</w:t>
      </w:r>
      <w:r w:rsidR="00540D81">
        <w:t>PageTableYpos</w:t>
      </w:r>
      <w:r>
        <w:t>中。</w:t>
      </w:r>
      <w:r>
        <w:rPr>
          <w:rFonts w:hint="eastAsia"/>
        </w:rPr>
        <w:t>两者</w:t>
      </w:r>
      <w:r>
        <w:t>为可变长数据，长度与</w:t>
      </w:r>
      <w:r>
        <w:rPr>
          <w:rFonts w:hint="eastAsia"/>
        </w:rPr>
        <w:t>单页</w:t>
      </w:r>
      <w:r>
        <w:t>PDF</w:t>
      </w:r>
      <w:r>
        <w:t>中表格数量一致。</w:t>
      </w:r>
      <w:r>
        <w:rPr>
          <w:rFonts w:hint="eastAsia"/>
        </w:rPr>
        <w:t>每个</w:t>
      </w:r>
      <w:r>
        <w:t>表格对应了横向和纵向的全部刻度坐标。</w:t>
      </w:r>
      <w:r>
        <w:rPr>
          <w:rFonts w:hint="eastAsia"/>
        </w:rPr>
        <w:t>依据</w:t>
      </w:r>
      <w:r>
        <w:t>分析</w:t>
      </w:r>
      <w:r>
        <w:rPr>
          <w:rFonts w:hint="eastAsia"/>
        </w:rPr>
        <w:t>，为</w:t>
      </w:r>
      <w:r>
        <w:t>了避免表格线条的错</w:t>
      </w:r>
      <w:r>
        <w:rPr>
          <w:rFonts w:hint="eastAsia"/>
        </w:rPr>
        <w:t>判</w:t>
      </w:r>
      <w:r>
        <w:t>问题，本算</w:t>
      </w:r>
      <w:r>
        <w:rPr>
          <w:rFonts w:hint="eastAsia"/>
        </w:rPr>
        <w:t>法</w:t>
      </w:r>
      <w:r>
        <w:t>优先处理纵向的横</w:t>
      </w:r>
      <w:r>
        <w:rPr>
          <w:rFonts w:hint="eastAsia"/>
        </w:rPr>
        <w:t>线</w:t>
      </w:r>
      <w:r>
        <w:t>。</w:t>
      </w:r>
      <w:r>
        <w:rPr>
          <w:rFonts w:hint="eastAsia"/>
        </w:rPr>
        <w:t>首先</w:t>
      </w:r>
      <w:r>
        <w:t>针对横</w:t>
      </w:r>
      <w:r>
        <w:rPr>
          <w:rFonts w:hint="eastAsia"/>
        </w:rPr>
        <w:t>线</w:t>
      </w:r>
      <w:r>
        <w:t>进行排序，然后根据</w:t>
      </w:r>
      <w:r>
        <w:rPr>
          <w:rFonts w:hint="eastAsia"/>
        </w:rPr>
        <w:t>公式</w:t>
      </w:r>
      <w:r w:rsidR="00E27084">
        <w:t>|pre_ypos+pre_height-ypos|&lt;tolerance</w:t>
      </w:r>
      <w:r>
        <w:rPr>
          <w:rFonts w:hint="eastAsia"/>
        </w:rPr>
        <w:t>确定</w:t>
      </w:r>
      <w:r>
        <w:t>表格数目以及各个表格内的纵向刻度。接着</w:t>
      </w:r>
      <w:r>
        <w:rPr>
          <w:rFonts w:hint="eastAsia"/>
        </w:rPr>
        <w:t>分</w:t>
      </w:r>
      <w:r>
        <w:t>表格依次</w:t>
      </w:r>
      <w:r>
        <w:rPr>
          <w:rFonts w:hint="eastAsia"/>
        </w:rPr>
        <w:t>处理</w:t>
      </w:r>
      <w:r>
        <w:t>横向的竖线。</w:t>
      </w:r>
      <w:r>
        <w:rPr>
          <w:rFonts w:hint="eastAsia"/>
        </w:rPr>
        <w:t>进而</w:t>
      </w:r>
      <w:r>
        <w:t>确定各个表格的横向刻度从而得到</w:t>
      </w:r>
      <w:r>
        <w:t>PageTableXpos</w:t>
      </w:r>
      <w:r>
        <w:t>和</w:t>
      </w:r>
      <w:r>
        <w:t>PageTableYpos</w:t>
      </w:r>
      <w:r>
        <w:t>的所有</w:t>
      </w:r>
      <w:r>
        <w:rPr>
          <w:rFonts w:hint="eastAsia"/>
        </w:rPr>
        <w:t>值</w:t>
      </w:r>
      <w:r>
        <w:t>。</w:t>
      </w:r>
      <w:r w:rsidR="00E27084">
        <w:rPr>
          <w:rFonts w:hint="eastAsia"/>
        </w:rPr>
        <w:t>下面分别</w:t>
      </w:r>
      <w:r w:rsidR="00E27084">
        <w:t>给出</w:t>
      </w:r>
      <w:r w:rsidR="00E27084">
        <w:rPr>
          <w:rFonts w:hint="eastAsia"/>
        </w:rPr>
        <w:t>纵向</w:t>
      </w:r>
      <w:r w:rsidR="00E27084">
        <w:t>横线和横向纵向刻度分析过程的流程图</w:t>
      </w:r>
      <w:r w:rsidR="00E27084">
        <w:rPr>
          <w:rFonts w:hint="eastAsia"/>
        </w:rPr>
        <w:t>：</w:t>
      </w:r>
    </w:p>
    <w:p w14:paraId="3962D83C" w14:textId="77777777" w:rsidR="00467A52" w:rsidRDefault="00B75661" w:rsidP="00240C51">
      <w:pPr>
        <w:pStyle w:val="07415"/>
        <w:spacing w:line="240" w:lineRule="auto"/>
        <w:ind w:firstLine="0"/>
      </w:pPr>
      <w:r>
        <w:tab/>
      </w:r>
      <w:r w:rsidR="00240C51">
        <w:object w:dxaOrig="9480" w:dyaOrig="8940" w14:anchorId="06713A1E">
          <v:shape id="_x0000_i1044" type="#_x0000_t75" style="width:376.2pt;height:355.2pt" o:ole="">
            <v:imagedata r:id="rId62" o:title=""/>
          </v:shape>
          <o:OLEObject Type="Embed" ProgID="Visio.Drawing.15" ShapeID="_x0000_i1044" DrawAspect="Content" ObjectID="_1571491922" r:id="rId63"/>
        </w:object>
      </w:r>
    </w:p>
    <w:p w14:paraId="200E37BC" w14:textId="77777777" w:rsidR="004E330B" w:rsidRPr="004E330B" w:rsidRDefault="004E330B" w:rsidP="004E330B">
      <w:pPr>
        <w:spacing w:line="360" w:lineRule="auto"/>
        <w:jc w:val="center"/>
        <w:rPr>
          <w:rFonts w:ascii="楷体_GB2312" w:eastAsia="楷体_GB2312"/>
          <w:sz w:val="21"/>
          <w:szCs w:val="21"/>
        </w:rPr>
      </w:pPr>
      <w:r w:rsidRPr="004E330B">
        <w:rPr>
          <w:rFonts w:ascii="楷体_GB2312" w:eastAsia="楷体_GB2312" w:hint="eastAsia"/>
          <w:sz w:val="21"/>
          <w:szCs w:val="21"/>
        </w:rPr>
        <w:t>图4</w:t>
      </w:r>
      <w:r w:rsidR="0018280B">
        <w:rPr>
          <w:rFonts w:ascii="楷体_GB2312" w:eastAsia="楷体_GB2312"/>
          <w:sz w:val="21"/>
          <w:szCs w:val="21"/>
        </w:rPr>
        <w:t>-7</w:t>
      </w:r>
      <w:r w:rsidRPr="004E330B">
        <w:rPr>
          <w:rFonts w:ascii="楷体_GB2312" w:eastAsia="楷体_GB2312"/>
          <w:sz w:val="21"/>
          <w:szCs w:val="21"/>
        </w:rPr>
        <w:t xml:space="preserve"> </w:t>
      </w:r>
      <w:r w:rsidRPr="004E330B">
        <w:rPr>
          <w:rFonts w:ascii="楷体_GB2312" w:eastAsia="楷体_GB2312" w:hint="eastAsia"/>
          <w:sz w:val="21"/>
          <w:szCs w:val="21"/>
        </w:rPr>
        <w:t>基于</w:t>
      </w:r>
      <w:r w:rsidRPr="004E330B">
        <w:rPr>
          <w:rFonts w:ascii="楷体_GB2312" w:eastAsia="楷体_GB2312"/>
          <w:sz w:val="21"/>
          <w:szCs w:val="21"/>
        </w:rPr>
        <w:t>线条还原二维表</w:t>
      </w:r>
      <w:r>
        <w:rPr>
          <w:rFonts w:ascii="楷体_GB2312" w:eastAsia="楷体_GB2312" w:hint="eastAsia"/>
          <w:sz w:val="21"/>
          <w:szCs w:val="21"/>
        </w:rPr>
        <w:t>纵向</w:t>
      </w:r>
      <w:r>
        <w:rPr>
          <w:rFonts w:ascii="楷体_GB2312" w:eastAsia="楷体_GB2312"/>
          <w:sz w:val="21"/>
          <w:szCs w:val="21"/>
        </w:rPr>
        <w:t>横线信息</w:t>
      </w:r>
      <w:r>
        <w:rPr>
          <w:rFonts w:ascii="楷体_GB2312" w:eastAsia="楷体_GB2312" w:hint="eastAsia"/>
          <w:sz w:val="21"/>
          <w:szCs w:val="21"/>
        </w:rPr>
        <w:t>流程</w:t>
      </w:r>
    </w:p>
    <w:p w14:paraId="5C7CFB24" w14:textId="77777777" w:rsidR="00467A52" w:rsidRDefault="00467A52" w:rsidP="00447806">
      <w:pPr>
        <w:pStyle w:val="07415"/>
      </w:pPr>
      <w:r>
        <w:rPr>
          <w:rFonts w:hint="eastAsia"/>
        </w:rPr>
        <w:lastRenderedPageBreak/>
        <w:t>上图</w:t>
      </w:r>
      <w:r>
        <w:t>流程</w:t>
      </w:r>
      <w:r>
        <w:rPr>
          <w:rFonts w:hint="eastAsia"/>
        </w:rPr>
        <w:t>可以</w:t>
      </w:r>
      <w:r>
        <w:t>完成</w:t>
      </w:r>
      <w:r>
        <w:rPr>
          <w:rFonts w:hint="eastAsia"/>
        </w:rPr>
        <w:t>单页</w:t>
      </w:r>
      <w:r>
        <w:t>PDF</w:t>
      </w:r>
      <w:r>
        <w:t>表格个数的确定，同时统计好每个表格的</w:t>
      </w:r>
      <w:r w:rsidR="001972F8">
        <w:rPr>
          <w:rFonts w:hint="eastAsia"/>
        </w:rPr>
        <w:t>垂直</w:t>
      </w:r>
      <w:r w:rsidR="001972F8">
        <w:t>方向（</w:t>
      </w:r>
      <w:r>
        <w:t>ypos</w:t>
      </w:r>
      <w:r w:rsidR="001972F8">
        <w:rPr>
          <w:rFonts w:hint="eastAsia"/>
        </w:rPr>
        <w:t>）</w:t>
      </w:r>
      <w:r w:rsidR="001972F8">
        <w:t>刻度</w:t>
      </w:r>
      <w:r>
        <w:t>情况。</w:t>
      </w:r>
      <w:r>
        <w:rPr>
          <w:rFonts w:hint="eastAsia"/>
        </w:rPr>
        <w:t>通过</w:t>
      </w:r>
      <w:r>
        <w:t>ypos</w:t>
      </w:r>
      <w:r>
        <w:rPr>
          <w:rFonts w:hint="eastAsia"/>
        </w:rPr>
        <w:t>即可</w:t>
      </w:r>
      <w:r>
        <w:t>确定每个表格含有的行数</w:t>
      </w:r>
      <w:r>
        <w:rPr>
          <w:rFonts w:hint="eastAsia"/>
        </w:rPr>
        <w:t>以及每行</w:t>
      </w:r>
      <w:r>
        <w:t>具体的位置信息。</w:t>
      </w:r>
      <w:r>
        <w:rPr>
          <w:rFonts w:hint="eastAsia"/>
        </w:rPr>
        <w:t>所有</w:t>
      </w:r>
      <w:r>
        <w:t>的表格信息通过</w:t>
      </w:r>
      <w:r>
        <w:t>PageTableYpos</w:t>
      </w:r>
      <w:r>
        <w:rPr>
          <w:rFonts w:hint="eastAsia"/>
        </w:rPr>
        <w:t>进行</w:t>
      </w:r>
      <w:r>
        <w:t>存储</w:t>
      </w:r>
      <w:r>
        <w:rPr>
          <w:rFonts w:hint="eastAsia"/>
        </w:rPr>
        <w:t>，包含</w:t>
      </w:r>
      <w:r>
        <w:t>该页表格的</w:t>
      </w:r>
      <w:r>
        <w:rPr>
          <w:rFonts w:hint="eastAsia"/>
        </w:rPr>
        <w:t>纵轴</w:t>
      </w:r>
      <w:r>
        <w:t>位置信息。</w:t>
      </w:r>
    </w:p>
    <w:p w14:paraId="41BB77BC" w14:textId="77777777" w:rsidR="00467A52" w:rsidRDefault="001972F8" w:rsidP="00447806">
      <w:pPr>
        <w:pStyle w:val="07415"/>
      </w:pPr>
      <w:r>
        <w:rPr>
          <w:rFonts w:hint="eastAsia"/>
        </w:rPr>
        <w:t>线条</w:t>
      </w:r>
      <w:r>
        <w:t>信息过滤主要是滤除重复线条和垃圾线条。</w:t>
      </w:r>
      <w:r>
        <w:rPr>
          <w:rFonts w:hint="eastAsia"/>
        </w:rPr>
        <w:t>例如</w:t>
      </w:r>
      <w:r w:rsidR="00467A52">
        <w:rPr>
          <w:rFonts w:hint="eastAsia"/>
        </w:rPr>
        <w:t>底层</w:t>
      </w:r>
      <w:r w:rsidR="00467A52">
        <w:t>线条信息可能包括如下形式</w:t>
      </w:r>
      <w:r w:rsidR="00467A52">
        <w:t>[319.42 597.52 0.72 0.059998]</w:t>
      </w:r>
      <w:r w:rsidR="00467A52">
        <w:rPr>
          <w:rFonts w:hint="eastAsia"/>
        </w:rPr>
        <w:t>，</w:t>
      </w:r>
      <w:r w:rsidR="00467A52">
        <w:t>此类线条的长和高都</w:t>
      </w:r>
      <w:r w:rsidR="00467A52">
        <w:rPr>
          <w:rFonts w:hint="eastAsia"/>
        </w:rPr>
        <w:t>接近</w:t>
      </w:r>
      <w:r w:rsidR="00467A52">
        <w:t>于</w:t>
      </w:r>
      <w:r w:rsidR="00467A52">
        <w:rPr>
          <w:rFonts w:hint="eastAsia"/>
        </w:rPr>
        <w:t>0</w:t>
      </w:r>
      <w:r w:rsidR="00467A52">
        <w:rPr>
          <w:rFonts w:hint="eastAsia"/>
        </w:rPr>
        <w:t>，</w:t>
      </w:r>
      <w:r w:rsidR="00467A52">
        <w:t>因此</w:t>
      </w:r>
      <w:r w:rsidR="00467A52">
        <w:rPr>
          <w:rFonts w:hint="eastAsia"/>
        </w:rPr>
        <w:t>不是</w:t>
      </w:r>
      <w:r w:rsidR="00467A52">
        <w:t>一条具体点线条，而是点信息，</w:t>
      </w:r>
      <w:r w:rsidR="00467A52">
        <w:rPr>
          <w:rFonts w:hint="eastAsia"/>
        </w:rPr>
        <w:t>此类</w:t>
      </w:r>
      <w:r w:rsidR="00467A52">
        <w:t>线条对于确定表格的</w:t>
      </w:r>
      <w:r w:rsidR="00467A52">
        <w:rPr>
          <w:rFonts w:hint="eastAsia"/>
        </w:rPr>
        <w:t>轮廓</w:t>
      </w:r>
      <w:r w:rsidR="00467A52">
        <w:t>没有帮助，属于垃圾信息，需要滤除。</w:t>
      </w:r>
      <w:r>
        <w:rPr>
          <w:rFonts w:hint="eastAsia"/>
        </w:rPr>
        <w:t>重复</w:t>
      </w:r>
      <w:r>
        <w:t>线条是指位置差异小于给定阈值的线条，此类线条实际表示的位置</w:t>
      </w:r>
      <w:r>
        <w:rPr>
          <w:rFonts w:hint="eastAsia"/>
        </w:rPr>
        <w:t>基本</w:t>
      </w:r>
      <w:r>
        <w:t>相同，可以滤除。</w:t>
      </w:r>
    </w:p>
    <w:p w14:paraId="4FED311A" w14:textId="77777777" w:rsidR="00467A52" w:rsidRDefault="001972F8" w:rsidP="00447806">
      <w:pPr>
        <w:pStyle w:val="07415"/>
      </w:pPr>
      <w:r>
        <w:rPr>
          <w:rFonts w:hint="eastAsia"/>
        </w:rPr>
        <w:t>按照</w:t>
      </w:r>
      <w:r w:rsidR="00467A52">
        <w:t>ypos</w:t>
      </w:r>
      <w:r w:rsidR="00467A52">
        <w:rPr>
          <w:rFonts w:hint="eastAsia"/>
        </w:rPr>
        <w:t>进行</w:t>
      </w:r>
      <w:r>
        <w:t>排序</w:t>
      </w:r>
      <w:r>
        <w:rPr>
          <w:rFonts w:hint="eastAsia"/>
        </w:rPr>
        <w:t>主要</w:t>
      </w:r>
      <w:r>
        <w:t>用于确定表格垂直方向的刻度信息。</w:t>
      </w:r>
      <w:r w:rsidR="00B75661">
        <w:rPr>
          <w:rFonts w:hint="eastAsia"/>
        </w:rPr>
        <w:t>利用</w:t>
      </w:r>
      <w:r w:rsidR="00467A52">
        <w:t>pre_ypos+preheight</w:t>
      </w:r>
      <w:r w:rsidR="00467A52">
        <w:rPr>
          <w:rFonts w:hint="eastAsia"/>
        </w:rPr>
        <w:t>表示</w:t>
      </w:r>
      <w:r w:rsidR="00467A52">
        <w:t>期待的线条的</w:t>
      </w:r>
      <w:r w:rsidR="00467A52">
        <w:t>ypos</w:t>
      </w:r>
      <w:r>
        <w:t>信息，</w:t>
      </w:r>
      <w:r>
        <w:rPr>
          <w:rFonts w:hint="eastAsia"/>
        </w:rPr>
        <w:t>如果</w:t>
      </w:r>
      <w:r w:rsidR="00467A52">
        <w:t>和</w:t>
      </w:r>
      <w:r w:rsidR="00467A52">
        <w:rPr>
          <w:rFonts w:hint="eastAsia"/>
        </w:rPr>
        <w:t>当前</w:t>
      </w:r>
      <w:r w:rsidR="00467A52">
        <w:t>的</w:t>
      </w:r>
      <w:r w:rsidR="00467A52">
        <w:t>ypos</w:t>
      </w:r>
      <w:r w:rsidR="00467A52">
        <w:rPr>
          <w:rFonts w:hint="eastAsia"/>
        </w:rPr>
        <w:t>相差</w:t>
      </w:r>
      <w:r w:rsidR="00467A52">
        <w:t>量大于容忍误差</w:t>
      </w:r>
      <w:r w:rsidR="00467A52">
        <w:t>(tolerance)</w:t>
      </w:r>
      <w:r w:rsidR="00467A52">
        <w:rPr>
          <w:rFonts w:hint="eastAsia"/>
        </w:rPr>
        <w:t>，</w:t>
      </w:r>
      <w:r w:rsidR="00467A52">
        <w:t>说明</w:t>
      </w:r>
      <w:r>
        <w:rPr>
          <w:rFonts w:hint="eastAsia"/>
        </w:rPr>
        <w:t>前面</w:t>
      </w:r>
      <w:r>
        <w:t>的线条和当前线条不属于同一个</w:t>
      </w:r>
      <w:r>
        <w:rPr>
          <w:rFonts w:hint="eastAsia"/>
        </w:rPr>
        <w:t>表格</w:t>
      </w:r>
      <w:r>
        <w:t>，</w:t>
      </w:r>
      <w:r>
        <w:rPr>
          <w:rFonts w:hint="eastAsia"/>
        </w:rPr>
        <w:t>当前</w:t>
      </w:r>
      <w:r>
        <w:t>线条</w:t>
      </w:r>
      <w:r>
        <w:rPr>
          <w:rFonts w:hint="eastAsia"/>
        </w:rPr>
        <w:t>从属于</w:t>
      </w:r>
      <w:r>
        <w:t>新表格。</w:t>
      </w:r>
      <w:r w:rsidR="00467A52">
        <w:t>因此以前的表格信息可以存入</w:t>
      </w:r>
      <w:r w:rsidR="00467A52">
        <w:t>PageTableYpos</w:t>
      </w:r>
      <w:r w:rsidR="00467A52">
        <w:t>，同时构造一个新数组存储当前</w:t>
      </w:r>
      <w:r w:rsidR="00467A52">
        <w:rPr>
          <w:rFonts w:hint="eastAsia"/>
        </w:rPr>
        <w:t>ypos</w:t>
      </w:r>
      <w:r w:rsidR="00467A52">
        <w:rPr>
          <w:rFonts w:hint="eastAsia"/>
        </w:rPr>
        <w:t>信息</w:t>
      </w:r>
      <w:r w:rsidR="00467A52">
        <w:t>。</w:t>
      </w:r>
      <w:r>
        <w:rPr>
          <w:rFonts w:hint="eastAsia"/>
        </w:rPr>
        <w:t>因此，</w:t>
      </w:r>
      <w:r>
        <w:t>对于</w:t>
      </w:r>
      <w:r>
        <w:rPr>
          <w:rFonts w:hint="eastAsia"/>
        </w:rPr>
        <w:t>|</w:t>
      </w:r>
      <w:r>
        <w:t>pre_ypos+preheight-ypos|&lt;tolerance</w:t>
      </w:r>
      <w:r>
        <w:rPr>
          <w:rFonts w:hint="eastAsia"/>
        </w:rPr>
        <w:t>的</w:t>
      </w:r>
      <w:r>
        <w:t>情况，</w:t>
      </w:r>
      <w:r>
        <w:rPr>
          <w:rFonts w:hint="eastAsia"/>
        </w:rPr>
        <w:t>表明</w:t>
      </w:r>
      <w:r>
        <w:t>当前线条仍然属于当前表格，可以保持</w:t>
      </w:r>
      <w:r>
        <w:t>ypos</w:t>
      </w:r>
      <w:r>
        <w:t>信息。反之</w:t>
      </w:r>
      <w:r>
        <w:rPr>
          <w:rFonts w:hint="eastAsia"/>
        </w:rPr>
        <w:t>则</w:t>
      </w:r>
      <w:r>
        <w:t>开始</w:t>
      </w:r>
      <w:r>
        <w:rPr>
          <w:rFonts w:hint="eastAsia"/>
        </w:rPr>
        <w:t>新</w:t>
      </w:r>
      <w:r>
        <w:t>的表格</w:t>
      </w:r>
      <w:r>
        <w:rPr>
          <w:rFonts w:hint="eastAsia"/>
        </w:rPr>
        <w:t>，</w:t>
      </w:r>
      <w:r>
        <w:t>将</w:t>
      </w:r>
      <w:r>
        <w:rPr>
          <w:rFonts w:hint="eastAsia"/>
        </w:rPr>
        <w:t>当前</w:t>
      </w:r>
      <w:r>
        <w:t>表格存入</w:t>
      </w:r>
      <w:r>
        <w:t>PageTableYpos</w:t>
      </w:r>
      <w:r>
        <w:rPr>
          <w:rFonts w:hint="eastAsia"/>
        </w:rPr>
        <w:t>集合</w:t>
      </w:r>
      <w:r>
        <w:t>中，同时</w:t>
      </w:r>
      <w:r>
        <w:rPr>
          <w:rFonts w:hint="eastAsia"/>
        </w:rPr>
        <w:t>构造</w:t>
      </w:r>
      <w:r>
        <w:t>一个新的数组</w:t>
      </w:r>
      <w:r>
        <w:rPr>
          <w:rFonts w:hint="eastAsia"/>
        </w:rPr>
        <w:t>存储</w:t>
      </w:r>
      <w:r>
        <w:t>新开始的表格的</w:t>
      </w:r>
      <w:r>
        <w:t>ypos</w:t>
      </w:r>
      <w:r>
        <w:t>信息。</w:t>
      </w:r>
    </w:p>
    <w:p w14:paraId="59818910" w14:textId="77777777" w:rsidR="001972F8" w:rsidRDefault="001972F8" w:rsidP="00447806">
      <w:pPr>
        <w:pStyle w:val="07415"/>
      </w:pPr>
      <w:r>
        <w:rPr>
          <w:rFonts w:hint="eastAsia"/>
        </w:rPr>
        <w:t>下面</w:t>
      </w:r>
      <w:r>
        <w:t>接着确定</w:t>
      </w:r>
      <w:r>
        <w:rPr>
          <w:rFonts w:hint="eastAsia"/>
        </w:rPr>
        <w:t>水平</w:t>
      </w:r>
      <w:r>
        <w:t>方向的坐标</w:t>
      </w:r>
      <w:r w:rsidR="00D77597">
        <w:rPr>
          <w:rFonts w:hint="eastAsia"/>
        </w:rPr>
        <w:t>刻度</w:t>
      </w:r>
      <w:r w:rsidR="00D77597">
        <w:t>情况。</w:t>
      </w:r>
      <w:r w:rsidR="00D77597">
        <w:rPr>
          <w:rFonts w:hint="eastAsia"/>
        </w:rPr>
        <w:t>对于</w:t>
      </w:r>
      <w:r w:rsidR="00D77597">
        <w:t>水平刻度的确定需要结合垂直刻度来确定当前刻度从属的表格数。</w:t>
      </w:r>
      <w:r w:rsidR="00D77597">
        <w:rPr>
          <w:rFonts w:hint="eastAsia"/>
        </w:rPr>
        <w:t>从而</w:t>
      </w:r>
      <w:r w:rsidR="00D77597">
        <w:t>避免</w:t>
      </w:r>
      <w:r w:rsidR="00D77597">
        <w:rPr>
          <w:rFonts w:hint="eastAsia"/>
        </w:rPr>
        <w:t>不同表格</w:t>
      </w:r>
      <w:r w:rsidR="00D77597">
        <w:t>的刻度划分到相同表格的情况。</w:t>
      </w:r>
      <w:r w:rsidR="00D77597">
        <w:rPr>
          <w:rFonts w:hint="eastAsia"/>
        </w:rPr>
        <w:t>水平</w:t>
      </w:r>
      <w:r w:rsidR="00D77597">
        <w:t>方向的刻度信息存储于</w:t>
      </w:r>
      <w:r w:rsidR="00D77597">
        <w:t>ArrayList&lt;ArrayList&lt;xpos&gt;&gt;PageTableXpos</w:t>
      </w:r>
      <w:r w:rsidR="00D77597">
        <w:rPr>
          <w:rFonts w:hint="eastAsia"/>
        </w:rPr>
        <w:t>中</w:t>
      </w:r>
      <w:r w:rsidR="00D77597">
        <w:t>，下面</w:t>
      </w:r>
      <w:r w:rsidR="00D77597">
        <w:rPr>
          <w:rFonts w:hint="eastAsia"/>
        </w:rPr>
        <w:t>是</w:t>
      </w:r>
      <w:r w:rsidR="00D77597">
        <w:t>具体的流程图：</w:t>
      </w:r>
    </w:p>
    <w:p w14:paraId="597403C0" w14:textId="77777777" w:rsidR="00467A52" w:rsidRDefault="00467A52" w:rsidP="00467A52">
      <w:pPr>
        <w:pStyle w:val="07415"/>
        <w:spacing w:line="240" w:lineRule="auto"/>
        <w:ind w:firstLine="0"/>
      </w:pPr>
      <w:r>
        <w:object w:dxaOrig="9226" w:dyaOrig="3271" w14:anchorId="40CF4DBE">
          <v:shape id="_x0000_i1045" type="#_x0000_t75" style="width:438.6pt;height:156pt" o:ole="">
            <v:imagedata r:id="rId64" o:title=""/>
          </v:shape>
          <o:OLEObject Type="Embed" ProgID="Visio.Drawing.15" ShapeID="_x0000_i1045" DrawAspect="Content" ObjectID="_1571491923" r:id="rId65"/>
        </w:object>
      </w:r>
    </w:p>
    <w:p w14:paraId="52C0CDE4" w14:textId="77777777" w:rsidR="004E330B" w:rsidRDefault="00467A52" w:rsidP="004E330B">
      <w:pPr>
        <w:spacing w:line="360" w:lineRule="auto"/>
        <w:jc w:val="center"/>
      </w:pPr>
      <w:r>
        <w:tab/>
      </w:r>
      <w:r w:rsidR="004E330B" w:rsidRPr="004E330B">
        <w:rPr>
          <w:rFonts w:ascii="楷体_GB2312" w:eastAsia="楷体_GB2312" w:hint="eastAsia"/>
          <w:sz w:val="21"/>
          <w:szCs w:val="21"/>
        </w:rPr>
        <w:t>图4</w:t>
      </w:r>
      <w:r w:rsidR="0018280B">
        <w:rPr>
          <w:rFonts w:ascii="楷体_GB2312" w:eastAsia="楷体_GB2312"/>
          <w:sz w:val="21"/>
          <w:szCs w:val="21"/>
        </w:rPr>
        <w:t>-8</w:t>
      </w:r>
      <w:r w:rsidR="004E330B" w:rsidRPr="004E330B">
        <w:rPr>
          <w:rFonts w:ascii="楷体_GB2312" w:eastAsia="楷体_GB2312"/>
          <w:sz w:val="21"/>
          <w:szCs w:val="21"/>
        </w:rPr>
        <w:t xml:space="preserve"> </w:t>
      </w:r>
      <w:r w:rsidR="004E330B" w:rsidRPr="004E330B">
        <w:rPr>
          <w:rFonts w:ascii="楷体_GB2312" w:eastAsia="楷体_GB2312" w:hint="eastAsia"/>
          <w:sz w:val="21"/>
          <w:szCs w:val="21"/>
        </w:rPr>
        <w:t>基于线条</w:t>
      </w:r>
      <w:r w:rsidR="004E330B" w:rsidRPr="004E330B">
        <w:rPr>
          <w:rFonts w:ascii="楷体_GB2312" w:eastAsia="楷体_GB2312"/>
          <w:sz w:val="21"/>
          <w:szCs w:val="21"/>
        </w:rPr>
        <w:t>还原二维表</w:t>
      </w:r>
      <w:r w:rsidR="004E330B" w:rsidRPr="004E330B">
        <w:rPr>
          <w:rFonts w:ascii="楷体_GB2312" w:eastAsia="楷体_GB2312" w:hint="eastAsia"/>
          <w:sz w:val="21"/>
          <w:szCs w:val="21"/>
        </w:rPr>
        <w:t>横向竖线</w:t>
      </w:r>
      <w:r w:rsidR="004E330B" w:rsidRPr="004E330B">
        <w:rPr>
          <w:rFonts w:ascii="楷体_GB2312" w:eastAsia="楷体_GB2312"/>
          <w:sz w:val="21"/>
          <w:szCs w:val="21"/>
        </w:rPr>
        <w:t>信息流程</w:t>
      </w:r>
    </w:p>
    <w:p w14:paraId="49A7884F" w14:textId="77777777" w:rsidR="00467A52" w:rsidRDefault="00467A52" w:rsidP="00447806">
      <w:pPr>
        <w:pStyle w:val="07415"/>
      </w:pPr>
      <w:r>
        <w:t>首先对</w:t>
      </w:r>
      <w:r>
        <w:t>xpos</w:t>
      </w:r>
      <w:r>
        <w:t>进行排序。</w:t>
      </w:r>
      <w:r>
        <w:rPr>
          <w:rFonts w:hint="eastAsia"/>
        </w:rPr>
        <w:t>由于</w:t>
      </w:r>
      <w:r>
        <w:t>流程</w:t>
      </w:r>
      <w:r>
        <w:rPr>
          <w:rFonts w:hint="eastAsia"/>
        </w:rPr>
        <w:t>1</w:t>
      </w:r>
      <w:r>
        <w:rPr>
          <w:rFonts w:hint="eastAsia"/>
        </w:rPr>
        <w:t>已经确定</w:t>
      </w:r>
      <w:r>
        <w:t>了每个表格的</w:t>
      </w:r>
      <w:r>
        <w:t>ypos</w:t>
      </w:r>
      <w:r>
        <w:t>信息，因此</w:t>
      </w:r>
      <w:r>
        <w:rPr>
          <w:rFonts w:hint="eastAsia"/>
        </w:rPr>
        <w:t>比较</w:t>
      </w:r>
      <w:r>
        <w:t>ypos</w:t>
      </w:r>
      <w:r>
        <w:t>可以确定线条属于哪个表格，将不重复的</w:t>
      </w:r>
      <w:r>
        <w:t>xpos</w:t>
      </w:r>
      <w:r>
        <w:t>信息加入到对应的</w:t>
      </w:r>
      <w:r>
        <w:t>xpos</w:t>
      </w:r>
      <w:r>
        <w:rPr>
          <w:rFonts w:hint="eastAsia"/>
        </w:rPr>
        <w:t>数组</w:t>
      </w:r>
      <w:r>
        <w:t>下，最终可以得到</w:t>
      </w:r>
      <w:r>
        <w:rPr>
          <w:rFonts w:hint="eastAsia"/>
        </w:rPr>
        <w:t>整个</w:t>
      </w:r>
      <w:r>
        <w:t>页面的</w:t>
      </w:r>
      <w:r>
        <w:t>PageTableXpos</w:t>
      </w:r>
      <w:r>
        <w:rPr>
          <w:rFonts w:hint="eastAsia"/>
        </w:rPr>
        <w:t>信息</w:t>
      </w:r>
      <w:r>
        <w:t>。</w:t>
      </w:r>
      <w:r>
        <w:rPr>
          <w:rFonts w:hint="eastAsia"/>
        </w:rPr>
        <w:t>之所有</w:t>
      </w:r>
      <w:r>
        <w:t>要先确定</w:t>
      </w:r>
      <w:r>
        <w:t>ypos</w:t>
      </w:r>
      <w:r>
        <w:t>再确定</w:t>
      </w:r>
      <w:r>
        <w:t>xpos</w:t>
      </w:r>
      <w:r>
        <w:t>是因为</w:t>
      </w:r>
      <w:r>
        <w:rPr>
          <w:rFonts w:hint="eastAsia"/>
        </w:rPr>
        <w:t>不同</w:t>
      </w:r>
      <w:r>
        <w:t>表格的</w:t>
      </w:r>
      <w:r>
        <w:t>xpos</w:t>
      </w:r>
      <w:r>
        <w:t>很可能是交错的，如果不确定</w:t>
      </w:r>
      <w:r>
        <w:t>ypos</w:t>
      </w:r>
      <w:r>
        <w:t>，很容易将不同表格的</w:t>
      </w:r>
      <w:r>
        <w:t>xpos</w:t>
      </w:r>
      <w:r>
        <w:rPr>
          <w:rFonts w:hint="eastAsia"/>
        </w:rPr>
        <w:t>错误</w:t>
      </w:r>
      <w:r>
        <w:t>的估计到一张表格里。</w:t>
      </w:r>
    </w:p>
    <w:p w14:paraId="3B25086E" w14:textId="77777777" w:rsidR="00467A52" w:rsidRDefault="00611BD3" w:rsidP="00447806">
      <w:pPr>
        <w:pStyle w:val="07415"/>
      </w:pPr>
      <w:r>
        <w:rPr>
          <w:rFonts w:hint="eastAsia"/>
        </w:rPr>
        <w:t>通过</w:t>
      </w:r>
      <w:r>
        <w:t>横纵向的排序和比较，</w:t>
      </w:r>
      <w:r w:rsidR="00467A52">
        <w:t>可以</w:t>
      </w:r>
      <w:r w:rsidR="00467A52">
        <w:rPr>
          <w:rFonts w:hint="eastAsia"/>
        </w:rPr>
        <w:t>初步</w:t>
      </w:r>
      <w:r w:rsidR="00467A52">
        <w:t>获取单页</w:t>
      </w:r>
      <w:r w:rsidR="00467A52">
        <w:t>PDF</w:t>
      </w:r>
      <w:r w:rsidR="00467A52">
        <w:t>中的表格数量以及每个</w:t>
      </w:r>
      <w:r w:rsidR="00467A52">
        <w:rPr>
          <w:rFonts w:hint="eastAsia"/>
        </w:rPr>
        <w:t>表格</w:t>
      </w:r>
      <w:r w:rsidR="00467A52">
        <w:t>的</w:t>
      </w:r>
      <w:r w:rsidR="00467A52">
        <w:lastRenderedPageBreak/>
        <w:t>行列信息。</w:t>
      </w:r>
      <w:r w:rsidR="00467A52">
        <w:t>PageTableYpos.size(),PageTableXpos</w:t>
      </w:r>
      <w:r w:rsidR="00467A52">
        <w:rPr>
          <w:rFonts w:hint="eastAsia"/>
        </w:rPr>
        <w:t>.size()</w:t>
      </w:r>
      <w:r w:rsidR="00467A52">
        <w:rPr>
          <w:rFonts w:hint="eastAsia"/>
        </w:rPr>
        <w:t>相等并为单页</w:t>
      </w:r>
      <w:r w:rsidR="00467A52">
        <w:t>PDF</w:t>
      </w:r>
      <w:r w:rsidR="00467A52">
        <w:t>中表格的数量，</w:t>
      </w:r>
      <w:r w:rsidR="00467A52">
        <w:rPr>
          <w:rFonts w:hint="eastAsia"/>
        </w:rPr>
        <w:t>而</w:t>
      </w:r>
      <w:r w:rsidR="00467A52">
        <w:t>每个</w:t>
      </w:r>
      <w:r w:rsidR="00467A52">
        <w:rPr>
          <w:rFonts w:hint="eastAsia"/>
        </w:rPr>
        <w:t>xpos</w:t>
      </w:r>
      <w:r w:rsidR="00467A52">
        <w:t>数组则反映了列数及</w:t>
      </w:r>
      <w:r w:rsidR="00467A52">
        <w:rPr>
          <w:rFonts w:hint="eastAsia"/>
        </w:rPr>
        <w:t>列</w:t>
      </w:r>
      <w:r w:rsidR="00467A52">
        <w:t>位置信息，每个</w:t>
      </w:r>
      <w:r w:rsidR="00467A52">
        <w:t>ypos</w:t>
      </w:r>
      <w:r w:rsidR="00467A52">
        <w:t>数组则反映了行数及行位置信息。</w:t>
      </w:r>
      <w:r>
        <w:rPr>
          <w:rFonts w:hint="eastAsia"/>
        </w:rPr>
        <w:t>示意图</w:t>
      </w:r>
      <w:r>
        <w:t>如图</w:t>
      </w:r>
      <w:r>
        <w:rPr>
          <w:rFonts w:hint="eastAsia"/>
        </w:rPr>
        <w:t>4</w:t>
      </w:r>
      <w:r>
        <w:t>-4</w:t>
      </w:r>
      <w:r>
        <w:rPr>
          <w:rFonts w:hint="eastAsia"/>
        </w:rPr>
        <w:t>的</w:t>
      </w:r>
      <w:r>
        <w:t>表格栅格化示意图</w:t>
      </w:r>
      <w:r>
        <w:rPr>
          <w:rFonts w:hint="eastAsia"/>
        </w:rPr>
        <w:t>所示</w:t>
      </w:r>
      <w:r>
        <w:t>。</w:t>
      </w:r>
      <w:r>
        <w:rPr>
          <w:rFonts w:hint="eastAsia"/>
        </w:rPr>
        <w:t>图中</w:t>
      </w:r>
      <w:r>
        <w:t>PageTableXpos</w:t>
      </w:r>
      <w:r>
        <w:t>和</w:t>
      </w:r>
      <w:r>
        <w:t>PageTableYpos</w:t>
      </w:r>
      <w:r>
        <w:t>存储了单页</w:t>
      </w:r>
      <w:r>
        <w:t>PDF</w:t>
      </w:r>
      <w:r>
        <w:rPr>
          <w:rFonts w:hint="eastAsia"/>
        </w:rPr>
        <w:t>中</w:t>
      </w:r>
      <w:r>
        <w:t>表格的全部</w:t>
      </w:r>
      <w:r>
        <w:rPr>
          <w:rFonts w:hint="eastAsia"/>
        </w:rPr>
        <w:t>物理位置信息</w:t>
      </w:r>
      <w:r>
        <w:t>。</w:t>
      </w:r>
    </w:p>
    <w:p w14:paraId="16C1339D" w14:textId="77777777" w:rsidR="00467A52" w:rsidRPr="005C028D" w:rsidRDefault="003A0907" w:rsidP="005C028D">
      <w:pPr>
        <w:pStyle w:val="3"/>
      </w:pPr>
      <w:bookmarkStart w:id="137" w:name="_Toc406841175"/>
      <w:r>
        <w:rPr>
          <w:rFonts w:hint="eastAsia"/>
        </w:rPr>
        <w:t>基于</w:t>
      </w:r>
      <w:r>
        <w:t>位置信息</w:t>
      </w:r>
      <w:r>
        <w:rPr>
          <w:rFonts w:hint="eastAsia"/>
        </w:rPr>
        <w:t>填充表格</w:t>
      </w:r>
      <w:r w:rsidR="00467A52" w:rsidRPr="005C028D">
        <w:rPr>
          <w:rFonts w:hint="eastAsia"/>
        </w:rPr>
        <w:t>文字</w:t>
      </w:r>
      <w:bookmarkEnd w:id="137"/>
    </w:p>
    <w:p w14:paraId="0CE5C4BC" w14:textId="77777777" w:rsidR="00DC4475" w:rsidRDefault="00FD5A93" w:rsidP="00FD5A93">
      <w:pPr>
        <w:pStyle w:val="07415"/>
        <w:spacing w:line="240" w:lineRule="auto"/>
        <w:ind w:firstLine="0"/>
        <w:jc w:val="center"/>
      </w:pPr>
      <w:r>
        <w:object w:dxaOrig="5970" w:dyaOrig="4590" w14:anchorId="6BE63861">
          <v:shape id="_x0000_i1046" type="#_x0000_t75" style="width:298.8pt;height:229.8pt" o:ole="">
            <v:imagedata r:id="rId66" o:title=""/>
          </v:shape>
          <o:OLEObject Type="Embed" ProgID="Visio.Drawing.15" ShapeID="_x0000_i1046" DrawAspect="Content" ObjectID="_1571491924" r:id="rId67"/>
        </w:object>
      </w:r>
    </w:p>
    <w:p w14:paraId="65B92AB3" w14:textId="77777777" w:rsidR="00FD5A93" w:rsidRPr="004E330B" w:rsidRDefault="00FD5A93" w:rsidP="00FD5A93">
      <w:pPr>
        <w:spacing w:line="360" w:lineRule="auto"/>
        <w:jc w:val="center"/>
        <w:rPr>
          <w:rFonts w:ascii="楷体_GB2312" w:eastAsia="楷体_GB2312"/>
          <w:sz w:val="21"/>
          <w:szCs w:val="21"/>
        </w:rPr>
      </w:pPr>
      <w:r w:rsidRPr="004E330B">
        <w:rPr>
          <w:rFonts w:ascii="楷体_GB2312" w:eastAsia="楷体_GB2312" w:hint="eastAsia"/>
          <w:sz w:val="21"/>
          <w:szCs w:val="21"/>
        </w:rPr>
        <w:t>图4</w:t>
      </w:r>
      <w:r w:rsidR="0018280B">
        <w:rPr>
          <w:rFonts w:ascii="楷体_GB2312" w:eastAsia="楷体_GB2312"/>
          <w:sz w:val="21"/>
          <w:szCs w:val="21"/>
        </w:rPr>
        <w:t>-9</w:t>
      </w:r>
      <w:r w:rsidRPr="004E330B">
        <w:rPr>
          <w:rFonts w:ascii="楷体_GB2312" w:eastAsia="楷体_GB2312"/>
          <w:sz w:val="21"/>
          <w:szCs w:val="21"/>
        </w:rPr>
        <w:t xml:space="preserve"> </w:t>
      </w:r>
      <w:r>
        <w:rPr>
          <w:rFonts w:ascii="楷体_GB2312" w:eastAsia="楷体_GB2312" w:hint="eastAsia"/>
          <w:sz w:val="21"/>
          <w:szCs w:val="21"/>
        </w:rPr>
        <w:t>表格</w:t>
      </w:r>
      <w:r>
        <w:rPr>
          <w:rFonts w:ascii="楷体_GB2312" w:eastAsia="楷体_GB2312"/>
          <w:sz w:val="21"/>
          <w:szCs w:val="21"/>
        </w:rPr>
        <w:t>文字填充</w:t>
      </w:r>
      <w:r w:rsidRPr="004E330B">
        <w:rPr>
          <w:rFonts w:ascii="楷体_GB2312" w:eastAsia="楷体_GB2312"/>
          <w:sz w:val="21"/>
          <w:szCs w:val="21"/>
        </w:rPr>
        <w:t>示意图</w:t>
      </w:r>
    </w:p>
    <w:p w14:paraId="0BA7FD08" w14:textId="77777777" w:rsidR="00D77597" w:rsidRDefault="00FD5A93" w:rsidP="00447806">
      <w:pPr>
        <w:pStyle w:val="07415"/>
      </w:pPr>
      <w:r>
        <w:rPr>
          <w:rFonts w:hint="eastAsia"/>
        </w:rPr>
        <w:t>单个</w:t>
      </w:r>
      <w:r>
        <w:t>文字</w:t>
      </w:r>
      <w:r>
        <w:rPr>
          <w:rFonts w:hint="eastAsia"/>
        </w:rPr>
        <w:t>特征</w:t>
      </w:r>
      <w:r>
        <w:t>量用向量</w:t>
      </w:r>
      <w:r>
        <w:rPr>
          <w:rFonts w:hint="eastAsia"/>
        </w:rPr>
        <w:t>&lt;</w:t>
      </w:r>
      <w:r w:rsidRPr="00FD5A93">
        <w:rPr>
          <w:rFonts w:hint="eastAsia"/>
        </w:rPr>
        <w:t xml:space="preserve"> </w:t>
      </w:r>
      <w:r>
        <w:rPr>
          <w:rFonts w:hint="eastAsia"/>
        </w:rPr>
        <w:t>character,</w:t>
      </w:r>
      <w:r>
        <w:t>xpos,ypos</w:t>
      </w:r>
      <w:r>
        <w:rPr>
          <w:rFonts w:hint="eastAsia"/>
        </w:rPr>
        <w:t>&gt;</w:t>
      </w:r>
      <w:r>
        <w:rPr>
          <w:rFonts w:hint="eastAsia"/>
        </w:rPr>
        <w:t>表示</w:t>
      </w:r>
      <w:r>
        <w:t>。</w:t>
      </w:r>
      <w:r>
        <w:rPr>
          <w:rFonts w:hint="eastAsia"/>
        </w:rPr>
        <w:t>通过</w:t>
      </w:r>
      <w:r>
        <w:t>比较文字的位置信息</w:t>
      </w:r>
      <w:r>
        <w:rPr>
          <w:rFonts w:hint="eastAsia"/>
        </w:rPr>
        <w:t>&lt;</w:t>
      </w:r>
      <w:r>
        <w:t>xpos,ypos</w:t>
      </w:r>
      <w:r>
        <w:rPr>
          <w:rFonts w:hint="eastAsia"/>
        </w:rPr>
        <w:t>&gt;</w:t>
      </w:r>
      <w:r>
        <w:rPr>
          <w:rFonts w:hint="eastAsia"/>
        </w:rPr>
        <w:t>以及</w:t>
      </w:r>
      <w:r>
        <w:t>表格线条</w:t>
      </w:r>
      <w:r>
        <w:rPr>
          <w:rFonts w:hint="eastAsia"/>
        </w:rPr>
        <w:t>刻度</w:t>
      </w:r>
      <w:r>
        <w:t>信息</w:t>
      </w:r>
      <w:r>
        <w:rPr>
          <w:rFonts w:hint="eastAsia"/>
        </w:rPr>
        <w:t>PageTable</w:t>
      </w:r>
      <w:r>
        <w:t>Xpos</w:t>
      </w:r>
      <w:r>
        <w:t>和</w:t>
      </w:r>
      <w:r>
        <w:t>PageTableYpos</w:t>
      </w:r>
      <w:r>
        <w:t>判</w:t>
      </w:r>
      <w:r>
        <w:rPr>
          <w:rFonts w:hint="eastAsia"/>
        </w:rPr>
        <w:t>定</w:t>
      </w:r>
      <w:r>
        <w:t>单个文字所处单元格。对于</w:t>
      </w:r>
      <w:r>
        <w:rPr>
          <w:rFonts w:hint="eastAsia"/>
        </w:rPr>
        <w:t>同一</w:t>
      </w:r>
      <w:r>
        <w:t>单元格中的文字，</w:t>
      </w:r>
      <w:r>
        <w:rPr>
          <w:rFonts w:hint="eastAsia"/>
        </w:rPr>
        <w:t>仍然</w:t>
      </w:r>
      <w:r>
        <w:t>需要根据</w:t>
      </w:r>
      <w:r>
        <w:t>&lt;xpos,ypos&gt;</w:t>
      </w:r>
      <w:r>
        <w:rPr>
          <w:rFonts w:hint="eastAsia"/>
        </w:rPr>
        <w:t>信息</w:t>
      </w:r>
      <w:r>
        <w:t>加以排序。</w:t>
      </w:r>
      <w:r>
        <w:rPr>
          <w:rFonts w:hint="eastAsia"/>
        </w:rPr>
        <w:t>为</w:t>
      </w:r>
      <w:r>
        <w:t>了</w:t>
      </w:r>
      <w:r>
        <w:rPr>
          <w:rFonts w:hint="eastAsia"/>
        </w:rPr>
        <w:t>便于</w:t>
      </w:r>
      <w:r>
        <w:t>在单元格内排序，</w:t>
      </w:r>
      <w:r w:rsidR="00D77597">
        <w:t>此处定义</w:t>
      </w:r>
      <w:r w:rsidR="00D77597">
        <w:rPr>
          <w:rFonts w:hint="eastAsia"/>
        </w:rPr>
        <w:t>二维</w:t>
      </w:r>
      <w:r w:rsidR="00D77597">
        <w:t>数组的类型为</w:t>
      </w:r>
      <w:r w:rsidR="00D77597">
        <w:t>TreeSet</w:t>
      </w:r>
      <w:r w:rsidR="00D77597">
        <w:t>类型，</w:t>
      </w:r>
      <w:r>
        <w:rPr>
          <w:rFonts w:hint="eastAsia"/>
        </w:rPr>
        <w:t>由于</w:t>
      </w:r>
      <w:r>
        <w:t>TreeSet</w:t>
      </w:r>
      <w:r>
        <w:t>类型元素是</w:t>
      </w:r>
      <w:r>
        <w:rPr>
          <w:rFonts w:hint="eastAsia"/>
        </w:rPr>
        <w:t>有序</w:t>
      </w:r>
      <w:r>
        <w:t>的，</w:t>
      </w:r>
      <w:r>
        <w:rPr>
          <w:rFonts w:hint="eastAsia"/>
        </w:rPr>
        <w:t>因此</w:t>
      </w:r>
      <w:r>
        <w:t>只需要将文字填充到对应单元格</w:t>
      </w:r>
      <w:r>
        <w:rPr>
          <w:rFonts w:hint="eastAsia"/>
        </w:rPr>
        <w:t>内</w:t>
      </w:r>
      <w:r>
        <w:t>，单元格内的文字将根据</w:t>
      </w:r>
      <w:r>
        <w:t>TreeSet</w:t>
      </w:r>
      <w:r>
        <w:t>制定的排序规则自动</w:t>
      </w:r>
      <w:r>
        <w:rPr>
          <w:rFonts w:hint="eastAsia"/>
        </w:rPr>
        <w:t>实现</w:t>
      </w:r>
      <w:r>
        <w:t>排序。</w:t>
      </w:r>
      <w:r w:rsidR="00D77597">
        <w:t>TreeSet</w:t>
      </w:r>
      <w:r w:rsidR="00D77597">
        <w:t>类型需要</w:t>
      </w:r>
      <w:r w:rsidR="00D77597">
        <w:rPr>
          <w:rFonts w:hint="eastAsia"/>
        </w:rPr>
        <w:t>实现</w:t>
      </w:r>
      <w:r w:rsidR="00D77597">
        <w:t>Comparator</w:t>
      </w:r>
      <w:r w:rsidR="00D77597">
        <w:t>接口，下面</w:t>
      </w:r>
      <w:r w:rsidR="00D77597">
        <w:rPr>
          <w:rFonts w:hint="eastAsia"/>
        </w:rPr>
        <w:t>是</w:t>
      </w:r>
      <w:r w:rsidR="00D77597">
        <w:t>实现的</w:t>
      </w:r>
      <w:r w:rsidR="00D77597">
        <w:rPr>
          <w:rFonts w:hint="eastAsia"/>
        </w:rPr>
        <w:t>Comparator</w:t>
      </w:r>
      <w:r w:rsidR="00872CD9">
        <w:t>接口的</w:t>
      </w:r>
      <w:r w:rsidR="00872CD9">
        <w:rPr>
          <w:rFonts w:hint="eastAsia"/>
        </w:rPr>
        <w:t>关键</w:t>
      </w:r>
      <w:r w:rsidR="00872CD9">
        <w:t>代码</w:t>
      </w:r>
      <w:r w:rsidR="00D77597">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778"/>
      </w:tblGrid>
      <w:tr w:rsidR="00D77597" w14:paraId="7B638C41" w14:textId="77777777" w:rsidTr="006C3574">
        <w:tc>
          <w:tcPr>
            <w:tcW w:w="8778" w:type="dxa"/>
            <w:shd w:val="clear" w:color="auto" w:fill="auto"/>
          </w:tcPr>
          <w:p w14:paraId="46A2D3E1" w14:textId="77777777" w:rsidR="00240C51" w:rsidRDefault="00240C51" w:rsidP="00240C51">
            <w:pPr>
              <w:pStyle w:val="07415"/>
              <w:ind w:firstLine="0"/>
            </w:pPr>
            <w:r>
              <w:rPr>
                <w:rFonts w:hint="eastAsia"/>
              </w:rPr>
              <w:t>类名称</w:t>
            </w:r>
            <w:r>
              <w:t>：</w:t>
            </w:r>
            <w:r>
              <w:t>CompareWord</w:t>
            </w:r>
          </w:p>
          <w:p w14:paraId="6FA72C83" w14:textId="77777777" w:rsidR="00D77597" w:rsidRDefault="00240C51" w:rsidP="00240C51">
            <w:pPr>
              <w:pStyle w:val="07415"/>
              <w:spacing w:line="240" w:lineRule="auto"/>
              <w:ind w:firstLine="0"/>
            </w:pPr>
            <w:r>
              <w:rPr>
                <w:rFonts w:hint="eastAsia"/>
              </w:rPr>
              <w:t>作用：</w:t>
            </w:r>
            <w:r>
              <w:t>通过比较文字</w:t>
            </w:r>
            <w:r>
              <w:t>xpos,ypos</w:t>
            </w:r>
            <w:r>
              <w:rPr>
                <w:rFonts w:hint="eastAsia"/>
              </w:rPr>
              <w:t>两个</w:t>
            </w:r>
            <w:r>
              <w:t>维度的位置信息对同一单元格内的文字排序</w:t>
            </w:r>
          </w:p>
        </w:tc>
      </w:tr>
      <w:tr w:rsidR="00240C51" w14:paraId="363C5635" w14:textId="77777777" w:rsidTr="006C3574">
        <w:tc>
          <w:tcPr>
            <w:tcW w:w="8778" w:type="dxa"/>
            <w:shd w:val="clear" w:color="auto" w:fill="auto"/>
          </w:tcPr>
          <w:p w14:paraId="3508A4C2" w14:textId="77777777" w:rsidR="00240C51" w:rsidRDefault="00240C51" w:rsidP="00AE19FA">
            <w:pPr>
              <w:pStyle w:val="07415"/>
              <w:spacing w:line="288" w:lineRule="auto"/>
              <w:ind w:firstLine="0"/>
            </w:pPr>
            <w:r>
              <w:t>1    class CompareWord implements Comparator&lt;CharacterInformation&gt;{</w:t>
            </w:r>
          </w:p>
          <w:p w14:paraId="27A565CB" w14:textId="77777777" w:rsidR="00240C51" w:rsidRDefault="00240C51" w:rsidP="00AE19FA">
            <w:pPr>
              <w:pStyle w:val="07415"/>
              <w:spacing w:line="288" w:lineRule="auto"/>
              <w:ind w:firstLine="0"/>
            </w:pPr>
            <w:r>
              <w:t xml:space="preserve">2     </w:t>
            </w:r>
            <w:r>
              <w:tab/>
              <w:t>public int compare(CharacterInformation a, CharacterInformation b){</w:t>
            </w:r>
          </w:p>
          <w:p w14:paraId="0F3EE2E2" w14:textId="77777777" w:rsidR="00240C51" w:rsidRDefault="00240C51" w:rsidP="00AE19FA">
            <w:pPr>
              <w:pStyle w:val="07415"/>
              <w:spacing w:line="288" w:lineRule="auto"/>
              <w:ind w:firstLine="0"/>
            </w:pPr>
            <w:r>
              <w:t xml:space="preserve">3    </w:t>
            </w:r>
            <w:r>
              <w:tab/>
            </w:r>
            <w:r>
              <w:tab/>
              <w:t>if(a.getY()&lt;b.getY()){</w:t>
            </w:r>
            <w:r>
              <w:rPr>
                <w:rFonts w:hint="eastAsia"/>
              </w:rPr>
              <w:t>//</w:t>
            </w:r>
            <w:r>
              <w:rPr>
                <w:rFonts w:hint="eastAsia"/>
              </w:rPr>
              <w:t>首先</w:t>
            </w:r>
            <w:r>
              <w:t>判断</w:t>
            </w:r>
            <w:r>
              <w:t>ypos</w:t>
            </w:r>
            <w:r>
              <w:t>位置</w:t>
            </w:r>
          </w:p>
          <w:p w14:paraId="7A92AC2C" w14:textId="77777777" w:rsidR="00240C51" w:rsidRDefault="00240C51" w:rsidP="00AE19FA">
            <w:pPr>
              <w:pStyle w:val="07415"/>
              <w:spacing w:line="288" w:lineRule="auto"/>
              <w:ind w:firstLine="0"/>
            </w:pPr>
            <w:r>
              <w:t xml:space="preserve">4   </w:t>
            </w:r>
            <w:r>
              <w:tab/>
            </w:r>
            <w:r>
              <w:tab/>
            </w:r>
            <w:r>
              <w:tab/>
              <w:t>return -1;</w:t>
            </w:r>
          </w:p>
          <w:p w14:paraId="67E41D67" w14:textId="77777777" w:rsidR="00240C51" w:rsidRDefault="00240C51" w:rsidP="00AE19FA">
            <w:pPr>
              <w:pStyle w:val="07415"/>
              <w:spacing w:line="288" w:lineRule="auto"/>
              <w:ind w:firstLine="0"/>
            </w:pPr>
            <w:r>
              <w:t xml:space="preserve">5   </w:t>
            </w:r>
            <w:r>
              <w:tab/>
            </w:r>
            <w:r>
              <w:tab/>
              <w:t>}else if(a.getY()==b.getY()){//</w:t>
            </w:r>
            <w:r>
              <w:rPr>
                <w:rFonts w:hint="eastAsia"/>
              </w:rPr>
              <w:t>当</w:t>
            </w:r>
            <w:r>
              <w:t>处于同一水平位置，再判断</w:t>
            </w:r>
            <w:r>
              <w:t>xpos</w:t>
            </w:r>
            <w:r>
              <w:t>位置</w:t>
            </w:r>
          </w:p>
          <w:p w14:paraId="3548D75A" w14:textId="77777777" w:rsidR="00240C51" w:rsidRDefault="00240C51" w:rsidP="00AE19FA">
            <w:pPr>
              <w:pStyle w:val="07415"/>
              <w:spacing w:line="288" w:lineRule="auto"/>
              <w:ind w:firstLine="0"/>
            </w:pPr>
            <w:r>
              <w:t xml:space="preserve">6   </w:t>
            </w:r>
            <w:r>
              <w:tab/>
            </w:r>
            <w:r>
              <w:tab/>
            </w:r>
            <w:r>
              <w:tab/>
              <w:t>if(a.getX()&lt;b.getX())</w:t>
            </w:r>
          </w:p>
          <w:p w14:paraId="467A76DB" w14:textId="77777777" w:rsidR="00240C51" w:rsidRDefault="00240C51" w:rsidP="00AE19FA">
            <w:pPr>
              <w:pStyle w:val="07415"/>
              <w:spacing w:line="288" w:lineRule="auto"/>
              <w:ind w:firstLine="0"/>
            </w:pPr>
            <w:r>
              <w:lastRenderedPageBreak/>
              <w:t xml:space="preserve">7   </w:t>
            </w:r>
            <w:r>
              <w:tab/>
            </w:r>
            <w:r>
              <w:tab/>
            </w:r>
            <w:r>
              <w:tab/>
            </w:r>
            <w:r>
              <w:tab/>
              <w:t>return -1;</w:t>
            </w:r>
          </w:p>
          <w:p w14:paraId="632E7D42" w14:textId="77777777" w:rsidR="00240C51" w:rsidRDefault="00240C51" w:rsidP="00AE19FA">
            <w:pPr>
              <w:pStyle w:val="07415"/>
              <w:spacing w:line="288" w:lineRule="auto"/>
              <w:ind w:firstLine="0"/>
            </w:pPr>
            <w:r>
              <w:t xml:space="preserve">8   </w:t>
            </w:r>
            <w:r>
              <w:tab/>
            </w:r>
            <w:r>
              <w:tab/>
            </w:r>
            <w:r>
              <w:tab/>
              <w:t>else if(a.getX()==b.getX())</w:t>
            </w:r>
          </w:p>
          <w:p w14:paraId="098834AE" w14:textId="77777777" w:rsidR="00240C51" w:rsidRDefault="00240C51" w:rsidP="00AE19FA">
            <w:pPr>
              <w:pStyle w:val="07415"/>
              <w:spacing w:line="288" w:lineRule="auto"/>
              <w:ind w:firstLine="0"/>
            </w:pPr>
            <w:r>
              <w:t xml:space="preserve">9   </w:t>
            </w:r>
            <w:r>
              <w:tab/>
            </w:r>
            <w:r>
              <w:tab/>
            </w:r>
            <w:r>
              <w:tab/>
            </w:r>
            <w:r>
              <w:tab/>
              <w:t>return 0;</w:t>
            </w:r>
          </w:p>
          <w:p w14:paraId="4959B9AC" w14:textId="77777777" w:rsidR="00240C51" w:rsidRDefault="00240C51" w:rsidP="00AE19FA">
            <w:pPr>
              <w:pStyle w:val="07415"/>
              <w:spacing w:line="288" w:lineRule="auto"/>
              <w:ind w:firstLine="0"/>
            </w:pPr>
            <w:r>
              <w:t xml:space="preserve">10  </w:t>
            </w:r>
            <w:r>
              <w:tab/>
            </w:r>
            <w:r>
              <w:tab/>
            </w:r>
            <w:r>
              <w:tab/>
              <w:t>else</w:t>
            </w:r>
          </w:p>
          <w:p w14:paraId="1234D9BF" w14:textId="77777777" w:rsidR="00240C51" w:rsidRDefault="00240C51" w:rsidP="00AE19FA">
            <w:pPr>
              <w:pStyle w:val="07415"/>
              <w:spacing w:line="288" w:lineRule="auto"/>
              <w:ind w:firstLine="0"/>
            </w:pPr>
            <w:r>
              <w:t xml:space="preserve">11  </w:t>
            </w:r>
            <w:r>
              <w:tab/>
            </w:r>
            <w:r>
              <w:tab/>
            </w:r>
            <w:r>
              <w:tab/>
            </w:r>
            <w:r>
              <w:tab/>
              <w:t>return 1;</w:t>
            </w:r>
          </w:p>
          <w:p w14:paraId="10923B32" w14:textId="77777777" w:rsidR="00240C51" w:rsidRDefault="00240C51" w:rsidP="00AE19FA">
            <w:pPr>
              <w:pStyle w:val="07415"/>
              <w:spacing w:line="288" w:lineRule="auto"/>
              <w:ind w:firstLine="0"/>
            </w:pPr>
            <w:r>
              <w:t xml:space="preserve">12  </w:t>
            </w:r>
            <w:r>
              <w:tab/>
            </w:r>
            <w:r>
              <w:tab/>
              <w:t>}else{</w:t>
            </w:r>
          </w:p>
          <w:p w14:paraId="54F5B997" w14:textId="77777777" w:rsidR="00240C51" w:rsidRDefault="00240C51" w:rsidP="00AE19FA">
            <w:pPr>
              <w:pStyle w:val="07415"/>
              <w:spacing w:line="288" w:lineRule="auto"/>
              <w:ind w:firstLine="0"/>
            </w:pPr>
            <w:r>
              <w:t xml:space="preserve">13  </w:t>
            </w:r>
            <w:r>
              <w:tab/>
            </w:r>
            <w:r>
              <w:tab/>
            </w:r>
            <w:r>
              <w:tab/>
              <w:t>return 1;</w:t>
            </w:r>
          </w:p>
          <w:p w14:paraId="71DDBA2F" w14:textId="77777777" w:rsidR="00240C51" w:rsidRDefault="00240C51" w:rsidP="00AE19FA">
            <w:pPr>
              <w:pStyle w:val="07415"/>
              <w:spacing w:line="288" w:lineRule="auto"/>
              <w:ind w:firstLine="0"/>
            </w:pPr>
            <w:r>
              <w:t xml:space="preserve">14  </w:t>
            </w:r>
            <w:r>
              <w:tab/>
            </w:r>
            <w:r>
              <w:tab/>
              <w:t>}</w:t>
            </w:r>
          </w:p>
          <w:p w14:paraId="623C7F3B" w14:textId="77777777" w:rsidR="00240C51" w:rsidRDefault="00240C51" w:rsidP="00AE19FA">
            <w:pPr>
              <w:pStyle w:val="07415"/>
              <w:spacing w:line="288" w:lineRule="auto"/>
              <w:ind w:firstLine="0"/>
            </w:pPr>
            <w:r>
              <w:t xml:space="preserve">15  </w:t>
            </w:r>
            <w:r>
              <w:tab/>
              <w:t>}</w:t>
            </w:r>
          </w:p>
          <w:p w14:paraId="45E9D279" w14:textId="77777777" w:rsidR="00240C51" w:rsidRDefault="00240C51" w:rsidP="00AE19FA">
            <w:pPr>
              <w:pStyle w:val="07415"/>
              <w:spacing w:line="288" w:lineRule="auto"/>
              <w:ind w:firstLine="0"/>
            </w:pPr>
            <w:r>
              <w:t>16  }</w:t>
            </w:r>
          </w:p>
        </w:tc>
      </w:tr>
    </w:tbl>
    <w:p w14:paraId="43C3F875" w14:textId="77777777" w:rsidR="00FF3496" w:rsidRDefault="00DC4475" w:rsidP="00447806">
      <w:pPr>
        <w:pStyle w:val="07415"/>
        <w:ind w:firstLine="0"/>
      </w:pPr>
      <w:r>
        <w:lastRenderedPageBreak/>
        <w:tab/>
      </w:r>
      <w:r w:rsidR="00AE19FA">
        <w:t>单元格内文字的排序主要依据两个维度</w:t>
      </w:r>
      <w:r w:rsidR="00FD5A93">
        <w:t>xpos</w:t>
      </w:r>
      <w:r w:rsidR="00FD5A93">
        <w:t>和</w:t>
      </w:r>
      <w:r w:rsidR="00FD5A93">
        <w:t>ypos</w:t>
      </w:r>
      <w:r w:rsidR="00FD5A93">
        <w:t>。</w:t>
      </w:r>
      <w:r w:rsidR="00FD5A93">
        <w:rPr>
          <w:rFonts w:hint="eastAsia"/>
        </w:rPr>
        <w:t>如图</w:t>
      </w:r>
      <w:r w:rsidR="00FD5A93">
        <w:rPr>
          <w:rFonts w:hint="eastAsia"/>
        </w:rPr>
        <w:t>4</w:t>
      </w:r>
      <w:r w:rsidR="00581C40">
        <w:t>-9</w:t>
      </w:r>
      <w:r w:rsidR="00FD5A93">
        <w:rPr>
          <w:rFonts w:hint="eastAsia"/>
        </w:rPr>
        <w:t>示意</w:t>
      </w:r>
      <w:r w:rsidR="00FD5A93">
        <w:t>，文字</w:t>
      </w:r>
      <w:r w:rsidR="00FD5A93">
        <w:t>W1</w:t>
      </w:r>
      <w:r w:rsidR="00FD5A93">
        <w:rPr>
          <w:rFonts w:hint="eastAsia"/>
        </w:rPr>
        <w:t>，</w:t>
      </w:r>
      <w:r w:rsidR="00FD5A93">
        <w:rPr>
          <w:rFonts w:hint="eastAsia"/>
        </w:rPr>
        <w:t>W</w:t>
      </w:r>
      <w:r w:rsidR="00FD5A93">
        <w:t>2</w:t>
      </w:r>
      <w:r w:rsidR="00FD5A93">
        <w:rPr>
          <w:rFonts w:hint="eastAsia"/>
        </w:rPr>
        <w:t>，</w:t>
      </w:r>
      <w:r w:rsidR="00FD5A93">
        <w:t>W3</w:t>
      </w:r>
      <w:r w:rsidR="00FD5A93">
        <w:rPr>
          <w:rFonts w:hint="eastAsia"/>
        </w:rPr>
        <w:t>。对于</w:t>
      </w:r>
      <w:r w:rsidR="00FD5A93">
        <w:t>W1</w:t>
      </w:r>
      <w:r w:rsidR="00FD5A93">
        <w:rPr>
          <w:rFonts w:hint="eastAsia"/>
        </w:rPr>
        <w:t>和</w:t>
      </w:r>
      <w:r w:rsidR="00FD5A93">
        <w:t>W2</w:t>
      </w:r>
      <w:r w:rsidR="00FD5A93">
        <w:rPr>
          <w:rFonts w:hint="eastAsia"/>
        </w:rPr>
        <w:t>，两者</w:t>
      </w:r>
      <w:r w:rsidR="00FD5A93">
        <w:t>的</w:t>
      </w:r>
      <w:r w:rsidR="00FD5A93">
        <w:t>ypos</w:t>
      </w:r>
      <w:r w:rsidR="00FD5A93">
        <w:rPr>
          <w:rFonts w:hint="eastAsia"/>
        </w:rPr>
        <w:t>相同</w:t>
      </w:r>
      <w:r w:rsidR="00FD5A93">
        <w:t>，因此考虑</w:t>
      </w:r>
      <w:r w:rsidR="00FD5A93">
        <w:t>xpos</w:t>
      </w:r>
      <w:r w:rsidR="00FD5A93">
        <w:t>的情况。</w:t>
      </w:r>
      <w:r w:rsidR="00FD5A93">
        <w:rPr>
          <w:rFonts w:hint="eastAsia"/>
        </w:rPr>
        <w:t>显然</w:t>
      </w:r>
      <w:r w:rsidR="00FD5A93">
        <w:rPr>
          <w:rFonts w:hint="eastAsia"/>
        </w:rPr>
        <w:t>W</w:t>
      </w:r>
      <w:r w:rsidR="00FD5A93">
        <w:t>1</w:t>
      </w:r>
      <w:r w:rsidR="00FD5A93">
        <w:rPr>
          <w:rFonts w:hint="eastAsia"/>
        </w:rPr>
        <w:t>的</w:t>
      </w:r>
      <w:r w:rsidR="00FD5A93">
        <w:t>xpos</w:t>
      </w:r>
      <w:r w:rsidR="00FD5A93">
        <w:t>小于</w:t>
      </w:r>
      <w:r w:rsidR="00FD5A93">
        <w:t>W2</w:t>
      </w:r>
      <w:r w:rsidR="00FD5A93">
        <w:rPr>
          <w:rFonts w:hint="eastAsia"/>
        </w:rPr>
        <w:t>因此</w:t>
      </w:r>
      <w:r w:rsidR="00FD5A93">
        <w:t>W1</w:t>
      </w:r>
      <w:r w:rsidR="00FD5A93">
        <w:rPr>
          <w:rFonts w:hint="eastAsia"/>
        </w:rPr>
        <w:t>被</w:t>
      </w:r>
      <w:r w:rsidR="00FD5A93">
        <w:t>排在</w:t>
      </w:r>
      <w:r w:rsidR="00FD5A93">
        <w:t>W2</w:t>
      </w:r>
      <w:r w:rsidR="00FD5A93">
        <w:rPr>
          <w:rFonts w:hint="eastAsia"/>
        </w:rPr>
        <w:t>的</w:t>
      </w:r>
      <w:r w:rsidR="00FD5A93">
        <w:t>前面。</w:t>
      </w:r>
      <w:r w:rsidR="00FD5A93">
        <w:rPr>
          <w:rFonts w:hint="eastAsia"/>
        </w:rPr>
        <w:t>而</w:t>
      </w:r>
      <w:r w:rsidR="00FD5A93">
        <w:t>对于文字</w:t>
      </w:r>
      <w:r w:rsidR="00FD5A93">
        <w:t>W2</w:t>
      </w:r>
      <w:r w:rsidR="00FD5A93">
        <w:rPr>
          <w:rFonts w:hint="eastAsia"/>
        </w:rPr>
        <w:t>和</w:t>
      </w:r>
      <w:r w:rsidR="00FD5A93">
        <w:t>W3</w:t>
      </w:r>
      <w:r w:rsidR="00FD5A93">
        <w:rPr>
          <w:rFonts w:hint="eastAsia"/>
        </w:rPr>
        <w:t>。优先比较</w:t>
      </w:r>
      <w:r w:rsidR="00FD5A93">
        <w:t>ypos</w:t>
      </w:r>
      <w:r w:rsidR="00FD5A93">
        <w:t>，由于</w:t>
      </w:r>
      <w:r w:rsidR="00FD5A93">
        <w:t>W2</w:t>
      </w:r>
      <w:r w:rsidR="00FD5A93">
        <w:rPr>
          <w:rFonts w:hint="eastAsia"/>
        </w:rPr>
        <w:t>的</w:t>
      </w:r>
      <w:r w:rsidR="00FD5A93">
        <w:t>ypos</w:t>
      </w:r>
      <w:r w:rsidR="00FD5A93">
        <w:t>小于</w:t>
      </w:r>
      <w:r w:rsidR="00FD5A93">
        <w:t>W3</w:t>
      </w:r>
      <w:r w:rsidR="00FD5A93">
        <w:rPr>
          <w:rFonts w:hint="eastAsia"/>
        </w:rPr>
        <w:t>的</w:t>
      </w:r>
      <w:r w:rsidR="00FD5A93">
        <w:t>ypos</w:t>
      </w:r>
      <w:r w:rsidR="00FD5A93">
        <w:t>，因此</w:t>
      </w:r>
      <w:r w:rsidR="00FD5A93">
        <w:t>W2</w:t>
      </w:r>
      <w:r w:rsidR="00FD5A93">
        <w:rPr>
          <w:rFonts w:hint="eastAsia"/>
        </w:rPr>
        <w:t>排在</w:t>
      </w:r>
      <w:r w:rsidR="00FD5A93">
        <w:t>W3</w:t>
      </w:r>
      <w:r w:rsidR="00FD5A93">
        <w:rPr>
          <w:rFonts w:hint="eastAsia"/>
        </w:rPr>
        <w:t>的</w:t>
      </w:r>
      <w:r w:rsidR="00FD5A93">
        <w:t>前面。</w:t>
      </w:r>
      <w:r w:rsidR="00FF3496">
        <w:rPr>
          <w:rFonts w:hint="eastAsia"/>
        </w:rPr>
        <w:t>可见在</w:t>
      </w:r>
      <w:r w:rsidR="00FF3496">
        <w:t>相同单元格的文字排序规则中，优先考虑的是</w:t>
      </w:r>
      <w:r w:rsidR="00FF3496">
        <w:t>ypos</w:t>
      </w:r>
      <w:r w:rsidR="00FF3496">
        <w:t>的关系，当</w:t>
      </w:r>
      <w:r w:rsidR="00FF3496">
        <w:t>ypos</w:t>
      </w:r>
      <w:r w:rsidR="00FF3496">
        <w:t>关系相同时再考虑</w:t>
      </w:r>
      <w:r w:rsidR="00FF3496">
        <w:t>xpos</w:t>
      </w:r>
      <w:r w:rsidR="00FF3496">
        <w:t>的位置关系。</w:t>
      </w:r>
      <w:r w:rsidR="00FF3496">
        <w:rPr>
          <w:rFonts w:hint="eastAsia"/>
        </w:rPr>
        <w:t>由于二维</w:t>
      </w:r>
      <w:r w:rsidR="00FF3496">
        <w:t>数组采用了</w:t>
      </w:r>
      <w:r w:rsidR="00FF3496">
        <w:t>TreeSet</w:t>
      </w:r>
      <w:r w:rsidR="00FF3496">
        <w:t>结构，因此</w:t>
      </w:r>
      <w:r w:rsidR="00FF3496">
        <w:rPr>
          <w:rFonts w:hint="eastAsia"/>
        </w:rPr>
        <w:t>相同</w:t>
      </w:r>
      <w:r w:rsidR="00FF3496">
        <w:t>单元格内的排序</w:t>
      </w:r>
      <w:r w:rsidR="00FF3496">
        <w:rPr>
          <w:rFonts w:hint="eastAsia"/>
        </w:rPr>
        <w:t>是</w:t>
      </w:r>
      <w:r w:rsidR="00FF3496">
        <w:t>默认进行的。在</w:t>
      </w:r>
      <w:r w:rsidR="00FF3496">
        <w:rPr>
          <w:rFonts w:hint="eastAsia"/>
        </w:rPr>
        <w:t>处理</w:t>
      </w:r>
      <w:r w:rsidR="00FF3496">
        <w:t>的时候，只需要根据文字的</w:t>
      </w:r>
      <w:r w:rsidR="00FF3496">
        <w:rPr>
          <w:rFonts w:hint="eastAsia"/>
        </w:rPr>
        <w:t>&lt;</w:t>
      </w:r>
      <w:r w:rsidR="00FF3496">
        <w:t>xpos,ypos</w:t>
      </w:r>
      <w:r w:rsidR="00FF3496">
        <w:rPr>
          <w:rFonts w:hint="eastAsia"/>
        </w:rPr>
        <w:t>&gt;</w:t>
      </w:r>
      <w:r w:rsidR="00FF3496">
        <w:rPr>
          <w:rFonts w:hint="eastAsia"/>
        </w:rPr>
        <w:t>坐标</w:t>
      </w:r>
      <w:r w:rsidR="00FF3496">
        <w:t>判断到特定的单元格内即可。对于</w:t>
      </w:r>
      <w:r w:rsidR="00FF3496">
        <w:rPr>
          <w:rFonts w:hint="eastAsia"/>
        </w:rPr>
        <w:t>单元格</w:t>
      </w:r>
      <w:r w:rsidR="00FF3496">
        <w:t>内的排序</w:t>
      </w:r>
      <w:r w:rsidR="00FF3496">
        <w:rPr>
          <w:rFonts w:hint="eastAsia"/>
        </w:rPr>
        <w:t>是</w:t>
      </w:r>
      <w:r w:rsidR="00FF3496">
        <w:t>自动完成的。下面给出</w:t>
      </w:r>
      <w:r w:rsidR="00FF3496">
        <w:rPr>
          <w:rFonts w:hint="eastAsia"/>
        </w:rPr>
        <w:t>表格</w:t>
      </w:r>
      <w:r w:rsidR="00FF3496">
        <w:t>字符填充的流程图</w:t>
      </w:r>
    </w:p>
    <w:p w14:paraId="501F8C1A" w14:textId="77777777" w:rsidR="004A2207" w:rsidRDefault="00AE19FA" w:rsidP="004A2207">
      <w:pPr>
        <w:pStyle w:val="07415"/>
        <w:spacing w:line="240" w:lineRule="auto"/>
        <w:ind w:firstLine="0"/>
        <w:jc w:val="center"/>
      </w:pPr>
      <w:r>
        <w:object w:dxaOrig="6600" w:dyaOrig="8611" w14:anchorId="7A0DD094">
          <v:shape id="_x0000_i1047" type="#_x0000_t75" style="width:220.2pt;height:289.2pt" o:ole="">
            <v:imagedata r:id="rId68" o:title=""/>
          </v:shape>
          <o:OLEObject Type="Embed" ProgID="Visio.Drawing.15" ShapeID="_x0000_i1047" DrawAspect="Content" ObjectID="_1571491925" r:id="rId69"/>
        </w:object>
      </w:r>
    </w:p>
    <w:p w14:paraId="654E94FD" w14:textId="77777777" w:rsidR="004E330B" w:rsidRPr="004E330B" w:rsidRDefault="004E330B" w:rsidP="00447806">
      <w:pPr>
        <w:spacing w:line="400" w:lineRule="exact"/>
        <w:jc w:val="center"/>
        <w:rPr>
          <w:rFonts w:ascii="楷体_GB2312" w:eastAsia="楷体_GB2312"/>
          <w:sz w:val="21"/>
          <w:szCs w:val="21"/>
        </w:rPr>
      </w:pPr>
      <w:r w:rsidRPr="004E330B">
        <w:rPr>
          <w:rFonts w:ascii="楷体_GB2312" w:eastAsia="楷体_GB2312" w:hint="eastAsia"/>
          <w:sz w:val="21"/>
          <w:szCs w:val="21"/>
        </w:rPr>
        <w:t>图4</w:t>
      </w:r>
      <w:r w:rsidR="0018280B">
        <w:rPr>
          <w:rFonts w:ascii="楷体_GB2312" w:eastAsia="楷体_GB2312"/>
          <w:sz w:val="21"/>
          <w:szCs w:val="21"/>
        </w:rPr>
        <w:t>-10</w:t>
      </w:r>
      <w:r w:rsidRPr="004E330B">
        <w:rPr>
          <w:rFonts w:ascii="楷体_GB2312" w:eastAsia="楷体_GB2312"/>
          <w:sz w:val="21"/>
          <w:szCs w:val="21"/>
        </w:rPr>
        <w:t xml:space="preserve"> </w:t>
      </w:r>
      <w:r w:rsidRPr="004E330B">
        <w:rPr>
          <w:rFonts w:ascii="楷体_GB2312" w:eastAsia="楷体_GB2312" w:hint="eastAsia"/>
          <w:sz w:val="21"/>
          <w:szCs w:val="21"/>
        </w:rPr>
        <w:t>文字</w:t>
      </w:r>
      <w:r w:rsidRPr="004E330B">
        <w:rPr>
          <w:rFonts w:ascii="楷体_GB2312" w:eastAsia="楷体_GB2312"/>
          <w:sz w:val="21"/>
          <w:szCs w:val="21"/>
        </w:rPr>
        <w:t>填充</w:t>
      </w:r>
      <w:r w:rsidRPr="004E330B">
        <w:rPr>
          <w:rFonts w:ascii="楷体_GB2312" w:eastAsia="楷体_GB2312" w:hint="eastAsia"/>
          <w:sz w:val="21"/>
          <w:szCs w:val="21"/>
        </w:rPr>
        <w:t>基本</w:t>
      </w:r>
      <w:r w:rsidRPr="004E330B">
        <w:rPr>
          <w:rFonts w:ascii="楷体_GB2312" w:eastAsia="楷体_GB2312"/>
          <w:sz w:val="21"/>
          <w:szCs w:val="21"/>
        </w:rPr>
        <w:t>流程</w:t>
      </w:r>
    </w:p>
    <w:p w14:paraId="12B69C0F" w14:textId="77777777" w:rsidR="004A2207" w:rsidRPr="004A2207" w:rsidRDefault="0039382A" w:rsidP="00AE19FA">
      <w:pPr>
        <w:pStyle w:val="07415"/>
        <w:wordWrap w:val="0"/>
        <w:ind w:firstLine="0"/>
      </w:pPr>
      <w:r>
        <w:tab/>
      </w:r>
      <w:r>
        <w:rPr>
          <w:rFonts w:hint="eastAsia"/>
        </w:rPr>
        <w:t>遍历</w:t>
      </w:r>
      <w:r>
        <w:t>单页</w:t>
      </w:r>
      <w:r>
        <w:t>PDF</w:t>
      </w:r>
      <w:r>
        <w:t>中所有的文字</w:t>
      </w:r>
      <w:r>
        <w:rPr>
          <w:rFonts w:hint="eastAsia"/>
        </w:rPr>
        <w:t>信息</w:t>
      </w:r>
      <w:r>
        <w:t>，对于单个文字信息，已经封装</w:t>
      </w:r>
      <w:r>
        <w:rPr>
          <w:rFonts w:hint="eastAsia"/>
        </w:rPr>
        <w:t>在</w:t>
      </w:r>
      <w:r>
        <w:t>CharacterInf</w:t>
      </w:r>
      <w:r>
        <w:lastRenderedPageBreak/>
        <w:t>ormation</w:t>
      </w:r>
      <w:r>
        <w:t>类中</w:t>
      </w:r>
      <w:r>
        <w:rPr>
          <w:rFonts w:hint="eastAsia"/>
        </w:rPr>
        <w:t>。对比</w:t>
      </w:r>
      <w:r>
        <w:t>xpos</w:t>
      </w:r>
      <w:r>
        <w:rPr>
          <w:rFonts w:hint="eastAsia"/>
        </w:rPr>
        <w:t>，</w:t>
      </w:r>
      <w:r>
        <w:t>ypos</w:t>
      </w:r>
      <w:r>
        <w:rPr>
          <w:rFonts w:hint="eastAsia"/>
        </w:rPr>
        <w:t>以及垂直</w:t>
      </w:r>
      <w:r>
        <w:t>和水平刻度信息可以确定</w:t>
      </w:r>
      <w:r>
        <w:rPr>
          <w:rFonts w:hint="eastAsia"/>
        </w:rPr>
        <w:t>文字</w:t>
      </w:r>
      <w:r>
        <w:t>的基本</w:t>
      </w:r>
      <w:r>
        <w:rPr>
          <w:rFonts w:hint="eastAsia"/>
        </w:rPr>
        <w:t>位置</w:t>
      </w:r>
      <w:r>
        <w:t>。如果该文字不属于任何的表则不做任何处理，对于表内的文字，确定其基本位置将文字填充入二维数组。由于</w:t>
      </w:r>
      <w:r>
        <w:rPr>
          <w:rFonts w:hint="eastAsia"/>
        </w:rPr>
        <w:t>该类</w:t>
      </w:r>
      <w:r>
        <w:t>已经实现了文字信息的排序，因此在单元格内部填充的文字信息已经是有序的了。</w:t>
      </w:r>
    </w:p>
    <w:p w14:paraId="028D9F61" w14:textId="77777777" w:rsidR="00467A52" w:rsidRPr="005C028D" w:rsidRDefault="00467A52" w:rsidP="005C028D">
      <w:pPr>
        <w:pStyle w:val="3"/>
      </w:pPr>
      <w:bookmarkStart w:id="138" w:name="_Toc406841176"/>
      <w:r w:rsidRPr="005C028D">
        <w:rPr>
          <w:rFonts w:hint="eastAsia"/>
        </w:rPr>
        <w:t>一表</w:t>
      </w:r>
      <w:r w:rsidRPr="005C028D">
        <w:t>多页的复杂表格</w:t>
      </w:r>
      <w:r w:rsidRPr="005C028D">
        <w:rPr>
          <w:rFonts w:hint="eastAsia"/>
        </w:rPr>
        <w:t>合并</w:t>
      </w:r>
      <w:bookmarkEnd w:id="138"/>
    </w:p>
    <w:p w14:paraId="0E27FAFF" w14:textId="77777777" w:rsidR="00D717B1" w:rsidRDefault="00B87AED" w:rsidP="00AE19FA">
      <w:pPr>
        <w:pStyle w:val="07415"/>
      </w:pPr>
      <w:r>
        <w:rPr>
          <w:rFonts w:hint="eastAsia"/>
        </w:rPr>
        <w:t>由于</w:t>
      </w:r>
      <w:r>
        <w:rPr>
          <w:rFonts w:hint="eastAsia"/>
        </w:rPr>
        <w:t>PDF</w:t>
      </w:r>
      <w:r>
        <w:t>单页大</w:t>
      </w:r>
      <w:r>
        <w:rPr>
          <w:rFonts w:hint="eastAsia"/>
        </w:rPr>
        <w:t>小是</w:t>
      </w:r>
      <w:r>
        <w:t>固定的，因此存在单个表格</w:t>
      </w:r>
      <w:r>
        <w:rPr>
          <w:rFonts w:hint="eastAsia"/>
        </w:rPr>
        <w:t>分布</w:t>
      </w:r>
      <w:r>
        <w:t>在不同</w:t>
      </w:r>
      <w:r>
        <w:t>PDF</w:t>
      </w:r>
      <w:r>
        <w:t>页面的复杂情况，因此需要对各页的</w:t>
      </w:r>
      <w:r>
        <w:t>PDF</w:t>
      </w:r>
      <w:r>
        <w:t>进行判断，对于可能的跨页</w:t>
      </w:r>
      <w:r>
        <w:rPr>
          <w:rFonts w:hint="eastAsia"/>
        </w:rPr>
        <w:t>表格</w:t>
      </w:r>
      <w:r>
        <w:t>进行合并。</w:t>
      </w:r>
      <w:r>
        <w:rPr>
          <w:rFonts w:hint="eastAsia"/>
        </w:rPr>
        <w:t>基本</w:t>
      </w:r>
      <w:r>
        <w:t>的算法</w:t>
      </w:r>
      <w:r w:rsidR="00A32314">
        <w:rPr>
          <w:rFonts w:hint="eastAsia"/>
        </w:rPr>
        <w:t>伪代码</w:t>
      </w:r>
      <w:r>
        <w:t>如下：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778"/>
      </w:tblGrid>
      <w:tr w:rsidR="00A32314" w14:paraId="40E9CC91" w14:textId="77777777" w:rsidTr="00240C51">
        <w:tc>
          <w:tcPr>
            <w:tcW w:w="8778" w:type="dxa"/>
            <w:shd w:val="clear" w:color="auto" w:fill="auto"/>
          </w:tcPr>
          <w:p w14:paraId="2ED4C94E" w14:textId="77777777" w:rsidR="00240C51" w:rsidRDefault="00240C51" w:rsidP="00AE19FA">
            <w:pPr>
              <w:pStyle w:val="07415"/>
              <w:ind w:firstLine="0"/>
            </w:pPr>
            <w:r>
              <w:rPr>
                <w:rFonts w:hint="eastAsia"/>
              </w:rPr>
              <w:t>函数名称</w:t>
            </w:r>
            <w:r>
              <w:t>：</w:t>
            </w:r>
            <w:r>
              <w:t>MergeForms</w:t>
            </w:r>
          </w:p>
          <w:p w14:paraId="343B7673" w14:textId="77777777" w:rsidR="00240C51" w:rsidRDefault="00240C51" w:rsidP="00AE19FA">
            <w:pPr>
              <w:pStyle w:val="07415"/>
              <w:ind w:firstLine="0"/>
            </w:pPr>
            <w:r>
              <w:rPr>
                <w:rFonts w:hint="eastAsia"/>
              </w:rPr>
              <w:t>作用：将</w:t>
            </w:r>
            <w:r>
              <w:t>制定页数的表格输出，最后一个表格如果有跨页情况需合并后再输出</w:t>
            </w:r>
          </w:p>
          <w:p w14:paraId="683BEDB2" w14:textId="77777777" w:rsidR="00240C51" w:rsidRDefault="00240C51" w:rsidP="00AE19FA">
            <w:pPr>
              <w:pStyle w:val="07415"/>
              <w:ind w:firstLine="0"/>
            </w:pPr>
            <w:r>
              <w:rPr>
                <w:rFonts w:hint="eastAsia"/>
              </w:rPr>
              <w:t>输入量</w:t>
            </w:r>
            <w:r>
              <w:t>：</w:t>
            </w:r>
            <w:r>
              <w:t>PDF</w:t>
            </w:r>
            <w:r>
              <w:t>页码</w:t>
            </w:r>
          </w:p>
          <w:p w14:paraId="5E1AB049" w14:textId="77777777" w:rsidR="00AE017C" w:rsidRPr="00AE017C" w:rsidRDefault="00240C51" w:rsidP="00AE19FA">
            <w:pPr>
              <w:pStyle w:val="07415"/>
              <w:ind w:firstLine="0"/>
            </w:pPr>
            <w:r>
              <w:rPr>
                <w:rFonts w:hint="eastAsia"/>
              </w:rPr>
              <w:t>输出量</w:t>
            </w:r>
            <w:r>
              <w:t>：</w:t>
            </w:r>
            <w:r>
              <w:rPr>
                <w:rFonts w:hint="eastAsia"/>
              </w:rPr>
              <w:t>Form</w:t>
            </w:r>
            <w:r>
              <w:t>格式的表格</w:t>
            </w:r>
          </w:p>
        </w:tc>
      </w:tr>
      <w:tr w:rsidR="00240C51" w14:paraId="261F4FE3" w14:textId="77777777" w:rsidTr="00240C51">
        <w:tc>
          <w:tcPr>
            <w:tcW w:w="8778" w:type="dxa"/>
            <w:shd w:val="clear" w:color="auto" w:fill="auto"/>
          </w:tcPr>
          <w:p w14:paraId="6459ADAA" w14:textId="77777777" w:rsidR="00240C51" w:rsidRDefault="00240C51" w:rsidP="00AE19FA">
            <w:pPr>
              <w:pStyle w:val="07415"/>
              <w:ind w:firstLine="0"/>
            </w:pPr>
            <w:r>
              <w:t>1    P</w:t>
            </w:r>
            <w:r>
              <w:rPr>
                <w:rFonts w:hint="eastAsia"/>
              </w:rPr>
              <w:t xml:space="preserve">ublic </w:t>
            </w:r>
            <w:r>
              <w:t>ArrayList&lt;Form&gt; MergeForms(int page){</w:t>
            </w:r>
          </w:p>
          <w:p w14:paraId="5F684E8A" w14:textId="77777777" w:rsidR="00240C51" w:rsidRDefault="00240C51" w:rsidP="00AE19FA">
            <w:pPr>
              <w:pStyle w:val="07415"/>
              <w:ind w:firstLine="0"/>
            </w:pPr>
            <w:r>
              <w:t>2    ArrayList&lt;Form&gt; curForm=GetFormsByPage(page);</w:t>
            </w:r>
          </w:p>
          <w:p w14:paraId="3F99E0AB" w14:textId="77777777" w:rsidR="00240C51" w:rsidRDefault="00240C51" w:rsidP="00AE19FA">
            <w:pPr>
              <w:pStyle w:val="07415"/>
              <w:ind w:firstLine="0"/>
            </w:pPr>
            <w:r>
              <w:t>3    If(curForm==null||curForm.size()==0)</w:t>
            </w:r>
          </w:p>
          <w:p w14:paraId="0D4CE67A" w14:textId="77777777" w:rsidR="00240C51" w:rsidRDefault="00240C51" w:rsidP="00AE19FA">
            <w:pPr>
              <w:pStyle w:val="07415"/>
              <w:ind w:firstLine="0"/>
            </w:pPr>
            <w:r>
              <w:t xml:space="preserve">4    </w:t>
            </w:r>
            <w:r>
              <w:rPr>
                <w:rFonts w:hint="eastAsia"/>
              </w:rPr>
              <w:t xml:space="preserve">    </w:t>
            </w:r>
            <w:r>
              <w:t>r</w:t>
            </w:r>
            <w:r>
              <w:rPr>
                <w:rFonts w:hint="eastAsia"/>
              </w:rPr>
              <w:t xml:space="preserve">eturn </w:t>
            </w:r>
            <w:r>
              <w:t>curForm;</w:t>
            </w:r>
          </w:p>
          <w:p w14:paraId="5A328E71" w14:textId="77777777" w:rsidR="00240C51" w:rsidRDefault="00240C51" w:rsidP="00AE19FA">
            <w:pPr>
              <w:pStyle w:val="07415"/>
              <w:ind w:firstLine="0"/>
            </w:pPr>
            <w:r>
              <w:t>5    int i=1;</w:t>
            </w:r>
          </w:p>
          <w:p w14:paraId="608F60C3" w14:textId="77777777" w:rsidR="00240C51" w:rsidRDefault="00240C51" w:rsidP="00AE19FA">
            <w:pPr>
              <w:pStyle w:val="07415"/>
              <w:ind w:firstLine="0"/>
            </w:pPr>
            <w:r>
              <w:t>6    //</w:t>
            </w:r>
            <w:r>
              <w:rPr>
                <w:rFonts w:hint="eastAsia"/>
              </w:rPr>
              <w:t>合并</w:t>
            </w:r>
            <w:r>
              <w:t>可能的表格</w:t>
            </w:r>
          </w:p>
          <w:p w14:paraId="777FFF44" w14:textId="77777777" w:rsidR="00240C51" w:rsidRDefault="00240C51" w:rsidP="00AE19FA">
            <w:pPr>
              <w:pStyle w:val="07415"/>
              <w:ind w:firstLine="0"/>
            </w:pPr>
            <w:r>
              <w:t>7    while(true){</w:t>
            </w:r>
          </w:p>
          <w:p w14:paraId="0470B929" w14:textId="77777777" w:rsidR="00240C51" w:rsidRDefault="00240C51" w:rsidP="00AE19FA">
            <w:pPr>
              <w:pStyle w:val="07415"/>
              <w:ind w:firstLine="0"/>
            </w:pPr>
            <w:r>
              <w:t>8        ArrayList&lt;Form&gt; tem=GetFormsByPage(page+i);</w:t>
            </w:r>
          </w:p>
          <w:p w14:paraId="737C0B45" w14:textId="77777777" w:rsidR="00240C51" w:rsidRDefault="00240C51" w:rsidP="00AE19FA">
            <w:pPr>
              <w:pStyle w:val="07415"/>
              <w:ind w:firstLine="0"/>
            </w:pPr>
            <w:r>
              <w:t xml:space="preserve">9    </w:t>
            </w:r>
            <w:r>
              <w:rPr>
                <w:rFonts w:hint="eastAsia"/>
              </w:rPr>
              <w:t xml:space="preserve">    </w:t>
            </w:r>
            <w:r>
              <w:t>i</w:t>
            </w:r>
            <w:r>
              <w:rPr>
                <w:rFonts w:hint="eastAsia"/>
              </w:rPr>
              <w:t>++;</w:t>
            </w:r>
          </w:p>
          <w:p w14:paraId="78C94ACD" w14:textId="77777777" w:rsidR="00240C51" w:rsidRDefault="00240C51" w:rsidP="00AE19FA">
            <w:pPr>
              <w:pStyle w:val="07415"/>
              <w:ind w:firstLine="0"/>
            </w:pPr>
            <w:r>
              <w:t>10        if(tem==null||tem.size()==0)</w:t>
            </w:r>
          </w:p>
          <w:p w14:paraId="5D479AAC" w14:textId="77777777" w:rsidR="00240C51" w:rsidRDefault="00240C51" w:rsidP="00AE19FA">
            <w:pPr>
              <w:pStyle w:val="07415"/>
              <w:ind w:firstLine="0"/>
            </w:pPr>
            <w:r>
              <w:t>11            break;</w:t>
            </w:r>
          </w:p>
          <w:p w14:paraId="1F05B099" w14:textId="77777777" w:rsidR="00240C51" w:rsidRDefault="00240C51" w:rsidP="00AE19FA">
            <w:pPr>
              <w:pStyle w:val="07415"/>
              <w:ind w:firstLine="0"/>
            </w:pPr>
            <w:r>
              <w:t>12        else{</w:t>
            </w:r>
          </w:p>
          <w:p w14:paraId="38549794" w14:textId="77777777" w:rsidR="00240C51" w:rsidRDefault="00240C51" w:rsidP="00AE19FA">
            <w:pPr>
              <w:pStyle w:val="07415"/>
              <w:ind w:firstLine="0"/>
            </w:pPr>
            <w:r>
              <w:t>13            //</w:t>
            </w:r>
            <w:r>
              <w:rPr>
                <w:rFonts w:hint="eastAsia"/>
              </w:rPr>
              <w:t>该函数</w:t>
            </w:r>
            <w:r>
              <w:t>用于判断两张表是否</w:t>
            </w:r>
            <w:r>
              <w:rPr>
                <w:rFonts w:hint="eastAsia"/>
              </w:rPr>
              <w:t>可以</w:t>
            </w:r>
            <w:r>
              <w:t>合并</w:t>
            </w:r>
          </w:p>
          <w:p w14:paraId="2047D2DF" w14:textId="77777777" w:rsidR="00240C51" w:rsidRDefault="00240C51" w:rsidP="00AE19FA">
            <w:pPr>
              <w:pStyle w:val="07415"/>
              <w:ind w:firstLine="0"/>
            </w:pPr>
            <w:r>
              <w:t>14            if(isOneForm(curForm.get(curForm.size()-1)),tem.get(0)){</w:t>
            </w:r>
          </w:p>
          <w:p w14:paraId="7E718123" w14:textId="77777777" w:rsidR="00240C51" w:rsidRDefault="00240C51" w:rsidP="00AE19FA">
            <w:pPr>
              <w:pStyle w:val="07415"/>
              <w:ind w:firstLine="0"/>
            </w:pPr>
            <w:r>
              <w:t>15                //</w:t>
            </w:r>
            <w:r>
              <w:rPr>
                <w:rFonts w:hint="eastAsia"/>
              </w:rPr>
              <w:t>合并</w:t>
            </w:r>
            <w:r>
              <w:t>两张表，</w:t>
            </w:r>
            <w:r>
              <w:rPr>
                <w:rFonts w:hint="eastAsia"/>
              </w:rPr>
              <w:t>合并</w:t>
            </w:r>
            <w:r>
              <w:t>后的表存入</w:t>
            </w:r>
            <w:r>
              <w:t>curForm</w:t>
            </w:r>
          </w:p>
          <w:p w14:paraId="63740A88" w14:textId="77777777" w:rsidR="00240C51" w:rsidRDefault="00240C51" w:rsidP="00AE19FA">
            <w:pPr>
              <w:pStyle w:val="07415"/>
              <w:ind w:firstLine="0"/>
            </w:pPr>
            <w:r>
              <w:t>16                MergeTwoForm(curForm.get(curForm.size()-1),tem.get(0));</w:t>
            </w:r>
          </w:p>
          <w:p w14:paraId="75C4F61E" w14:textId="77777777" w:rsidR="00240C51" w:rsidRDefault="00240C51" w:rsidP="00AE19FA">
            <w:pPr>
              <w:pStyle w:val="07415"/>
              <w:ind w:firstLine="0"/>
            </w:pPr>
            <w:r>
              <w:t>17                if(tem.size()&gt;1)</w:t>
            </w:r>
          </w:p>
          <w:p w14:paraId="2022E0A0" w14:textId="77777777" w:rsidR="00240C51" w:rsidRDefault="00240C51" w:rsidP="00AE19FA">
            <w:pPr>
              <w:pStyle w:val="07415"/>
              <w:ind w:firstLine="0"/>
            </w:pPr>
            <w:r>
              <w:t>18                    break;//</w:t>
            </w:r>
            <w:r>
              <w:rPr>
                <w:rFonts w:hint="eastAsia"/>
              </w:rPr>
              <w:t>如果</w:t>
            </w:r>
            <w:r>
              <w:t>该页不止一张表，则不可能继续合并直接退出</w:t>
            </w:r>
          </w:p>
          <w:p w14:paraId="75101A30" w14:textId="77777777" w:rsidR="00240C51" w:rsidRDefault="00240C51" w:rsidP="00AE19FA">
            <w:pPr>
              <w:pStyle w:val="07415"/>
              <w:ind w:firstLine="0"/>
            </w:pPr>
            <w:r>
              <w:t>19    }else{</w:t>
            </w:r>
          </w:p>
          <w:p w14:paraId="05C988E5" w14:textId="77777777" w:rsidR="00240C51" w:rsidRDefault="00240C51" w:rsidP="00AE19FA">
            <w:pPr>
              <w:pStyle w:val="07415"/>
              <w:ind w:firstLine="0"/>
            </w:pPr>
            <w:r>
              <w:t xml:space="preserve">20    </w:t>
            </w:r>
            <w:r>
              <w:rPr>
                <w:rFonts w:hint="eastAsia"/>
              </w:rPr>
              <w:t xml:space="preserve">    </w:t>
            </w:r>
            <w:r>
              <w:t>b</w:t>
            </w:r>
            <w:r>
              <w:rPr>
                <w:rFonts w:hint="eastAsia"/>
              </w:rPr>
              <w:t>reak;</w:t>
            </w:r>
          </w:p>
          <w:p w14:paraId="1F956A92" w14:textId="77777777" w:rsidR="00240C51" w:rsidRDefault="00240C51" w:rsidP="00AE19FA">
            <w:pPr>
              <w:pStyle w:val="07415"/>
              <w:ind w:firstLine="0"/>
            </w:pPr>
            <w:r>
              <w:t>21    }</w:t>
            </w:r>
          </w:p>
          <w:p w14:paraId="4226316A" w14:textId="77777777" w:rsidR="00240C51" w:rsidRDefault="00240C51" w:rsidP="00AE19FA">
            <w:pPr>
              <w:pStyle w:val="07415"/>
              <w:ind w:firstLine="0"/>
            </w:pPr>
            <w:r>
              <w:lastRenderedPageBreak/>
              <w:t>22    }</w:t>
            </w:r>
          </w:p>
          <w:p w14:paraId="4E428932" w14:textId="77777777" w:rsidR="00240C51" w:rsidRDefault="00240C51" w:rsidP="00AE19FA">
            <w:pPr>
              <w:pStyle w:val="07415"/>
              <w:ind w:firstLine="0"/>
            </w:pPr>
            <w:r>
              <w:t>23    }</w:t>
            </w:r>
          </w:p>
          <w:p w14:paraId="69962D43" w14:textId="77777777" w:rsidR="00240C51" w:rsidRDefault="00240C51" w:rsidP="00AE19FA">
            <w:pPr>
              <w:pStyle w:val="07415"/>
              <w:ind w:firstLine="0"/>
            </w:pPr>
            <w:r>
              <w:t>24    //</w:t>
            </w:r>
            <w:r>
              <w:rPr>
                <w:rFonts w:hint="eastAsia"/>
              </w:rPr>
              <w:t>返回</w:t>
            </w:r>
            <w:r>
              <w:t>合并之后当前页的全部表格</w:t>
            </w:r>
          </w:p>
          <w:p w14:paraId="415344F9" w14:textId="77777777" w:rsidR="00240C51" w:rsidRDefault="00240C51" w:rsidP="00AE19FA">
            <w:pPr>
              <w:pStyle w:val="07415"/>
              <w:ind w:firstLine="0"/>
            </w:pPr>
            <w:r>
              <w:t>25    return curForm;</w:t>
            </w:r>
          </w:p>
          <w:p w14:paraId="3289D1EF" w14:textId="77777777" w:rsidR="00240C51" w:rsidRDefault="00240C51" w:rsidP="00AE19FA">
            <w:pPr>
              <w:pStyle w:val="07415"/>
              <w:ind w:firstLine="0"/>
            </w:pPr>
            <w:r>
              <w:t>26    }</w:t>
            </w:r>
          </w:p>
          <w:p w14:paraId="6C47909E" w14:textId="77777777" w:rsidR="00240C51" w:rsidRDefault="00240C51" w:rsidP="00AE19FA">
            <w:pPr>
              <w:pStyle w:val="07415"/>
              <w:ind w:firstLine="0"/>
            </w:pPr>
            <w:r>
              <w:t xml:space="preserve">27    </w:t>
            </w:r>
            <w:r>
              <w:rPr>
                <w:rFonts w:hint="eastAsia"/>
              </w:rPr>
              <w:t>//</w:t>
            </w:r>
            <w:r>
              <w:rPr>
                <w:rFonts w:hint="eastAsia"/>
              </w:rPr>
              <w:t>判断</w:t>
            </w:r>
            <w:r>
              <w:t>两张表格是否可以合并</w:t>
            </w:r>
          </w:p>
          <w:p w14:paraId="1083F297" w14:textId="77777777" w:rsidR="00240C51" w:rsidRDefault="00240C51" w:rsidP="00AE19FA">
            <w:pPr>
              <w:pStyle w:val="07415"/>
              <w:ind w:firstLine="0"/>
            </w:pPr>
            <w:r>
              <w:t>28    Private Boolean isOneForm</w:t>
            </w:r>
            <w:r>
              <w:rPr>
                <w:rFonts w:hint="eastAsia"/>
              </w:rPr>
              <w:t>(</w:t>
            </w:r>
            <w:r>
              <w:t>Form f1,Form f2</w:t>
            </w:r>
            <w:r>
              <w:rPr>
                <w:rFonts w:hint="eastAsia"/>
              </w:rPr>
              <w:t>)</w:t>
            </w:r>
          </w:p>
          <w:p w14:paraId="30FE41A1" w14:textId="77777777" w:rsidR="00240C51" w:rsidRDefault="00240C51" w:rsidP="00AE19FA">
            <w:pPr>
              <w:pStyle w:val="07415"/>
              <w:ind w:firstLine="0"/>
            </w:pPr>
            <w:r>
              <w:t>29    {</w:t>
            </w:r>
          </w:p>
          <w:p w14:paraId="25288EDD" w14:textId="77777777" w:rsidR="00240C51" w:rsidRDefault="00240C51" w:rsidP="00AE19FA">
            <w:pPr>
              <w:pStyle w:val="07415"/>
              <w:ind w:firstLine="0"/>
            </w:pPr>
            <w:r>
              <w:t>30    //</w:t>
            </w:r>
            <w:r>
              <w:rPr>
                <w:rFonts w:hint="eastAsia"/>
              </w:rPr>
              <w:t>判断</w:t>
            </w:r>
            <w:r>
              <w:t>两张表的</w:t>
            </w:r>
            <w:r>
              <w:rPr>
                <w:rFonts w:hint="eastAsia"/>
              </w:rPr>
              <w:t>列数</w:t>
            </w:r>
            <w:r>
              <w:t>是否一致</w:t>
            </w:r>
          </w:p>
          <w:p w14:paraId="1FFD71CE" w14:textId="77777777" w:rsidR="00240C51" w:rsidRDefault="00240C51" w:rsidP="00AE19FA">
            <w:pPr>
              <w:pStyle w:val="07415"/>
              <w:ind w:firstLine="0"/>
            </w:pPr>
            <w:r>
              <w:t>31    if(f1.colsize!=f2.colsize)</w:t>
            </w:r>
          </w:p>
          <w:p w14:paraId="5903A42E" w14:textId="77777777" w:rsidR="00240C51" w:rsidRDefault="00240C51" w:rsidP="00AE19FA">
            <w:pPr>
              <w:pStyle w:val="07415"/>
              <w:ind w:firstLine="0"/>
            </w:pPr>
            <w:r>
              <w:t>32        return false; //</w:t>
            </w:r>
            <w:r>
              <w:rPr>
                <w:rFonts w:hint="eastAsia"/>
              </w:rPr>
              <w:t>列数</w:t>
            </w:r>
            <w:r>
              <w:t>不一致显然不是同一个表格，直接返回</w:t>
            </w:r>
            <w:r>
              <w:t>false</w:t>
            </w:r>
          </w:p>
          <w:p w14:paraId="7BBE6953" w14:textId="77777777" w:rsidR="00240C51" w:rsidRDefault="00240C51" w:rsidP="00AE19FA">
            <w:pPr>
              <w:pStyle w:val="07415"/>
              <w:ind w:firstLine="0"/>
            </w:pPr>
            <w:r>
              <w:t>33    else</w:t>
            </w:r>
          </w:p>
          <w:p w14:paraId="52DB9594" w14:textId="77777777" w:rsidR="00240C51" w:rsidRDefault="00240C51" w:rsidP="00AE19FA">
            <w:pPr>
              <w:pStyle w:val="07415"/>
              <w:ind w:firstLine="0"/>
            </w:pPr>
            <w:r>
              <w:t>34    {</w:t>
            </w:r>
          </w:p>
          <w:p w14:paraId="4D06357E" w14:textId="77777777" w:rsidR="00240C51" w:rsidRDefault="00240C51" w:rsidP="00AE19FA">
            <w:pPr>
              <w:pStyle w:val="07415"/>
              <w:ind w:firstLine="0"/>
            </w:pPr>
            <w:r>
              <w:t xml:space="preserve">35    </w:t>
            </w:r>
            <w:r>
              <w:rPr>
                <w:rFonts w:hint="eastAsia"/>
              </w:rPr>
              <w:t xml:space="preserve">    </w:t>
            </w:r>
            <w:r>
              <w:t>if(|f1.downpos-PageDownPos|&gt;tolerance)</w:t>
            </w:r>
          </w:p>
          <w:p w14:paraId="023EFDBE" w14:textId="77777777" w:rsidR="00240C51" w:rsidRDefault="00240C51" w:rsidP="00AE19FA">
            <w:pPr>
              <w:pStyle w:val="07415"/>
              <w:ind w:firstLine="0"/>
            </w:pPr>
            <w:r>
              <w:t>36            return false;//</w:t>
            </w:r>
            <w:r>
              <w:rPr>
                <w:rFonts w:hint="eastAsia"/>
              </w:rPr>
              <w:t>第一张</w:t>
            </w:r>
            <w:r>
              <w:t>表</w:t>
            </w:r>
            <w:r>
              <w:rPr>
                <w:rFonts w:hint="eastAsia"/>
              </w:rPr>
              <w:t>的</w:t>
            </w:r>
            <w:r>
              <w:t>最后一条线不处于</w:t>
            </w:r>
            <w:r>
              <w:t>pdf</w:t>
            </w:r>
            <w:r>
              <w:t>尾部，返回</w:t>
            </w:r>
            <w:r>
              <w:t>false</w:t>
            </w:r>
          </w:p>
          <w:p w14:paraId="459902C4" w14:textId="77777777" w:rsidR="00240C51" w:rsidRDefault="00240C51" w:rsidP="00AE19FA">
            <w:pPr>
              <w:pStyle w:val="07415"/>
              <w:ind w:firstLine="0"/>
            </w:pPr>
            <w:r>
              <w:t>37        else</w:t>
            </w:r>
          </w:p>
          <w:p w14:paraId="1A0C0182" w14:textId="77777777" w:rsidR="00240C51" w:rsidRDefault="00240C51" w:rsidP="00AE19FA">
            <w:pPr>
              <w:pStyle w:val="07415"/>
              <w:ind w:firstLine="0"/>
            </w:pPr>
            <w:r>
              <w:t>38        {</w:t>
            </w:r>
          </w:p>
          <w:p w14:paraId="59A29CB6" w14:textId="77777777" w:rsidR="00240C51" w:rsidRDefault="00240C51" w:rsidP="00AE19FA">
            <w:pPr>
              <w:pStyle w:val="07415"/>
              <w:ind w:firstLine="0"/>
            </w:pPr>
            <w:r>
              <w:t>39            if(|f2.uppos-PageUpPos|&gt;tolerance)</w:t>
            </w:r>
          </w:p>
          <w:p w14:paraId="4E62CCB4" w14:textId="77777777" w:rsidR="00240C51" w:rsidRDefault="00240C51" w:rsidP="00AE19FA">
            <w:pPr>
              <w:pStyle w:val="07415"/>
              <w:ind w:firstLine="0"/>
            </w:pPr>
            <w:r>
              <w:t xml:space="preserve">40                return false;// </w:t>
            </w:r>
            <w:r>
              <w:rPr>
                <w:rFonts w:hint="eastAsia"/>
              </w:rPr>
              <w:t>第二张</w:t>
            </w:r>
            <w:r>
              <w:t>表格第一条线不处于</w:t>
            </w:r>
            <w:r>
              <w:t>pdf</w:t>
            </w:r>
            <w:r>
              <w:t>头，返回</w:t>
            </w:r>
            <w:r>
              <w:t>false</w:t>
            </w:r>
          </w:p>
          <w:p w14:paraId="3F540662" w14:textId="77777777" w:rsidR="00240C51" w:rsidRDefault="00240C51" w:rsidP="00AE19FA">
            <w:pPr>
              <w:pStyle w:val="07415"/>
              <w:ind w:firstLine="0"/>
            </w:pPr>
            <w:r>
              <w:t>41            return true;</w:t>
            </w:r>
          </w:p>
          <w:p w14:paraId="1585B426" w14:textId="77777777" w:rsidR="00240C51" w:rsidRDefault="00240C51" w:rsidP="00AE19FA">
            <w:pPr>
              <w:pStyle w:val="07415"/>
              <w:ind w:firstLine="0"/>
            </w:pPr>
            <w:r>
              <w:t>42        }</w:t>
            </w:r>
          </w:p>
          <w:p w14:paraId="455CC16A" w14:textId="77777777" w:rsidR="00240C51" w:rsidRPr="00AE017C" w:rsidRDefault="00240C51" w:rsidP="00AE19FA">
            <w:pPr>
              <w:pStyle w:val="07415"/>
              <w:ind w:firstLine="0"/>
            </w:pPr>
            <w:r>
              <w:t>43    }</w:t>
            </w:r>
          </w:p>
          <w:p w14:paraId="1274CE69" w14:textId="77777777" w:rsidR="00240C51" w:rsidRDefault="00240C51" w:rsidP="00AE19FA">
            <w:pPr>
              <w:pStyle w:val="07415"/>
              <w:ind w:firstLine="0"/>
            </w:pPr>
            <w:r>
              <w:t>44}</w:t>
            </w:r>
          </w:p>
        </w:tc>
      </w:tr>
    </w:tbl>
    <w:p w14:paraId="1A4884B8" w14:textId="77777777" w:rsidR="00FF7C5C" w:rsidRDefault="00FF7C5C" w:rsidP="00AE19FA">
      <w:pPr>
        <w:pStyle w:val="07415"/>
        <w:ind w:firstLine="0"/>
      </w:pPr>
      <w:r>
        <w:rPr>
          <w:rFonts w:hint="eastAsia"/>
        </w:rPr>
        <w:lastRenderedPageBreak/>
        <w:t>整个合并</w:t>
      </w:r>
      <w:r>
        <w:t>的思路如下：</w:t>
      </w:r>
    </w:p>
    <w:p w14:paraId="6B1844BB" w14:textId="77777777" w:rsidR="00FF7C5C" w:rsidRDefault="00FF7C5C" w:rsidP="00AE19FA">
      <w:pPr>
        <w:pStyle w:val="07415"/>
        <w:numPr>
          <w:ilvl w:val="0"/>
          <w:numId w:val="20"/>
        </w:numPr>
      </w:pPr>
      <w:r>
        <w:rPr>
          <w:rFonts w:hint="eastAsia"/>
        </w:rPr>
        <w:t>获取</w:t>
      </w:r>
      <w:r>
        <w:t>指定页面的所有表格。表格</w:t>
      </w:r>
      <w:r>
        <w:rPr>
          <w:rFonts w:hint="eastAsia"/>
        </w:rPr>
        <w:t>数目</w:t>
      </w:r>
      <w:r>
        <w:t>为</w:t>
      </w:r>
      <w:r>
        <w:rPr>
          <w:rFonts w:hint="eastAsia"/>
        </w:rPr>
        <w:t>0</w:t>
      </w:r>
      <w:r>
        <w:rPr>
          <w:rFonts w:hint="eastAsia"/>
        </w:rPr>
        <w:t>直接</w:t>
      </w:r>
      <w:r>
        <w:t>返回。</w:t>
      </w:r>
    </w:p>
    <w:p w14:paraId="1D11BB7D" w14:textId="77777777" w:rsidR="00FF7C5C" w:rsidRDefault="00FF7C5C" w:rsidP="00AE19FA">
      <w:pPr>
        <w:pStyle w:val="07415"/>
        <w:numPr>
          <w:ilvl w:val="0"/>
          <w:numId w:val="20"/>
        </w:numPr>
      </w:pPr>
      <w:r>
        <w:rPr>
          <w:rFonts w:hint="eastAsia"/>
        </w:rPr>
        <w:t>获取</w:t>
      </w:r>
      <w:r>
        <w:t>Page+i(i=1,2,3…)</w:t>
      </w:r>
      <w:r>
        <w:rPr>
          <w:rFonts w:hint="eastAsia"/>
        </w:rPr>
        <w:t>页</w:t>
      </w:r>
      <w:r>
        <w:t>的</w:t>
      </w:r>
      <w:r>
        <w:rPr>
          <w:rFonts w:hint="eastAsia"/>
        </w:rPr>
        <w:t>全部</w:t>
      </w:r>
      <w:r>
        <w:t>表格</w:t>
      </w:r>
      <w:r>
        <w:rPr>
          <w:rFonts w:hint="eastAsia"/>
        </w:rPr>
        <w:t>，</w:t>
      </w:r>
      <w:r>
        <w:t>如果表格数目为</w:t>
      </w:r>
      <w:r>
        <w:rPr>
          <w:rFonts w:hint="eastAsia"/>
        </w:rPr>
        <w:t>0</w:t>
      </w:r>
      <w:r>
        <w:rPr>
          <w:rFonts w:hint="eastAsia"/>
        </w:rPr>
        <w:t>，</w:t>
      </w:r>
      <w:r>
        <w:t>直接返回。</w:t>
      </w:r>
    </w:p>
    <w:p w14:paraId="4C526022" w14:textId="77777777" w:rsidR="00FF7C5C" w:rsidRDefault="00FF7C5C" w:rsidP="00AE19FA">
      <w:pPr>
        <w:pStyle w:val="07415"/>
        <w:numPr>
          <w:ilvl w:val="0"/>
          <w:numId w:val="20"/>
        </w:numPr>
      </w:pPr>
      <w:r>
        <w:rPr>
          <w:rFonts w:hint="eastAsia"/>
        </w:rPr>
        <w:t>利用</w:t>
      </w:r>
      <w:r>
        <w:rPr>
          <w:rFonts w:hint="eastAsia"/>
        </w:rPr>
        <w:t>isOne</w:t>
      </w:r>
      <w:r>
        <w:t>Form</w:t>
      </w:r>
      <w:r>
        <w:t>判断两张表是否是一张，</w:t>
      </w:r>
      <w:r>
        <w:t>false</w:t>
      </w:r>
      <w:r>
        <w:t>则结束循环。</w:t>
      </w:r>
      <w:r>
        <w:t>True</w:t>
      </w:r>
      <w:r>
        <w:rPr>
          <w:rFonts w:hint="eastAsia"/>
        </w:rPr>
        <w:t>则</w:t>
      </w:r>
      <w:r>
        <w:t>合并</w:t>
      </w:r>
      <w:r>
        <w:rPr>
          <w:rFonts w:hint="eastAsia"/>
        </w:rPr>
        <w:t>两张</w:t>
      </w:r>
      <w:r>
        <w:t>表格，同时</w:t>
      </w:r>
      <w:r>
        <w:rPr>
          <w:rFonts w:hint="eastAsia"/>
        </w:rPr>
        <w:t>继续</w:t>
      </w:r>
      <w:r>
        <w:t>（</w:t>
      </w:r>
      <w:r>
        <w:rPr>
          <w:rFonts w:hint="eastAsia"/>
        </w:rPr>
        <w:t>2</w:t>
      </w:r>
      <w:r>
        <w:t>）</w:t>
      </w:r>
      <w:r>
        <w:rPr>
          <w:rFonts w:hint="eastAsia"/>
        </w:rPr>
        <w:t>步骤直到</w:t>
      </w:r>
      <w:r>
        <w:t>循环结束。</w:t>
      </w:r>
    </w:p>
    <w:p w14:paraId="0F3EDB43" w14:textId="77777777" w:rsidR="00FF7C5C" w:rsidRDefault="00FF7C5C" w:rsidP="00AE19FA">
      <w:pPr>
        <w:pStyle w:val="07415"/>
        <w:numPr>
          <w:ilvl w:val="0"/>
          <w:numId w:val="20"/>
        </w:numPr>
      </w:pPr>
      <w:r>
        <w:rPr>
          <w:rFonts w:hint="eastAsia"/>
        </w:rPr>
        <w:t>isOneForm</w:t>
      </w:r>
      <w:r>
        <w:rPr>
          <w:rFonts w:hint="eastAsia"/>
        </w:rPr>
        <w:t>用于</w:t>
      </w:r>
      <w:r>
        <w:t>判定两</w:t>
      </w:r>
      <w:r>
        <w:rPr>
          <w:rFonts w:hint="eastAsia"/>
        </w:rPr>
        <w:t>张</w:t>
      </w:r>
      <w:r>
        <w:t>表是否</w:t>
      </w:r>
      <w:r>
        <w:rPr>
          <w:rFonts w:hint="eastAsia"/>
        </w:rPr>
        <w:t>是</w:t>
      </w:r>
      <w:r>
        <w:t>同一张表，判断依据包括</w:t>
      </w:r>
      <w:r>
        <w:rPr>
          <w:rFonts w:hint="eastAsia"/>
        </w:rPr>
        <w:t>两张</w:t>
      </w:r>
      <w:r>
        <w:t>表的列数、</w:t>
      </w:r>
      <w:r>
        <w:rPr>
          <w:rFonts w:hint="eastAsia"/>
        </w:rPr>
        <w:t>第一张</w:t>
      </w:r>
      <w:r>
        <w:t>表的最后线条的绝对位置、第二</w:t>
      </w:r>
      <w:r>
        <w:rPr>
          <w:rFonts w:hint="eastAsia"/>
        </w:rPr>
        <w:t>张</w:t>
      </w:r>
      <w:r>
        <w:t>表的第一条线条的绝对位置。</w:t>
      </w:r>
    </w:p>
    <w:p w14:paraId="796E43D2" w14:textId="6D577D02" w:rsidR="00D06A8C" w:rsidRDefault="00D06A8C" w:rsidP="00D06A8C">
      <w:pPr>
        <w:pStyle w:val="2"/>
      </w:pPr>
      <w:bookmarkStart w:id="139" w:name="_Toc406841177"/>
      <w:r>
        <w:rPr>
          <w:rFonts w:hint="eastAsia"/>
        </w:rPr>
        <w:lastRenderedPageBreak/>
        <w:t>表格结构</w:t>
      </w:r>
      <w:r>
        <w:t>识别</w:t>
      </w:r>
      <w:bookmarkEnd w:id="139"/>
    </w:p>
    <w:p w14:paraId="162CCF1F" w14:textId="77777777" w:rsidR="00A14694" w:rsidRDefault="00A14694" w:rsidP="00A14694">
      <w:pPr>
        <w:pStyle w:val="3"/>
      </w:pPr>
      <w:bookmarkStart w:id="140" w:name="_Toc406841178"/>
      <w:r>
        <w:rPr>
          <w:rFonts w:hint="eastAsia"/>
        </w:rPr>
        <w:t>复杂表头</w:t>
      </w:r>
      <w:r>
        <w:t>的识别与转换</w:t>
      </w:r>
      <w:bookmarkEnd w:id="140"/>
    </w:p>
    <w:p w14:paraId="5012873E" w14:textId="77777777" w:rsidR="00A14694" w:rsidRDefault="00A14694" w:rsidP="00AE19FA">
      <w:pPr>
        <w:pStyle w:val="07415"/>
      </w:pPr>
      <w:r>
        <w:rPr>
          <w:rFonts w:hint="eastAsia"/>
        </w:rPr>
        <w:t>表格的</w:t>
      </w:r>
      <w:r>
        <w:t>表头由于需要表示每个单元格的具体含义有时候会比较复杂，</w:t>
      </w:r>
      <w:r>
        <w:rPr>
          <w:rFonts w:hint="eastAsia"/>
        </w:rPr>
        <w:t>在</w:t>
      </w:r>
      <w:r>
        <w:t>本文的第三章已经对</w:t>
      </w:r>
      <w:r>
        <w:rPr>
          <w:rFonts w:hint="eastAsia"/>
        </w:rPr>
        <w:t>复杂</w:t>
      </w:r>
      <w:r>
        <w:t>表头的可能情况进行</w:t>
      </w:r>
      <w:r>
        <w:rPr>
          <w:rFonts w:hint="eastAsia"/>
        </w:rPr>
        <w:t>了</w:t>
      </w:r>
      <w:r>
        <w:t>总结。</w:t>
      </w:r>
      <w:r>
        <w:rPr>
          <w:rFonts w:hint="eastAsia"/>
        </w:rPr>
        <w:t>由于图形</w:t>
      </w:r>
      <w:r>
        <w:t>结构的表在实际应用中并不常见，因此本系统只</w:t>
      </w:r>
      <w:r>
        <w:rPr>
          <w:rFonts w:hint="eastAsia"/>
        </w:rPr>
        <w:t>针对</w:t>
      </w:r>
      <w:r>
        <w:t>树形结构的表</w:t>
      </w:r>
      <w:r>
        <w:rPr>
          <w:rFonts w:hint="eastAsia"/>
        </w:rPr>
        <w:t>进行</w:t>
      </w:r>
      <w:r>
        <w:t>了处理。</w:t>
      </w:r>
      <w:r>
        <w:rPr>
          <w:rFonts w:hint="eastAsia"/>
        </w:rPr>
        <w:t>处理</w:t>
      </w:r>
      <w:r>
        <w:t>思路是先根据</w:t>
      </w:r>
      <w:r>
        <w:rPr>
          <w:rFonts w:hint="eastAsia"/>
        </w:rPr>
        <w:t>行列</w:t>
      </w:r>
      <w:r>
        <w:t>坐标刻度将表格转换为一个</w:t>
      </w:r>
      <w:r>
        <w:rPr>
          <w:rFonts w:hint="eastAsia"/>
        </w:rPr>
        <w:t>树形结构</w:t>
      </w:r>
      <w:r>
        <w:t>，然后</w:t>
      </w:r>
      <w:r>
        <w:rPr>
          <w:rFonts w:hint="eastAsia"/>
        </w:rPr>
        <w:t>从</w:t>
      </w:r>
      <w:r>
        <w:t>树的根节点开始深度遍历树</w:t>
      </w:r>
      <w:r>
        <w:rPr>
          <w:rFonts w:hint="eastAsia"/>
        </w:rPr>
        <w:t>直到</w:t>
      </w:r>
      <w:r>
        <w:t>叶子节点，</w:t>
      </w:r>
      <w:r>
        <w:rPr>
          <w:rFonts w:hint="eastAsia"/>
        </w:rPr>
        <w:t>所生成</w:t>
      </w:r>
      <w:r>
        <w:t>的路径即为简单表格的一个单元格。下</w:t>
      </w:r>
      <w:r>
        <w:rPr>
          <w:rFonts w:hint="eastAsia"/>
        </w:rPr>
        <w:t>图是一个简单的</w:t>
      </w:r>
      <w:r>
        <w:t>流程说明</w:t>
      </w:r>
      <w:r>
        <w:rPr>
          <w:rFonts w:hint="eastAsia"/>
        </w:rPr>
        <w:t>图</w:t>
      </w:r>
      <w:r>
        <w:t>。</w:t>
      </w:r>
    </w:p>
    <w:p w14:paraId="71DB2B17" w14:textId="77777777" w:rsidR="00A14694" w:rsidRDefault="00A14694" w:rsidP="00A14694">
      <w:pPr>
        <w:pStyle w:val="07415"/>
        <w:spacing w:line="240" w:lineRule="auto"/>
        <w:ind w:firstLine="0"/>
        <w:jc w:val="center"/>
      </w:pPr>
      <w:r>
        <w:object w:dxaOrig="10845" w:dyaOrig="4995" w14:anchorId="7F07BAF8">
          <v:shape id="_x0000_i1048" type="#_x0000_t75" style="width:401.4pt;height:184.8pt" o:ole="">
            <v:imagedata r:id="rId70" o:title=""/>
          </v:shape>
          <o:OLEObject Type="Embed" ProgID="Visio.Drawing.15" ShapeID="_x0000_i1048" DrawAspect="Content" ObjectID="_1571491926" r:id="rId71"/>
        </w:object>
      </w:r>
    </w:p>
    <w:p w14:paraId="0010FBD5" w14:textId="77777777" w:rsidR="004E330B" w:rsidRPr="004E330B" w:rsidRDefault="004E330B" w:rsidP="004E330B">
      <w:pPr>
        <w:spacing w:line="360" w:lineRule="auto"/>
        <w:jc w:val="center"/>
        <w:rPr>
          <w:rFonts w:ascii="楷体_GB2312" w:eastAsia="楷体_GB2312"/>
          <w:sz w:val="21"/>
          <w:szCs w:val="21"/>
        </w:rPr>
      </w:pPr>
      <w:r w:rsidRPr="004E330B">
        <w:rPr>
          <w:rFonts w:ascii="楷体_GB2312" w:eastAsia="楷体_GB2312" w:hint="eastAsia"/>
          <w:sz w:val="21"/>
          <w:szCs w:val="21"/>
        </w:rPr>
        <w:t>图4</w:t>
      </w:r>
      <w:r w:rsidR="0018280B">
        <w:rPr>
          <w:rFonts w:ascii="楷体_GB2312" w:eastAsia="楷体_GB2312"/>
          <w:sz w:val="21"/>
          <w:szCs w:val="21"/>
        </w:rPr>
        <w:t>-11</w:t>
      </w:r>
      <w:r w:rsidRPr="004E330B">
        <w:rPr>
          <w:rFonts w:ascii="楷体_GB2312" w:eastAsia="楷体_GB2312"/>
          <w:sz w:val="21"/>
          <w:szCs w:val="21"/>
        </w:rPr>
        <w:t xml:space="preserve"> </w:t>
      </w:r>
      <w:r w:rsidRPr="004E330B">
        <w:rPr>
          <w:rFonts w:ascii="楷体_GB2312" w:eastAsia="楷体_GB2312" w:hint="eastAsia"/>
          <w:sz w:val="21"/>
          <w:szCs w:val="21"/>
        </w:rPr>
        <w:t>复杂</w:t>
      </w:r>
      <w:r w:rsidRPr="004E330B">
        <w:rPr>
          <w:rFonts w:ascii="楷体_GB2312" w:eastAsia="楷体_GB2312"/>
          <w:sz w:val="21"/>
          <w:szCs w:val="21"/>
        </w:rPr>
        <w:t>表头处理示意图</w:t>
      </w:r>
    </w:p>
    <w:p w14:paraId="2699D234" w14:textId="77777777" w:rsidR="00A14694" w:rsidRDefault="00A14694" w:rsidP="00AE19FA">
      <w:pPr>
        <w:pStyle w:val="07415"/>
      </w:pPr>
      <w:r>
        <w:rPr>
          <w:rFonts w:hint="eastAsia"/>
        </w:rPr>
        <w:t>从复杂</w:t>
      </w:r>
      <w:r>
        <w:t>表头转为简单的表头，首先需要</w:t>
      </w:r>
      <w:r>
        <w:rPr>
          <w:rFonts w:hint="eastAsia"/>
        </w:rPr>
        <w:t>根据</w:t>
      </w:r>
      <w:r>
        <w:t>表头情况建立一颗树。对于</w:t>
      </w:r>
      <w:r>
        <w:rPr>
          <w:rFonts w:hint="eastAsia"/>
        </w:rPr>
        <w:t>单个</w:t>
      </w:r>
      <w:r>
        <w:t>树节点给出</w:t>
      </w:r>
      <w:r>
        <w:rPr>
          <w:rFonts w:hint="eastAsia"/>
        </w:rPr>
        <w:t>如下</w:t>
      </w:r>
      <w:r>
        <w:t>定义：</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95"/>
      </w:tblGrid>
      <w:tr w:rsidR="00A14694" w14:paraId="4078F41E" w14:textId="77777777" w:rsidTr="008E0A8F">
        <w:trPr>
          <w:jc w:val="center"/>
        </w:trPr>
        <w:tc>
          <w:tcPr>
            <w:tcW w:w="7495" w:type="dxa"/>
            <w:shd w:val="clear" w:color="auto" w:fill="auto"/>
          </w:tcPr>
          <w:p w14:paraId="7621D4BA" w14:textId="77777777" w:rsidR="00A14694" w:rsidRPr="00E03355" w:rsidRDefault="00A14694" w:rsidP="00AE19FA">
            <w:pPr>
              <w:pStyle w:val="07415"/>
              <w:ind w:firstLine="0"/>
            </w:pPr>
            <w:r w:rsidRPr="00E03355">
              <w:t>TreeNode{</w:t>
            </w:r>
            <w:r w:rsidR="00EB19B7">
              <w:t xml:space="preserve">    </w:t>
            </w:r>
            <w:r w:rsidR="00EB19B7">
              <w:rPr>
                <w:rFonts w:hint="eastAsia"/>
              </w:rPr>
              <w:t>//</w:t>
            </w:r>
            <w:r w:rsidR="00EB19B7">
              <w:rPr>
                <w:rFonts w:hint="eastAsia"/>
              </w:rPr>
              <w:t>树</w:t>
            </w:r>
            <w:r w:rsidR="00EB19B7">
              <w:t>节点</w:t>
            </w:r>
          </w:p>
          <w:p w14:paraId="0AEAE81F" w14:textId="77777777" w:rsidR="00A14694" w:rsidRPr="00E03355" w:rsidRDefault="00A14694" w:rsidP="00AE19FA">
            <w:pPr>
              <w:pStyle w:val="07415"/>
              <w:ind w:firstLineChars="200" w:firstLine="480"/>
            </w:pPr>
            <w:r>
              <w:t>CellNode cellinfo;</w:t>
            </w:r>
            <w:r w:rsidR="00EB19B7">
              <w:t xml:space="preserve">    </w:t>
            </w:r>
            <w:r w:rsidR="00EB19B7">
              <w:rPr>
                <w:rFonts w:hint="eastAsia"/>
              </w:rPr>
              <w:t>//</w:t>
            </w:r>
            <w:r w:rsidR="00EB19B7">
              <w:rPr>
                <w:rFonts w:hint="eastAsia"/>
              </w:rPr>
              <w:t>单元格</w:t>
            </w:r>
            <w:r w:rsidR="00EB19B7">
              <w:t>节点</w:t>
            </w:r>
          </w:p>
          <w:p w14:paraId="70D7AD2C" w14:textId="77777777" w:rsidR="00A14694" w:rsidRPr="00E03355" w:rsidRDefault="00A14694" w:rsidP="00AE19FA">
            <w:pPr>
              <w:pStyle w:val="07415"/>
              <w:ind w:firstLineChars="175"/>
            </w:pPr>
            <w:r w:rsidRPr="00E03355">
              <w:t>ArrayList&lt;TreeNode&gt;children;</w:t>
            </w:r>
            <w:r w:rsidR="00EB19B7">
              <w:t xml:space="preserve">    //</w:t>
            </w:r>
            <w:r w:rsidR="00EB19B7">
              <w:rPr>
                <w:rFonts w:hint="eastAsia"/>
              </w:rPr>
              <w:t>孩子</w:t>
            </w:r>
            <w:r w:rsidR="00EB19B7">
              <w:t>节点</w:t>
            </w:r>
          </w:p>
          <w:p w14:paraId="1D1B6EDE" w14:textId="77777777" w:rsidR="00A14694" w:rsidRDefault="00A14694" w:rsidP="00AE19FA">
            <w:pPr>
              <w:pStyle w:val="07415"/>
              <w:ind w:firstLine="0"/>
            </w:pPr>
            <w:r w:rsidRPr="00E03355">
              <w:t>}</w:t>
            </w:r>
          </w:p>
        </w:tc>
      </w:tr>
    </w:tbl>
    <w:p w14:paraId="7B3A08F3" w14:textId="77777777" w:rsidR="00A14694" w:rsidRDefault="00A14694" w:rsidP="00AE19FA">
      <w:pPr>
        <w:pStyle w:val="07415"/>
      </w:pPr>
      <w:r>
        <w:rPr>
          <w:rFonts w:hint="eastAsia"/>
        </w:rPr>
        <w:t>对于表格</w:t>
      </w:r>
      <w:r>
        <w:t>中</w:t>
      </w:r>
      <w:r>
        <w:rPr>
          <w:rFonts w:hint="eastAsia"/>
        </w:rPr>
        <w:t>每个</w:t>
      </w:r>
      <w:r>
        <w:t>单元格的定义如下：</w:t>
      </w:r>
    </w:p>
    <w:tbl>
      <w:tblPr>
        <w:tblW w:w="0" w:type="auto"/>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513"/>
      </w:tblGrid>
      <w:tr w:rsidR="00A14694" w14:paraId="62188365" w14:textId="77777777" w:rsidTr="008E0A8F">
        <w:tc>
          <w:tcPr>
            <w:tcW w:w="7513" w:type="dxa"/>
            <w:shd w:val="clear" w:color="auto" w:fill="auto"/>
          </w:tcPr>
          <w:p w14:paraId="7C763B40" w14:textId="77777777" w:rsidR="00A14694" w:rsidRDefault="00A14694" w:rsidP="00AE19FA">
            <w:pPr>
              <w:pStyle w:val="07415"/>
              <w:ind w:firstLine="0"/>
            </w:pPr>
            <w:r>
              <w:rPr>
                <w:rFonts w:hint="eastAsia"/>
              </w:rPr>
              <w:t>CellNode</w:t>
            </w:r>
            <w:r>
              <w:t>{</w:t>
            </w:r>
            <w:r w:rsidR="00EB19B7">
              <w:t xml:space="preserve">    //</w:t>
            </w:r>
            <w:r w:rsidR="00EB19B7">
              <w:rPr>
                <w:rFonts w:hint="eastAsia"/>
              </w:rPr>
              <w:t>单元格</w:t>
            </w:r>
            <w:r w:rsidR="00EB19B7">
              <w:t>节点</w:t>
            </w:r>
          </w:p>
          <w:p w14:paraId="5ECBF285" w14:textId="77777777" w:rsidR="00A14694" w:rsidRDefault="00A14694" w:rsidP="00AE19FA">
            <w:pPr>
              <w:pStyle w:val="07415"/>
              <w:ind w:firstLine="0"/>
            </w:pPr>
            <w:r>
              <w:t xml:space="preserve">    String value</w:t>
            </w:r>
            <w:r w:rsidR="00EB19B7">
              <w:t xml:space="preserve">;    </w:t>
            </w:r>
            <w:r w:rsidR="00EB19B7">
              <w:rPr>
                <w:rFonts w:hint="eastAsia"/>
              </w:rPr>
              <w:t>//</w:t>
            </w:r>
            <w:r w:rsidR="00EB19B7">
              <w:rPr>
                <w:rFonts w:hint="eastAsia"/>
              </w:rPr>
              <w:t>具体文字</w:t>
            </w:r>
            <w:r w:rsidR="00EB19B7">
              <w:t>内容</w:t>
            </w:r>
          </w:p>
          <w:p w14:paraId="5123C44A" w14:textId="77777777" w:rsidR="00A14694" w:rsidRDefault="00A14694" w:rsidP="00AE19FA">
            <w:pPr>
              <w:pStyle w:val="07415"/>
              <w:ind w:firstLine="480"/>
            </w:pPr>
            <w:r>
              <w:t>float leftpos;</w:t>
            </w:r>
            <w:r w:rsidR="00EB19B7">
              <w:t xml:space="preserve">    //</w:t>
            </w:r>
            <w:r w:rsidR="00EB19B7">
              <w:rPr>
                <w:rFonts w:hint="eastAsia"/>
              </w:rPr>
              <w:t>左边</w:t>
            </w:r>
            <w:r w:rsidR="00EB19B7">
              <w:t>框线坐标</w:t>
            </w:r>
          </w:p>
          <w:p w14:paraId="642E1AE8" w14:textId="77777777" w:rsidR="00A14694" w:rsidRDefault="00A14694" w:rsidP="00AE19FA">
            <w:pPr>
              <w:pStyle w:val="07415"/>
              <w:ind w:firstLine="480"/>
            </w:pPr>
            <w:r>
              <w:t>float rightpos;</w:t>
            </w:r>
            <w:r w:rsidR="00EB19B7">
              <w:t xml:space="preserve">   //</w:t>
            </w:r>
            <w:r w:rsidR="00EB19B7">
              <w:rPr>
                <w:rFonts w:hint="eastAsia"/>
              </w:rPr>
              <w:t>右边</w:t>
            </w:r>
            <w:r w:rsidR="00EB19B7">
              <w:t>框线坐标</w:t>
            </w:r>
          </w:p>
          <w:p w14:paraId="57CB0FD2" w14:textId="77777777" w:rsidR="00A14694" w:rsidRDefault="00A14694" w:rsidP="00AE19FA">
            <w:pPr>
              <w:pStyle w:val="07415"/>
              <w:ind w:firstLine="480"/>
            </w:pPr>
            <w:r>
              <w:t>float uppos;</w:t>
            </w:r>
            <w:r w:rsidR="00EB19B7">
              <w:t xml:space="preserve">     //</w:t>
            </w:r>
            <w:r w:rsidR="00EB19B7">
              <w:rPr>
                <w:rFonts w:hint="eastAsia"/>
              </w:rPr>
              <w:t>上边</w:t>
            </w:r>
            <w:r w:rsidR="00EB19B7">
              <w:t>框线坐标</w:t>
            </w:r>
          </w:p>
          <w:p w14:paraId="242AC774" w14:textId="77777777" w:rsidR="00A14694" w:rsidRDefault="00A14694" w:rsidP="00AE19FA">
            <w:pPr>
              <w:pStyle w:val="07415"/>
              <w:ind w:firstLine="480"/>
            </w:pPr>
            <w:r>
              <w:t>float downpos;</w:t>
            </w:r>
            <w:r w:rsidR="00EB19B7">
              <w:t xml:space="preserve">   //</w:t>
            </w:r>
            <w:r w:rsidR="00EB19B7">
              <w:rPr>
                <w:rFonts w:hint="eastAsia"/>
              </w:rPr>
              <w:t>下边</w:t>
            </w:r>
            <w:r w:rsidR="00EB19B7">
              <w:t>框线坐标</w:t>
            </w:r>
          </w:p>
          <w:p w14:paraId="183270A7" w14:textId="77777777" w:rsidR="00A14694" w:rsidRDefault="00A14694" w:rsidP="00AE19FA">
            <w:pPr>
              <w:pStyle w:val="07415"/>
              <w:ind w:firstLine="0"/>
            </w:pPr>
            <w:r>
              <w:t>}</w:t>
            </w:r>
          </w:p>
        </w:tc>
      </w:tr>
    </w:tbl>
    <w:p w14:paraId="61759387" w14:textId="77777777" w:rsidR="00A14694" w:rsidRDefault="00A14694" w:rsidP="00AE19FA">
      <w:pPr>
        <w:pStyle w:val="07415"/>
      </w:pPr>
      <w:r>
        <w:rPr>
          <w:rFonts w:hint="eastAsia"/>
        </w:rPr>
        <w:t>需要</w:t>
      </w:r>
      <w:r>
        <w:t>注意的是，</w:t>
      </w:r>
      <w:r>
        <w:rPr>
          <w:rFonts w:hint="eastAsia"/>
        </w:rPr>
        <w:t>单元格</w:t>
      </w:r>
      <w:r>
        <w:t>是按照</w:t>
      </w:r>
      <w:r>
        <w:t>uppost</w:t>
      </w:r>
      <w:r>
        <w:t>进行排序的，因此表格单页格式分层的</w:t>
      </w:r>
      <w:r>
        <w:rPr>
          <w:rFonts w:hint="eastAsia"/>
        </w:rPr>
        <w:t>，</w:t>
      </w:r>
      <w:r>
        <w:t>图</w:t>
      </w:r>
      <w:r>
        <w:lastRenderedPageBreak/>
        <w:t>中用不同颜色表明了表格的层次关系。同时</w:t>
      </w:r>
      <w:r>
        <w:rPr>
          <w:rFonts w:hint="eastAsia"/>
        </w:rPr>
        <w:t>每层</w:t>
      </w:r>
      <w:r>
        <w:t>的单元格又是按照</w:t>
      </w:r>
      <w:r>
        <w:t>leftpos</w:t>
      </w:r>
      <w:r>
        <w:t>排序的</w:t>
      </w:r>
      <w:r>
        <w:rPr>
          <w:rFonts w:hint="eastAsia"/>
        </w:rPr>
        <w:t>。使用</w:t>
      </w:r>
      <w:r>
        <w:t>两个队列分别存储前一层和当前层的节点信息。</w:t>
      </w:r>
      <w:r>
        <w:rPr>
          <w:rFonts w:hint="eastAsia"/>
        </w:rPr>
        <w:t>以</w:t>
      </w:r>
      <w:r>
        <w:t>图中树为例，</w:t>
      </w:r>
      <w:r>
        <w:rPr>
          <w:rFonts w:hint="eastAsia"/>
        </w:rPr>
        <w:t>建树流程描述</w:t>
      </w:r>
      <w:r>
        <w:t>如下：</w:t>
      </w:r>
    </w:p>
    <w:p w14:paraId="76A99A13" w14:textId="77777777" w:rsidR="00A14694" w:rsidRDefault="00A14694" w:rsidP="00917A69">
      <w:pPr>
        <w:pStyle w:val="07415"/>
        <w:numPr>
          <w:ilvl w:val="0"/>
          <w:numId w:val="14"/>
        </w:numPr>
      </w:pPr>
      <w:r>
        <w:rPr>
          <w:rFonts w:hint="eastAsia"/>
        </w:rPr>
        <w:t>初始化</w:t>
      </w:r>
      <w:r>
        <w:rPr>
          <w:rFonts w:hint="eastAsia"/>
        </w:rPr>
        <w:t>root</w:t>
      </w:r>
      <w:r>
        <w:t>节点</w:t>
      </w:r>
      <w:r>
        <w:rPr>
          <w:rFonts w:hint="eastAsia"/>
        </w:rPr>
        <w:t>，该节点</w:t>
      </w:r>
      <w:r>
        <w:t>不存放有效信息。</w:t>
      </w:r>
      <w:r>
        <w:rPr>
          <w:rFonts w:hint="eastAsia"/>
        </w:rPr>
        <w:t>将</w:t>
      </w:r>
      <w:r>
        <w:t>root</w:t>
      </w:r>
      <w:r>
        <w:t>存入</w:t>
      </w:r>
      <w:r>
        <w:t>queue1.</w:t>
      </w:r>
    </w:p>
    <w:p w14:paraId="6388CAA7" w14:textId="77777777" w:rsidR="00A14694" w:rsidRDefault="00A14694" w:rsidP="00917A69">
      <w:pPr>
        <w:pStyle w:val="07415"/>
        <w:numPr>
          <w:ilvl w:val="0"/>
          <w:numId w:val="14"/>
        </w:numPr>
      </w:pPr>
      <w:r>
        <w:rPr>
          <w:rFonts w:hint="eastAsia"/>
        </w:rPr>
        <w:t>接着分层</w:t>
      </w:r>
      <w:r>
        <w:t>遍历表格单元格，如图遍历</w:t>
      </w:r>
      <w:r>
        <w:rPr>
          <w:rFonts w:hint="eastAsia"/>
        </w:rPr>
        <w:t>1,2.</w:t>
      </w:r>
      <w:r>
        <w:rPr>
          <w:rFonts w:hint="eastAsia"/>
        </w:rPr>
        <w:t>此时</w:t>
      </w:r>
      <w:r>
        <w:t>将</w:t>
      </w:r>
      <w:r>
        <w:t>node1</w:t>
      </w:r>
      <w:r>
        <w:rPr>
          <w:rFonts w:hint="eastAsia"/>
        </w:rPr>
        <w:t>和</w:t>
      </w:r>
      <w:r>
        <w:t>node2</w:t>
      </w:r>
      <w:r>
        <w:rPr>
          <w:rFonts w:hint="eastAsia"/>
        </w:rPr>
        <w:t>存入</w:t>
      </w:r>
      <w:r>
        <w:t>queue2.</w:t>
      </w:r>
      <w:r>
        <w:rPr>
          <w:rFonts w:hint="eastAsia"/>
        </w:rPr>
        <w:t>并将</w:t>
      </w:r>
      <w:r>
        <w:t>root.children.add(node1),root.children.add(node2).</w:t>
      </w:r>
    </w:p>
    <w:p w14:paraId="11D35D56" w14:textId="77777777" w:rsidR="00A14694" w:rsidRDefault="00A14694" w:rsidP="00917A69">
      <w:pPr>
        <w:pStyle w:val="07415"/>
        <w:numPr>
          <w:ilvl w:val="0"/>
          <w:numId w:val="14"/>
        </w:numPr>
      </w:pPr>
      <w:r>
        <w:rPr>
          <w:rFonts w:hint="eastAsia"/>
        </w:rPr>
        <w:t>此时</w:t>
      </w:r>
      <w:r>
        <w:t>当前层遍历完。将</w:t>
      </w:r>
      <w:r>
        <w:t>queue2</w:t>
      </w:r>
      <w:r>
        <w:rPr>
          <w:rFonts w:hint="eastAsia"/>
        </w:rPr>
        <w:t>中</w:t>
      </w:r>
      <w:r>
        <w:t>的元素导入</w:t>
      </w:r>
      <w:r>
        <w:t>queue1.</w:t>
      </w:r>
      <w:r>
        <w:rPr>
          <w:rFonts w:hint="eastAsia"/>
        </w:rPr>
        <w:t>清空</w:t>
      </w:r>
      <w:r>
        <w:t>queue2.</w:t>
      </w:r>
    </w:p>
    <w:p w14:paraId="74B05899" w14:textId="77777777" w:rsidR="00A14694" w:rsidRDefault="00A14694" w:rsidP="00917A69">
      <w:pPr>
        <w:pStyle w:val="07415"/>
        <w:numPr>
          <w:ilvl w:val="0"/>
          <w:numId w:val="14"/>
        </w:numPr>
      </w:pPr>
      <w:r>
        <w:rPr>
          <w:rFonts w:hint="eastAsia"/>
        </w:rPr>
        <w:t>继续</w:t>
      </w:r>
      <w:r>
        <w:t>遍历下一层的</w:t>
      </w:r>
      <w:r>
        <w:rPr>
          <w:rFonts w:hint="eastAsia"/>
        </w:rPr>
        <w:t>3,4,5.</w:t>
      </w:r>
      <w:r>
        <w:rPr>
          <w:rFonts w:hint="eastAsia"/>
        </w:rPr>
        <w:t>通过</w:t>
      </w:r>
      <w:r>
        <w:t>比较发现</w:t>
      </w:r>
      <w:r>
        <w:t>node3.leftpos&gt;node1.rightpos,</w:t>
      </w:r>
      <w:r>
        <w:rPr>
          <w:rFonts w:hint="eastAsia"/>
        </w:rPr>
        <w:t>因此</w:t>
      </w:r>
      <w:r>
        <w:rPr>
          <w:rFonts w:hint="eastAsia"/>
        </w:rPr>
        <w:t>que</w:t>
      </w:r>
      <w:r>
        <w:t>0.poll().</w:t>
      </w:r>
      <w:r>
        <w:rPr>
          <w:rFonts w:hint="eastAsia"/>
        </w:rPr>
        <w:t>接着</w:t>
      </w:r>
      <w:r>
        <w:t>比较</w:t>
      </w:r>
      <w:r>
        <w:t>node2</w:t>
      </w:r>
      <w:r>
        <w:rPr>
          <w:rFonts w:hint="eastAsia"/>
        </w:rPr>
        <w:t>，</w:t>
      </w:r>
      <w:r>
        <w:t>发现</w:t>
      </w:r>
      <w:r>
        <w:t>node3.rightpos&lt;node2.rightpos&amp;&amp;node3.leftpos&gt;=node2.leftpos</w:t>
      </w:r>
      <w:r>
        <w:rPr>
          <w:rFonts w:hint="eastAsia"/>
        </w:rPr>
        <w:t>，因此</w:t>
      </w:r>
      <w:r>
        <w:rPr>
          <w:rFonts w:hint="eastAsia"/>
        </w:rPr>
        <w:t>node2.children.add(</w:t>
      </w:r>
      <w:r>
        <w:t>node3</w:t>
      </w:r>
      <w:r>
        <w:rPr>
          <w:rFonts w:hint="eastAsia"/>
        </w:rPr>
        <w:t>)</w:t>
      </w:r>
      <w:r>
        <w:t>.</w:t>
      </w:r>
      <w:r>
        <w:rPr>
          <w:rFonts w:hint="eastAsia"/>
        </w:rPr>
        <w:t>同理</w:t>
      </w:r>
      <w:r>
        <w:t>将</w:t>
      </w:r>
      <w:r>
        <w:rPr>
          <w:rFonts w:hint="eastAsia"/>
        </w:rPr>
        <w:t>4,5</w:t>
      </w:r>
      <w:r>
        <w:rPr>
          <w:rFonts w:hint="eastAsia"/>
        </w:rPr>
        <w:t>加入</w:t>
      </w:r>
      <w:r>
        <w:t>node2.</w:t>
      </w:r>
      <w:r>
        <w:rPr>
          <w:rFonts w:hint="eastAsia"/>
        </w:rPr>
        <w:t>更新</w:t>
      </w:r>
      <w:r>
        <w:t>queue1</w:t>
      </w:r>
      <w:r>
        <w:rPr>
          <w:rFonts w:hint="eastAsia"/>
        </w:rPr>
        <w:t>和</w:t>
      </w:r>
      <w:r>
        <w:t>queue2.</w:t>
      </w:r>
    </w:p>
    <w:p w14:paraId="2C43D3CE" w14:textId="77777777" w:rsidR="00A14694" w:rsidRPr="0048390F" w:rsidRDefault="00A14694" w:rsidP="00917A69">
      <w:pPr>
        <w:pStyle w:val="07415"/>
        <w:numPr>
          <w:ilvl w:val="0"/>
          <w:numId w:val="14"/>
        </w:numPr>
      </w:pPr>
      <w:r>
        <w:rPr>
          <w:rFonts w:hint="eastAsia"/>
        </w:rPr>
        <w:t>继续</w:t>
      </w:r>
      <w:r>
        <w:t>遍历</w:t>
      </w:r>
      <w:r>
        <w:t>node6</w:t>
      </w:r>
      <w:r>
        <w:rPr>
          <w:rFonts w:hint="eastAsia"/>
        </w:rPr>
        <w:t>完成</w:t>
      </w:r>
      <w:r>
        <w:t>数的</w:t>
      </w:r>
      <w:r>
        <w:rPr>
          <w:rFonts w:hint="eastAsia"/>
        </w:rPr>
        <w:t>建立</w:t>
      </w:r>
      <w:r>
        <w:t>。</w:t>
      </w:r>
    </w:p>
    <w:p w14:paraId="412140CE" w14:textId="77777777" w:rsidR="00A14694" w:rsidRPr="0064106D" w:rsidRDefault="00A14694" w:rsidP="00917A69">
      <w:pPr>
        <w:pStyle w:val="07415"/>
      </w:pPr>
      <w:r>
        <w:rPr>
          <w:rFonts w:hint="eastAsia"/>
        </w:rPr>
        <w:t>建树</w:t>
      </w:r>
      <w:r>
        <w:t>流程图如下：</w:t>
      </w:r>
    </w:p>
    <w:p w14:paraId="33BFF6CE" w14:textId="77777777" w:rsidR="004E330B" w:rsidRPr="004E330B" w:rsidRDefault="00D26033" w:rsidP="009F7A41">
      <w:pPr>
        <w:pStyle w:val="07415"/>
        <w:spacing w:line="240" w:lineRule="auto"/>
        <w:ind w:firstLine="0"/>
        <w:jc w:val="center"/>
        <w:rPr>
          <w:rFonts w:ascii="楷体_GB2312" w:eastAsia="楷体_GB2312"/>
          <w:sz w:val="21"/>
          <w:szCs w:val="21"/>
        </w:rPr>
      </w:pPr>
      <w:r>
        <w:object w:dxaOrig="12571" w:dyaOrig="11595" w14:anchorId="669CAA03">
          <v:shape id="_x0000_i1049" type="#_x0000_t75" style="width:459.6pt;height:423pt" o:ole="">
            <v:imagedata r:id="rId72" o:title=""/>
          </v:shape>
          <o:OLEObject Type="Embed" ProgID="Visio.Drawing.15" ShapeID="_x0000_i1049" DrawAspect="Content" ObjectID="_1571491927" r:id="rId73"/>
        </w:object>
      </w:r>
      <w:r w:rsidR="004E330B" w:rsidRPr="004E330B">
        <w:rPr>
          <w:rFonts w:ascii="楷体_GB2312" w:eastAsia="楷体_GB2312" w:hint="eastAsia"/>
          <w:sz w:val="21"/>
          <w:szCs w:val="21"/>
        </w:rPr>
        <w:t>图4</w:t>
      </w:r>
      <w:r w:rsidR="0018280B">
        <w:rPr>
          <w:rFonts w:ascii="楷体_GB2312" w:eastAsia="楷体_GB2312"/>
          <w:sz w:val="21"/>
          <w:szCs w:val="21"/>
        </w:rPr>
        <w:t>-12</w:t>
      </w:r>
      <w:r w:rsidR="004E330B" w:rsidRPr="004E330B">
        <w:rPr>
          <w:rFonts w:ascii="楷体_GB2312" w:eastAsia="楷体_GB2312"/>
          <w:sz w:val="21"/>
          <w:szCs w:val="21"/>
        </w:rPr>
        <w:t xml:space="preserve"> </w:t>
      </w:r>
      <w:r w:rsidR="004E330B" w:rsidRPr="004E330B">
        <w:rPr>
          <w:rFonts w:ascii="楷体_GB2312" w:eastAsia="楷体_GB2312" w:hint="eastAsia"/>
          <w:sz w:val="21"/>
          <w:szCs w:val="21"/>
        </w:rPr>
        <w:t>复杂</w:t>
      </w:r>
      <w:r w:rsidR="004E330B" w:rsidRPr="004E330B">
        <w:rPr>
          <w:rFonts w:ascii="楷体_GB2312" w:eastAsia="楷体_GB2312"/>
          <w:sz w:val="21"/>
          <w:szCs w:val="21"/>
        </w:rPr>
        <w:t>表格</w:t>
      </w:r>
      <w:r w:rsidR="004E330B" w:rsidRPr="004E330B">
        <w:rPr>
          <w:rFonts w:ascii="楷体_GB2312" w:eastAsia="楷体_GB2312" w:hint="eastAsia"/>
          <w:sz w:val="21"/>
          <w:szCs w:val="21"/>
        </w:rPr>
        <w:t>建树</w:t>
      </w:r>
      <w:r w:rsidR="004E330B" w:rsidRPr="004E330B">
        <w:rPr>
          <w:rFonts w:ascii="楷体_GB2312" w:eastAsia="楷体_GB2312"/>
          <w:sz w:val="21"/>
          <w:szCs w:val="21"/>
        </w:rPr>
        <w:t>流程图</w:t>
      </w:r>
    </w:p>
    <w:p w14:paraId="666BF9C0" w14:textId="77777777" w:rsidR="00A14694" w:rsidRDefault="00A14694" w:rsidP="00917A69">
      <w:pPr>
        <w:pStyle w:val="07415"/>
        <w:wordWrap w:val="0"/>
      </w:pPr>
      <w:r>
        <w:rPr>
          <w:rFonts w:hint="eastAsia"/>
        </w:rPr>
        <w:t>队列</w:t>
      </w:r>
      <w:r>
        <w:t>queue1</w:t>
      </w:r>
      <w:r>
        <w:rPr>
          <w:rFonts w:hint="eastAsia"/>
        </w:rPr>
        <w:t>存放</w:t>
      </w:r>
      <w:r>
        <w:t>父亲节点，即当前层的上一层。队列</w:t>
      </w:r>
      <w:r>
        <w:t>queue2</w:t>
      </w:r>
      <w:r>
        <w:rPr>
          <w:rFonts w:hint="eastAsia"/>
        </w:rPr>
        <w:t>存放</w:t>
      </w:r>
      <w:r>
        <w:t>当前层的节点。当通过</w:t>
      </w:r>
      <w:r>
        <w:t>uppos</w:t>
      </w:r>
      <w:r>
        <w:t>的值判断节点</w:t>
      </w:r>
      <w:r>
        <w:rPr>
          <w:rFonts w:hint="eastAsia"/>
        </w:rPr>
        <w:t>的</w:t>
      </w:r>
      <w:r>
        <w:t>层数。</w:t>
      </w:r>
      <w:r>
        <w:rPr>
          <w:rFonts w:hint="eastAsia"/>
        </w:rPr>
        <w:t>每次</w:t>
      </w:r>
      <w:r>
        <w:t>到达当前层的最后一</w:t>
      </w:r>
      <w:r>
        <w:rPr>
          <w:rFonts w:hint="eastAsia"/>
        </w:rPr>
        <w:t>个</w:t>
      </w:r>
      <w:r>
        <w:t>节点则</w:t>
      </w:r>
      <w:r>
        <w:rPr>
          <w:rFonts w:hint="eastAsia"/>
        </w:rPr>
        <w:t>更新</w:t>
      </w:r>
      <w:r>
        <w:t>queue1</w:t>
      </w:r>
      <w:r>
        <w:rPr>
          <w:rFonts w:hint="eastAsia"/>
        </w:rPr>
        <w:t>的</w:t>
      </w:r>
      <w:r>
        <w:t>内容，同时清空</w:t>
      </w:r>
      <w:r>
        <w:rPr>
          <w:rFonts w:hint="eastAsia"/>
        </w:rPr>
        <w:t>queue</w:t>
      </w:r>
      <w:r>
        <w:t>2</w:t>
      </w:r>
      <w:r>
        <w:rPr>
          <w:rFonts w:hint="eastAsia"/>
        </w:rPr>
        <w:t>的</w:t>
      </w:r>
      <w:r>
        <w:t>值。在</w:t>
      </w:r>
      <w:r>
        <w:rPr>
          <w:rFonts w:hint="eastAsia"/>
        </w:rPr>
        <w:t>同一层</w:t>
      </w:r>
      <w:r>
        <w:t>，通过判断</w:t>
      </w:r>
      <w:r>
        <w:t>fanodde.leftpos,fanode.rightpos,node.leftpos,node.rightpos</w:t>
      </w:r>
      <w:r>
        <w:rPr>
          <w:rFonts w:hint="eastAsia"/>
        </w:rPr>
        <w:t>的</w:t>
      </w:r>
      <w:r>
        <w:t>位置关系判断</w:t>
      </w:r>
      <w:r>
        <w:rPr>
          <w:rFonts w:hint="eastAsia"/>
        </w:rPr>
        <w:t>当前</w:t>
      </w:r>
      <w:r>
        <w:t>节点</w:t>
      </w:r>
      <w:r>
        <w:rPr>
          <w:rFonts w:hint="eastAsia"/>
        </w:rPr>
        <w:t>的</w:t>
      </w:r>
      <w:r>
        <w:t>父亲节点，并</w:t>
      </w:r>
      <w:r>
        <w:rPr>
          <w:rFonts w:hint="eastAsia"/>
        </w:rPr>
        <w:t>将其</w:t>
      </w:r>
      <w:r>
        <w:t>加入到相应父亲节点的子节点中。</w:t>
      </w:r>
      <w:r>
        <w:rPr>
          <w:rFonts w:hint="eastAsia"/>
        </w:rPr>
        <w:t>本</w:t>
      </w:r>
      <w:r>
        <w:t>算法默认</w:t>
      </w:r>
      <w:r>
        <w:rPr>
          <w:rFonts w:hint="eastAsia"/>
        </w:rPr>
        <w:t>只处理</w:t>
      </w:r>
      <w:r>
        <w:t>树形结构的表格，如果出现</w:t>
      </w:r>
      <w:r>
        <w:rPr>
          <w:rFonts w:hint="eastAsia"/>
        </w:rPr>
        <w:t>图形</w:t>
      </w:r>
      <w:r>
        <w:t>结构，则会自动结束并</w:t>
      </w:r>
      <w:r>
        <w:rPr>
          <w:rFonts w:hint="eastAsia"/>
        </w:rPr>
        <w:t>抛出</w:t>
      </w:r>
      <w:r>
        <w:t>错误异常。</w:t>
      </w:r>
    </w:p>
    <w:p w14:paraId="57592E70" w14:textId="77777777" w:rsidR="00027673" w:rsidRDefault="00A14694" w:rsidP="00917A69">
      <w:pPr>
        <w:pStyle w:val="07415"/>
        <w:wordWrap w:val="0"/>
      </w:pPr>
      <w:r>
        <w:rPr>
          <w:rFonts w:hint="eastAsia"/>
        </w:rPr>
        <w:t>从</w:t>
      </w:r>
      <w:r>
        <w:t>树结构转换成简单表结构则通过树的深度遍历实现，</w:t>
      </w:r>
      <w:r w:rsidR="00027673">
        <w:rPr>
          <w:rFonts w:hint="eastAsia"/>
        </w:rPr>
        <w:t>即</w:t>
      </w:r>
      <w:r w:rsidR="00027673">
        <w:t>从根节点开始向下搜索，</w:t>
      </w:r>
      <w:r w:rsidR="00027673">
        <w:rPr>
          <w:rFonts w:hint="eastAsia"/>
        </w:rPr>
        <w:t>直到</w:t>
      </w:r>
      <w:r w:rsidR="00027673">
        <w:t>叶子节点。</w:t>
      </w:r>
      <w:r w:rsidR="00027673">
        <w:rPr>
          <w:rFonts w:hint="eastAsia"/>
        </w:rPr>
        <w:t>采用</w:t>
      </w:r>
      <w:r w:rsidR="00027673">
        <w:t>递归的方法不</w:t>
      </w:r>
      <w:r w:rsidR="00027673">
        <w:rPr>
          <w:rFonts w:hint="eastAsia"/>
        </w:rPr>
        <w:t>断</w:t>
      </w:r>
      <w:r w:rsidR="00027673">
        <w:t>的遍历</w:t>
      </w:r>
      <w:r w:rsidR="00027673">
        <w:rPr>
          <w:rFonts w:hint="eastAsia"/>
        </w:rPr>
        <w:t>孩子</w:t>
      </w:r>
      <w:r w:rsidR="00027673">
        <w:t>节点，当</w:t>
      </w:r>
      <w:r w:rsidR="00027673">
        <w:rPr>
          <w:rFonts w:hint="eastAsia"/>
        </w:rPr>
        <w:t>到达</w:t>
      </w:r>
      <w:r w:rsidR="00027673">
        <w:t>叶子节点后，再回退选择新的未</w:t>
      </w:r>
      <w:r w:rsidR="00027673">
        <w:rPr>
          <w:rFonts w:hint="eastAsia"/>
        </w:rPr>
        <w:t>遍历</w:t>
      </w:r>
      <w:r w:rsidR="00027673">
        <w:t>的节点进行遍历。</w:t>
      </w:r>
      <w:r w:rsidR="00027673">
        <w:rPr>
          <w:rFonts w:hint="eastAsia"/>
        </w:rPr>
        <w:t>深搜算法图形</w:t>
      </w:r>
      <w:r w:rsidR="00027673">
        <w:t>描述如下图所示</w:t>
      </w:r>
      <w:r w:rsidR="00C4046B">
        <w:rPr>
          <w:rFonts w:hint="eastAsia"/>
        </w:rPr>
        <w:t>，</w:t>
      </w:r>
      <w:r w:rsidR="00C4046B">
        <w:t>图中包含</w:t>
      </w:r>
      <w:r w:rsidR="00C4046B">
        <w:rPr>
          <w:rFonts w:hint="eastAsia"/>
        </w:rPr>
        <w:t>四条</w:t>
      </w:r>
      <w:r w:rsidR="00C4046B">
        <w:t>路径</w:t>
      </w:r>
      <w:r w:rsidR="00C4046B">
        <w:rPr>
          <w:rFonts w:hint="eastAsia"/>
        </w:rPr>
        <w:t>，分别</w:t>
      </w:r>
      <w:r w:rsidR="00C4046B">
        <w:t>用不同</w:t>
      </w:r>
      <w:r w:rsidR="00C4046B">
        <w:rPr>
          <w:rFonts w:hint="eastAsia"/>
        </w:rPr>
        <w:t>的</w:t>
      </w:r>
      <w:r w:rsidR="00C4046B">
        <w:t>颜色</w:t>
      </w:r>
      <w:r w:rsidR="00C4046B">
        <w:rPr>
          <w:rFonts w:hint="eastAsia"/>
        </w:rPr>
        <w:t>标识</w:t>
      </w:r>
      <w:r w:rsidR="00C4046B">
        <w:t>。</w:t>
      </w:r>
    </w:p>
    <w:p w14:paraId="135769EA" w14:textId="77777777" w:rsidR="00027673" w:rsidRDefault="002133E6" w:rsidP="00C4046B">
      <w:pPr>
        <w:pStyle w:val="07415"/>
        <w:spacing w:line="240" w:lineRule="auto"/>
        <w:ind w:firstLine="0"/>
        <w:jc w:val="center"/>
      </w:pPr>
      <w:r>
        <w:rPr>
          <w:noProof/>
        </w:rPr>
        <w:drawing>
          <wp:inline distT="0" distB="0" distL="0" distR="0" wp14:anchorId="233320EA" wp14:editId="7B827317">
            <wp:extent cx="2692160" cy="2891240"/>
            <wp:effectExtent l="19050" t="19050" r="13335" b="2349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700944" cy="2900674"/>
                    </a:xfrm>
                    <a:prstGeom prst="rect">
                      <a:avLst/>
                    </a:prstGeom>
                    <a:noFill/>
                    <a:ln>
                      <a:solidFill>
                        <a:schemeClr val="tx1"/>
                      </a:solidFill>
                    </a:ln>
                  </pic:spPr>
                </pic:pic>
              </a:graphicData>
            </a:graphic>
          </wp:inline>
        </w:drawing>
      </w:r>
    </w:p>
    <w:p w14:paraId="1B86E6B7" w14:textId="77777777" w:rsidR="00C4046B" w:rsidRPr="00C4046B" w:rsidRDefault="00C4046B" w:rsidP="00C4046B">
      <w:pPr>
        <w:spacing w:line="360" w:lineRule="auto"/>
        <w:jc w:val="center"/>
        <w:rPr>
          <w:rFonts w:ascii="楷体_GB2312" w:eastAsia="楷体_GB2312"/>
          <w:sz w:val="21"/>
          <w:szCs w:val="21"/>
        </w:rPr>
      </w:pPr>
      <w:r w:rsidRPr="00C4046B">
        <w:rPr>
          <w:rFonts w:ascii="楷体_GB2312" w:eastAsia="楷体_GB2312" w:hint="eastAsia"/>
          <w:sz w:val="21"/>
          <w:szCs w:val="21"/>
        </w:rPr>
        <w:t>图4</w:t>
      </w:r>
      <w:r w:rsidRPr="00C4046B">
        <w:rPr>
          <w:rFonts w:ascii="楷体_GB2312" w:eastAsia="楷体_GB2312"/>
          <w:sz w:val="21"/>
          <w:szCs w:val="21"/>
        </w:rPr>
        <w:t xml:space="preserve">-13 </w:t>
      </w:r>
      <w:r w:rsidRPr="00C4046B">
        <w:rPr>
          <w:rFonts w:ascii="楷体_GB2312" w:eastAsia="楷体_GB2312" w:hint="eastAsia"/>
          <w:sz w:val="21"/>
          <w:szCs w:val="21"/>
        </w:rPr>
        <w:t>复杂</w:t>
      </w:r>
      <w:r w:rsidRPr="00C4046B">
        <w:rPr>
          <w:rFonts w:ascii="楷体_GB2312" w:eastAsia="楷体_GB2312"/>
          <w:sz w:val="21"/>
          <w:szCs w:val="21"/>
        </w:rPr>
        <w:t>表格深度搜索示意图</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778"/>
      </w:tblGrid>
      <w:tr w:rsidR="00A14694" w14:paraId="7ECD7A4A" w14:textId="77777777" w:rsidTr="00917A69">
        <w:tc>
          <w:tcPr>
            <w:tcW w:w="8778" w:type="dxa"/>
            <w:shd w:val="clear" w:color="auto" w:fill="auto"/>
          </w:tcPr>
          <w:p w14:paraId="214DB082" w14:textId="77777777" w:rsidR="00917A69" w:rsidRDefault="00917A69" w:rsidP="00917A69">
            <w:pPr>
              <w:pStyle w:val="07415"/>
              <w:ind w:firstLine="0"/>
            </w:pPr>
            <w:r>
              <w:rPr>
                <w:rFonts w:hint="eastAsia"/>
              </w:rPr>
              <w:t>函数名称</w:t>
            </w:r>
            <w:r>
              <w:t>：</w:t>
            </w:r>
            <w:r>
              <w:t>DFS</w:t>
            </w:r>
          </w:p>
          <w:p w14:paraId="3C791D47" w14:textId="77777777" w:rsidR="00917A69" w:rsidRDefault="00917A69" w:rsidP="00917A69">
            <w:pPr>
              <w:pStyle w:val="07415"/>
              <w:ind w:firstLine="0"/>
            </w:pPr>
            <w:r>
              <w:rPr>
                <w:rFonts w:hint="eastAsia"/>
              </w:rPr>
              <w:t>作用：</w:t>
            </w:r>
            <w:r>
              <w:t>深度搜索表格树</w:t>
            </w:r>
          </w:p>
          <w:p w14:paraId="0D651386" w14:textId="77777777" w:rsidR="00917A69" w:rsidRDefault="00917A69" w:rsidP="00917A69">
            <w:pPr>
              <w:pStyle w:val="07415"/>
              <w:ind w:firstLine="0"/>
            </w:pPr>
            <w:r>
              <w:rPr>
                <w:rFonts w:hint="eastAsia"/>
              </w:rPr>
              <w:t>输入</w:t>
            </w:r>
            <w:r>
              <w:t>量：</w:t>
            </w:r>
          </w:p>
          <w:p w14:paraId="79AAB047" w14:textId="77777777" w:rsidR="00917A69" w:rsidRDefault="00917A69" w:rsidP="00917A69">
            <w:pPr>
              <w:pStyle w:val="07415"/>
              <w:ind w:firstLine="0"/>
            </w:pPr>
            <w:r>
              <w:tab/>
              <w:t>node</w:t>
            </w:r>
            <w:r>
              <w:t>：</w:t>
            </w:r>
            <w:r>
              <w:rPr>
                <w:rFonts w:hint="eastAsia"/>
              </w:rPr>
              <w:t>保存</w:t>
            </w:r>
            <w:r>
              <w:t>树的</w:t>
            </w:r>
            <w:r>
              <w:rPr>
                <w:rFonts w:hint="eastAsia"/>
              </w:rPr>
              <w:t>根</w:t>
            </w:r>
            <w:r>
              <w:t>节点</w:t>
            </w:r>
          </w:p>
          <w:p w14:paraId="24398144" w14:textId="77777777" w:rsidR="00917A69" w:rsidRDefault="00917A69" w:rsidP="00917A69">
            <w:pPr>
              <w:pStyle w:val="07415"/>
            </w:pPr>
            <w:r>
              <w:t>res</w:t>
            </w:r>
            <w:r>
              <w:t>：保存最终</w:t>
            </w:r>
            <w:r>
              <w:rPr>
                <w:rFonts w:hint="eastAsia"/>
              </w:rPr>
              <w:t>所有</w:t>
            </w:r>
            <w:r>
              <w:t>路径的全部文字内容</w:t>
            </w:r>
            <w:r>
              <w:rPr>
                <w:rFonts w:hint="eastAsia"/>
              </w:rPr>
              <w:t>结果</w:t>
            </w:r>
          </w:p>
          <w:p w14:paraId="4D20CFB7" w14:textId="77777777" w:rsidR="00A14694" w:rsidRDefault="00917A69" w:rsidP="00917A69">
            <w:pPr>
              <w:pStyle w:val="07415"/>
              <w:ind w:firstLine="0"/>
            </w:pPr>
            <w:r>
              <w:t>sub</w:t>
            </w:r>
            <w:r>
              <w:t>：</w:t>
            </w:r>
            <w:r>
              <w:rPr>
                <w:rFonts w:hint="eastAsia"/>
              </w:rPr>
              <w:t>保存</w:t>
            </w:r>
            <w:r>
              <w:t>当前路径的全部节点</w:t>
            </w:r>
            <w:r>
              <w:rPr>
                <w:rFonts w:hint="eastAsia"/>
              </w:rPr>
              <w:t>文字内容</w:t>
            </w:r>
          </w:p>
        </w:tc>
      </w:tr>
      <w:tr w:rsidR="00917A69" w14:paraId="51DF0A54" w14:textId="77777777" w:rsidTr="00917A69">
        <w:tc>
          <w:tcPr>
            <w:tcW w:w="8778" w:type="dxa"/>
            <w:shd w:val="clear" w:color="auto" w:fill="auto"/>
          </w:tcPr>
          <w:p w14:paraId="2BD96EC8" w14:textId="77777777" w:rsidR="00917A69" w:rsidRDefault="00917A69" w:rsidP="00917A69">
            <w:pPr>
              <w:pStyle w:val="07415"/>
              <w:ind w:firstLine="0"/>
            </w:pPr>
            <w:r>
              <w:t>1    P</w:t>
            </w:r>
            <w:r>
              <w:rPr>
                <w:rFonts w:hint="eastAsia"/>
              </w:rPr>
              <w:t xml:space="preserve">ublic </w:t>
            </w:r>
            <w:r>
              <w:t>void DFS(TreeNode node,ArrayList&lt;ArrayList&lt;String&gt;&gt; res,ArrayList&lt;String&gt; sub){</w:t>
            </w:r>
          </w:p>
          <w:p w14:paraId="4F7BB8E9" w14:textId="77777777" w:rsidR="00917A69" w:rsidRDefault="00917A69" w:rsidP="00917A69">
            <w:pPr>
              <w:pStyle w:val="07415"/>
              <w:ind w:firstLine="0"/>
            </w:pPr>
            <w:r>
              <w:t>2    if(node.children==null)</w:t>
            </w:r>
          </w:p>
          <w:p w14:paraId="58719CB5" w14:textId="77777777" w:rsidR="00917A69" w:rsidRDefault="00917A69" w:rsidP="00917A69">
            <w:pPr>
              <w:pStyle w:val="07415"/>
              <w:ind w:firstLine="0"/>
            </w:pPr>
            <w:r>
              <w:t>3        return;</w:t>
            </w:r>
          </w:p>
          <w:p w14:paraId="1995B255" w14:textId="77777777" w:rsidR="00917A69" w:rsidRDefault="00917A69" w:rsidP="00917A69">
            <w:pPr>
              <w:pStyle w:val="07415"/>
              <w:ind w:firstLine="0"/>
            </w:pPr>
            <w:r>
              <w:t>4    if(node.children.isEmpty()){</w:t>
            </w:r>
          </w:p>
          <w:p w14:paraId="1EE733E8" w14:textId="77777777" w:rsidR="00917A69" w:rsidRDefault="00917A69" w:rsidP="00917A69">
            <w:pPr>
              <w:pStyle w:val="07415"/>
              <w:ind w:firstLine="0"/>
            </w:pPr>
            <w:r>
              <w:lastRenderedPageBreak/>
              <w:t xml:space="preserve">5    </w:t>
            </w:r>
            <w:r>
              <w:rPr>
                <w:rFonts w:hint="eastAsia"/>
              </w:rPr>
              <w:t xml:space="preserve">    ArrayList&lt;</w:t>
            </w:r>
            <w:r>
              <w:t>String</w:t>
            </w:r>
            <w:r>
              <w:rPr>
                <w:rFonts w:hint="eastAsia"/>
              </w:rPr>
              <w:t>&gt;</w:t>
            </w:r>
            <w:r>
              <w:t xml:space="preserve"> copy=(ArrayList&lt;String&gt;)sub.clone();</w:t>
            </w:r>
          </w:p>
          <w:p w14:paraId="26BF1AA2" w14:textId="77777777" w:rsidR="00917A69" w:rsidRDefault="00917A69" w:rsidP="00917A69">
            <w:pPr>
              <w:pStyle w:val="07415"/>
              <w:ind w:firstLine="0"/>
            </w:pPr>
            <w:r>
              <w:t>6        res.add(copy);</w:t>
            </w:r>
          </w:p>
          <w:p w14:paraId="0C6D7A0B" w14:textId="77777777" w:rsidR="00917A69" w:rsidRDefault="00917A69" w:rsidP="00917A69">
            <w:pPr>
              <w:pStyle w:val="07415"/>
              <w:ind w:firstLine="0"/>
            </w:pPr>
            <w:r>
              <w:t>7        return;</w:t>
            </w:r>
          </w:p>
          <w:p w14:paraId="5EEFAC85" w14:textId="77777777" w:rsidR="00917A69" w:rsidRDefault="00917A69" w:rsidP="00917A69">
            <w:pPr>
              <w:pStyle w:val="07415"/>
              <w:ind w:firstLine="0"/>
            </w:pPr>
            <w:r>
              <w:t>8    }</w:t>
            </w:r>
          </w:p>
          <w:p w14:paraId="2BBA50D2" w14:textId="77777777" w:rsidR="00917A69" w:rsidRDefault="00917A69" w:rsidP="00917A69">
            <w:pPr>
              <w:pStyle w:val="07415"/>
              <w:ind w:firstLine="0"/>
            </w:pPr>
            <w:r>
              <w:t>9    for(int i=0;i&lt;node.children.size();i++){</w:t>
            </w:r>
          </w:p>
          <w:p w14:paraId="25BB4E59" w14:textId="77777777" w:rsidR="00917A69" w:rsidRDefault="00917A69" w:rsidP="00917A69">
            <w:pPr>
              <w:pStyle w:val="07415"/>
              <w:ind w:firstLine="0"/>
            </w:pPr>
            <w:r>
              <w:t xml:space="preserve">10    </w:t>
            </w:r>
            <w:r>
              <w:rPr>
                <w:rFonts w:hint="eastAsia"/>
              </w:rPr>
              <w:t xml:space="preserve">    </w:t>
            </w:r>
            <w:r>
              <w:t>sub.add(node.children.get(i).cellinfo.value);</w:t>
            </w:r>
          </w:p>
          <w:p w14:paraId="1DB97FCE" w14:textId="77777777" w:rsidR="00917A69" w:rsidRDefault="00917A69" w:rsidP="00917A69">
            <w:pPr>
              <w:pStyle w:val="07415"/>
              <w:ind w:firstLine="0"/>
            </w:pPr>
            <w:r>
              <w:t>11        DFS(node.children.get(i),res,sub);</w:t>
            </w:r>
          </w:p>
          <w:p w14:paraId="7068C2A5" w14:textId="77777777" w:rsidR="00917A69" w:rsidRDefault="00917A69" w:rsidP="00917A69">
            <w:pPr>
              <w:pStyle w:val="07415"/>
              <w:ind w:firstLine="0"/>
            </w:pPr>
            <w:r>
              <w:t>12        sub.remove(sub.size()-1);</w:t>
            </w:r>
          </w:p>
          <w:p w14:paraId="7E0038B6" w14:textId="77777777" w:rsidR="00917A69" w:rsidRPr="001750AB" w:rsidRDefault="00917A69" w:rsidP="00917A69">
            <w:pPr>
              <w:pStyle w:val="07415"/>
              <w:ind w:firstLine="0"/>
            </w:pPr>
            <w:r>
              <w:t>13   }</w:t>
            </w:r>
          </w:p>
          <w:p w14:paraId="698C9939" w14:textId="77777777" w:rsidR="00917A69" w:rsidRDefault="00917A69" w:rsidP="00917A69">
            <w:pPr>
              <w:pStyle w:val="07415"/>
              <w:ind w:firstLine="0"/>
            </w:pPr>
            <w:r>
              <w:t>14}</w:t>
            </w:r>
          </w:p>
        </w:tc>
      </w:tr>
    </w:tbl>
    <w:p w14:paraId="749C248F" w14:textId="77777777" w:rsidR="00A14694" w:rsidRDefault="00A14694" w:rsidP="00917A69">
      <w:pPr>
        <w:pStyle w:val="07415"/>
      </w:pPr>
      <w:r>
        <w:rPr>
          <w:rFonts w:hint="eastAsia"/>
        </w:rPr>
        <w:lastRenderedPageBreak/>
        <w:t>深度</w:t>
      </w:r>
      <w:r>
        <w:t>遍历</w:t>
      </w:r>
      <w:r>
        <w:t>TreeNode</w:t>
      </w:r>
      <w:r>
        <w:rPr>
          <w:rFonts w:hint="eastAsia"/>
        </w:rPr>
        <w:t>的所有</w:t>
      </w:r>
      <w:r>
        <w:t>节点。</w:t>
      </w:r>
      <w:r>
        <w:rPr>
          <w:rFonts w:hint="eastAsia"/>
        </w:rPr>
        <w:t>深度</w:t>
      </w:r>
      <w:r>
        <w:t>遍历过程中只</w:t>
      </w:r>
      <w:r>
        <w:rPr>
          <w:rFonts w:hint="eastAsia"/>
        </w:rPr>
        <w:t>存储树节点</w:t>
      </w:r>
      <w:r>
        <w:t>中的</w:t>
      </w:r>
      <w:r>
        <w:rPr>
          <w:rFonts w:hint="eastAsia"/>
        </w:rPr>
        <w:t>文字</w:t>
      </w:r>
      <w:r>
        <w:t>信息，即</w:t>
      </w:r>
      <w:r>
        <w:t>cellinfo.value</w:t>
      </w:r>
      <w:r>
        <w:rPr>
          <w:rFonts w:hint="eastAsia"/>
        </w:rPr>
        <w:t>，</w:t>
      </w:r>
      <w:r>
        <w:t>将位置</w:t>
      </w:r>
      <w:r>
        <w:rPr>
          <w:rFonts w:hint="eastAsia"/>
        </w:rPr>
        <w:t>信息</w:t>
      </w:r>
      <w:r>
        <w:t>等忽略。</w:t>
      </w:r>
      <w:r>
        <w:rPr>
          <w:rFonts w:hint="eastAsia"/>
        </w:rPr>
        <w:t>最后</w:t>
      </w:r>
      <w:r>
        <w:t>res</w:t>
      </w:r>
      <w:r>
        <w:rPr>
          <w:rFonts w:hint="eastAsia"/>
        </w:rPr>
        <w:t>.size</w:t>
      </w:r>
      <w:r>
        <w:t>()</w:t>
      </w:r>
      <w:r>
        <w:rPr>
          <w:rFonts w:hint="eastAsia"/>
        </w:rPr>
        <w:t>则</w:t>
      </w:r>
      <w:r>
        <w:t>是简化后表格的列数</w:t>
      </w:r>
      <w:r>
        <w:rPr>
          <w:rFonts w:hint="eastAsia"/>
        </w:rPr>
        <w:t>，同时</w:t>
      </w:r>
      <w:r>
        <w:t>每个单元格中存储了不同行的文字信息。</w:t>
      </w:r>
    </w:p>
    <w:p w14:paraId="25337F4E" w14:textId="77777777" w:rsidR="00CD5BF2" w:rsidRDefault="00F6585E" w:rsidP="00F6585E">
      <w:pPr>
        <w:pStyle w:val="3"/>
      </w:pPr>
      <w:bookmarkStart w:id="141" w:name="_Toc406841179"/>
      <w:r>
        <w:rPr>
          <w:rFonts w:hint="eastAsia"/>
        </w:rPr>
        <w:t>表格</w:t>
      </w:r>
      <w:r>
        <w:t>结构类型</w:t>
      </w:r>
      <w:bookmarkEnd w:id="141"/>
    </w:p>
    <w:p w14:paraId="43A7A8D4" w14:textId="77777777" w:rsidR="00214804" w:rsidRDefault="00BF7C9E" w:rsidP="00917A69">
      <w:pPr>
        <w:pStyle w:val="07415"/>
      </w:pPr>
      <w:r>
        <w:rPr>
          <w:rFonts w:hint="eastAsia"/>
        </w:rPr>
        <w:t>在本</w:t>
      </w:r>
      <w:r>
        <w:t>文的第三章已经介绍了表格的九种结构，</w:t>
      </w:r>
      <w:r>
        <w:rPr>
          <w:rFonts w:hint="eastAsia"/>
        </w:rPr>
        <w:t>其中</w:t>
      </w:r>
      <w:r>
        <w:t>涉及到较为复杂的</w:t>
      </w:r>
      <w:r>
        <w:rPr>
          <w:rFonts w:hint="eastAsia"/>
        </w:rPr>
        <w:t>嵌套</w:t>
      </w:r>
      <w:r>
        <w:t>结构。</w:t>
      </w:r>
      <w:r>
        <w:rPr>
          <w:rFonts w:hint="eastAsia"/>
        </w:rPr>
        <w:t>考虑</w:t>
      </w:r>
      <w:r>
        <w:t>到大部分表格都属于非嵌套结构，同时为了简化识别模型，本系统</w:t>
      </w:r>
      <w:r>
        <w:rPr>
          <w:rFonts w:hint="eastAsia"/>
        </w:rPr>
        <w:t>着重</w:t>
      </w:r>
      <w:r>
        <w:t>处理</w:t>
      </w:r>
      <w:r>
        <w:rPr>
          <w:rFonts w:hint="eastAsia"/>
        </w:rPr>
        <w:t>以下三种</w:t>
      </w:r>
      <w:r>
        <w:t>类型的表格结构。</w:t>
      </w:r>
    </w:p>
    <w:p w14:paraId="1204B086" w14:textId="77777777" w:rsidR="00BF7C9E" w:rsidRDefault="00BF7C9E" w:rsidP="00BF7C9E">
      <w:pPr>
        <w:pStyle w:val="07415"/>
        <w:spacing w:line="240" w:lineRule="auto"/>
        <w:ind w:firstLine="0"/>
        <w:jc w:val="center"/>
      </w:pPr>
      <w:r>
        <w:object w:dxaOrig="11491" w:dyaOrig="3180" w14:anchorId="56864180">
          <v:shape id="_x0000_i1050" type="#_x0000_t75" style="width:439.2pt;height:121.2pt" o:ole="">
            <v:imagedata r:id="rId75" o:title=""/>
          </v:shape>
          <o:OLEObject Type="Embed" ProgID="Visio.Drawing.15" ShapeID="_x0000_i1050" DrawAspect="Content" ObjectID="_1571491928" r:id="rId76"/>
        </w:object>
      </w:r>
    </w:p>
    <w:p w14:paraId="58F4C08C" w14:textId="77777777" w:rsidR="004D6D2F" w:rsidRPr="004D6D2F" w:rsidRDefault="004D6D2F" w:rsidP="004D6D2F">
      <w:pPr>
        <w:spacing w:line="360" w:lineRule="auto"/>
        <w:jc w:val="center"/>
        <w:rPr>
          <w:rFonts w:ascii="楷体_GB2312" w:eastAsia="楷体_GB2312"/>
          <w:sz w:val="21"/>
          <w:szCs w:val="21"/>
        </w:rPr>
      </w:pPr>
      <w:r>
        <w:rPr>
          <w:rFonts w:ascii="楷体_GB2312" w:eastAsia="楷体_GB2312" w:hint="eastAsia"/>
          <w:sz w:val="21"/>
          <w:szCs w:val="21"/>
        </w:rPr>
        <w:t>图4</w:t>
      </w:r>
      <w:r w:rsidR="0018280B">
        <w:rPr>
          <w:rFonts w:ascii="楷体_GB2312" w:eastAsia="楷体_GB2312"/>
          <w:sz w:val="21"/>
          <w:szCs w:val="21"/>
        </w:rPr>
        <w:t>-13</w:t>
      </w:r>
      <w:r>
        <w:rPr>
          <w:rFonts w:ascii="楷体_GB2312" w:eastAsia="楷体_GB2312"/>
          <w:sz w:val="21"/>
          <w:szCs w:val="21"/>
        </w:rPr>
        <w:t xml:space="preserve"> </w:t>
      </w:r>
      <w:r w:rsidRPr="004D6D2F">
        <w:rPr>
          <w:rFonts w:ascii="楷体_GB2312" w:eastAsia="楷体_GB2312" w:hint="eastAsia"/>
          <w:sz w:val="21"/>
          <w:szCs w:val="21"/>
        </w:rPr>
        <w:t>三张典型</w:t>
      </w:r>
      <w:r w:rsidRPr="004D6D2F">
        <w:rPr>
          <w:rFonts w:ascii="楷体_GB2312" w:eastAsia="楷体_GB2312"/>
          <w:sz w:val="21"/>
          <w:szCs w:val="21"/>
        </w:rPr>
        <w:t>的</w:t>
      </w:r>
      <w:r w:rsidRPr="004D6D2F">
        <w:rPr>
          <w:rFonts w:ascii="楷体_GB2312" w:eastAsia="楷体_GB2312" w:hint="eastAsia"/>
          <w:sz w:val="21"/>
          <w:szCs w:val="21"/>
        </w:rPr>
        <w:t>表格</w:t>
      </w:r>
      <w:r w:rsidRPr="004D6D2F">
        <w:rPr>
          <w:rFonts w:ascii="楷体_GB2312" w:eastAsia="楷体_GB2312"/>
          <w:sz w:val="21"/>
          <w:szCs w:val="21"/>
        </w:rPr>
        <w:t>结构</w:t>
      </w:r>
    </w:p>
    <w:p w14:paraId="408B99B8" w14:textId="59B439E6" w:rsidR="00BF7C9E" w:rsidRPr="00214804" w:rsidRDefault="009032AD" w:rsidP="00917A69">
      <w:pPr>
        <w:pStyle w:val="07415"/>
      </w:pPr>
      <w:r>
        <w:rPr>
          <w:rFonts w:hint="eastAsia"/>
        </w:rPr>
        <w:t>对于</w:t>
      </w:r>
      <w:r>
        <w:t>a</w:t>
      </w:r>
      <w:r>
        <w:t>类横向展开型表格，所有的属性都几种在表格的第一行。</w:t>
      </w:r>
      <w:r>
        <w:rPr>
          <w:rFonts w:hint="eastAsia"/>
        </w:rPr>
        <w:t>而</w:t>
      </w:r>
      <w:r>
        <w:t>b</w:t>
      </w:r>
      <w:r>
        <w:t>类</w:t>
      </w:r>
      <w:r>
        <w:rPr>
          <w:rFonts w:hint="eastAsia"/>
        </w:rPr>
        <w:t>纵向</w:t>
      </w:r>
      <w:r>
        <w:t>展开型表格属性</w:t>
      </w:r>
      <w:r>
        <w:rPr>
          <w:rFonts w:hint="eastAsia"/>
        </w:rPr>
        <w:t>则</w:t>
      </w:r>
      <w:r>
        <w:t>几种在</w:t>
      </w:r>
      <w:r>
        <w:rPr>
          <w:rFonts w:hint="eastAsia"/>
        </w:rPr>
        <w:t>第一列。</w:t>
      </w:r>
      <w:r>
        <w:t>c</w:t>
      </w:r>
      <w:r>
        <w:rPr>
          <w:rFonts w:hint="eastAsia"/>
        </w:rPr>
        <w:t>类混合</w:t>
      </w:r>
      <w:r>
        <w:t>展开</w:t>
      </w:r>
      <w:r>
        <w:rPr>
          <w:rFonts w:hint="eastAsia"/>
        </w:rPr>
        <w:t>型</w:t>
      </w:r>
      <w:r>
        <w:t>表格最为常见，其第一行和第一列均表示属性，</w:t>
      </w:r>
      <w:r>
        <w:rPr>
          <w:rFonts w:hint="eastAsia"/>
        </w:rPr>
        <w:t>而</w:t>
      </w:r>
      <w:r>
        <w:rPr>
          <w:rFonts w:hint="eastAsia"/>
        </w:rPr>
        <w:t>(</w:t>
      </w:r>
      <w:r>
        <w:t>0,0</w:t>
      </w:r>
      <w:r>
        <w:rPr>
          <w:rFonts w:hint="eastAsia"/>
        </w:rPr>
        <w:t>)</w:t>
      </w:r>
      <w:r>
        <w:rPr>
          <w:rFonts w:hint="eastAsia"/>
        </w:rPr>
        <w:t>单元格</w:t>
      </w:r>
      <w:r>
        <w:t>内容</w:t>
      </w:r>
      <w:r w:rsidR="001D0267">
        <w:rPr>
          <w:rFonts w:hint="eastAsia"/>
        </w:rPr>
        <w:t>往往</w:t>
      </w:r>
      <w:r>
        <w:t>为空。</w:t>
      </w:r>
      <w:r>
        <w:rPr>
          <w:rFonts w:hint="eastAsia"/>
        </w:rPr>
        <w:t>下面</w:t>
      </w:r>
      <w:r>
        <w:t>将着重讲解本系统对以上三类表格</w:t>
      </w:r>
      <w:r>
        <w:rPr>
          <w:rFonts w:hint="eastAsia"/>
        </w:rPr>
        <w:t>识别</w:t>
      </w:r>
      <w:r>
        <w:t>方法。</w:t>
      </w:r>
    </w:p>
    <w:p w14:paraId="46950009" w14:textId="77777777" w:rsidR="00F6585E" w:rsidRDefault="00F6585E" w:rsidP="00F6585E">
      <w:pPr>
        <w:pStyle w:val="3"/>
      </w:pPr>
      <w:bookmarkStart w:id="142" w:name="_Toc406841180"/>
      <w:r>
        <w:rPr>
          <w:rFonts w:hint="eastAsia"/>
        </w:rPr>
        <w:t>表格展开</w:t>
      </w:r>
      <w:r>
        <w:t>方向识别</w:t>
      </w:r>
      <w:bookmarkEnd w:id="142"/>
    </w:p>
    <w:p w14:paraId="5D2F2B17" w14:textId="77777777" w:rsidR="00EA57A4" w:rsidRDefault="00EA57A4" w:rsidP="00917A69">
      <w:pPr>
        <w:pStyle w:val="07415"/>
      </w:pPr>
      <w:r>
        <w:rPr>
          <w:rFonts w:hint="eastAsia"/>
        </w:rPr>
        <w:t>为</w:t>
      </w:r>
      <w:r>
        <w:t>了识别表格的展开特征，本系统</w:t>
      </w:r>
      <w:r w:rsidR="00EB6756">
        <w:rPr>
          <w:rFonts w:hint="eastAsia"/>
        </w:rPr>
        <w:t>首先考虑</w:t>
      </w:r>
      <w:r w:rsidR="00EB6756">
        <w:t>表格的物理特征，如</w:t>
      </w:r>
      <w:r w:rsidR="00EB6756">
        <w:rPr>
          <w:rFonts w:hint="eastAsia"/>
        </w:rPr>
        <w:t>表</w:t>
      </w:r>
      <w:r w:rsidR="00EB6756">
        <w:t>所示，这也是表格最基本也是最重要的特征</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5"/>
        <w:gridCol w:w="766"/>
        <w:gridCol w:w="1812"/>
        <w:gridCol w:w="1812"/>
        <w:gridCol w:w="1812"/>
      </w:tblGrid>
      <w:tr w:rsidR="00EB6756" w14:paraId="7FB47FE5" w14:textId="77777777" w:rsidTr="008E0A8F">
        <w:trPr>
          <w:jc w:val="center"/>
        </w:trPr>
        <w:tc>
          <w:tcPr>
            <w:tcW w:w="1985" w:type="dxa"/>
            <w:shd w:val="clear" w:color="auto" w:fill="auto"/>
          </w:tcPr>
          <w:p w14:paraId="7594F8AE" w14:textId="77777777" w:rsidR="00EB6756" w:rsidRDefault="00EB6756" w:rsidP="00917A69">
            <w:pPr>
              <w:spacing w:line="400" w:lineRule="exact"/>
              <w:jc w:val="center"/>
            </w:pPr>
          </w:p>
        </w:tc>
        <w:tc>
          <w:tcPr>
            <w:tcW w:w="766" w:type="dxa"/>
            <w:shd w:val="clear" w:color="auto" w:fill="auto"/>
          </w:tcPr>
          <w:p w14:paraId="6F15178E" w14:textId="77777777" w:rsidR="00EB6756" w:rsidRDefault="00EB6756" w:rsidP="00917A69">
            <w:pPr>
              <w:spacing w:line="400" w:lineRule="exact"/>
              <w:jc w:val="center"/>
            </w:pPr>
            <w:r>
              <w:rPr>
                <w:rFonts w:hint="eastAsia"/>
              </w:rPr>
              <w:t>情况</w:t>
            </w:r>
          </w:p>
        </w:tc>
        <w:tc>
          <w:tcPr>
            <w:tcW w:w="1812" w:type="dxa"/>
            <w:shd w:val="clear" w:color="auto" w:fill="auto"/>
          </w:tcPr>
          <w:p w14:paraId="1735959B" w14:textId="77777777" w:rsidR="00EB6756" w:rsidRDefault="00EB6756" w:rsidP="00EA66F8">
            <w:pPr>
              <w:spacing w:line="400" w:lineRule="exact"/>
              <w:jc w:val="center"/>
            </w:pPr>
            <w:r>
              <w:rPr>
                <w:rFonts w:hint="eastAsia"/>
              </w:rPr>
              <w:t>首行</w:t>
            </w:r>
            <w:r>
              <w:t>跨列</w:t>
            </w:r>
          </w:p>
        </w:tc>
        <w:tc>
          <w:tcPr>
            <w:tcW w:w="1812" w:type="dxa"/>
            <w:shd w:val="clear" w:color="auto" w:fill="auto"/>
          </w:tcPr>
          <w:p w14:paraId="7DB907E3" w14:textId="77777777" w:rsidR="00EB6756" w:rsidRDefault="00EB6756" w:rsidP="00EA66F8">
            <w:pPr>
              <w:spacing w:line="400" w:lineRule="exact"/>
              <w:jc w:val="center"/>
            </w:pPr>
            <w:r>
              <w:rPr>
                <w:rFonts w:hint="eastAsia"/>
              </w:rPr>
              <w:t>首列</w:t>
            </w:r>
            <w:r>
              <w:t>跨行</w:t>
            </w:r>
          </w:p>
        </w:tc>
        <w:tc>
          <w:tcPr>
            <w:tcW w:w="1812" w:type="dxa"/>
            <w:shd w:val="clear" w:color="auto" w:fill="auto"/>
          </w:tcPr>
          <w:p w14:paraId="3E709297" w14:textId="77777777" w:rsidR="00EB6756" w:rsidRDefault="00EB6756" w:rsidP="00EA66F8">
            <w:pPr>
              <w:spacing w:line="400" w:lineRule="exact"/>
              <w:jc w:val="center"/>
            </w:pPr>
            <w:r>
              <w:rPr>
                <w:rFonts w:hint="eastAsia"/>
              </w:rPr>
              <w:t>判定</w:t>
            </w:r>
          </w:p>
        </w:tc>
      </w:tr>
      <w:tr w:rsidR="00EB6756" w14:paraId="60D0427B" w14:textId="77777777" w:rsidTr="008E0A8F">
        <w:trPr>
          <w:jc w:val="center"/>
        </w:trPr>
        <w:tc>
          <w:tcPr>
            <w:tcW w:w="1985" w:type="dxa"/>
            <w:vMerge w:val="restart"/>
            <w:shd w:val="clear" w:color="auto" w:fill="auto"/>
          </w:tcPr>
          <w:p w14:paraId="4A9B7A9D" w14:textId="77777777" w:rsidR="00EB6756" w:rsidRDefault="00EB6756" w:rsidP="00917A69">
            <w:pPr>
              <w:spacing w:line="400" w:lineRule="exact"/>
            </w:pPr>
            <w:r>
              <w:rPr>
                <w:rFonts w:hint="eastAsia"/>
              </w:rPr>
              <w:t>物理</w:t>
            </w:r>
            <w:r>
              <w:t>结构特征</w:t>
            </w:r>
          </w:p>
        </w:tc>
        <w:tc>
          <w:tcPr>
            <w:tcW w:w="766" w:type="dxa"/>
            <w:shd w:val="clear" w:color="auto" w:fill="auto"/>
          </w:tcPr>
          <w:p w14:paraId="49BBADC7" w14:textId="77777777" w:rsidR="00EB6756" w:rsidRDefault="005268CC" w:rsidP="00917A69">
            <w:pPr>
              <w:spacing w:line="400" w:lineRule="exact"/>
              <w:jc w:val="center"/>
            </w:pPr>
            <w:r>
              <w:rPr>
                <w:rFonts w:hint="eastAsia"/>
              </w:rPr>
              <w:t>1</w:t>
            </w:r>
          </w:p>
        </w:tc>
        <w:tc>
          <w:tcPr>
            <w:tcW w:w="1812" w:type="dxa"/>
            <w:shd w:val="clear" w:color="auto" w:fill="auto"/>
          </w:tcPr>
          <w:p w14:paraId="400695D7" w14:textId="77777777" w:rsidR="00EB6756" w:rsidRDefault="00EB6756" w:rsidP="00F2446B">
            <w:pPr>
              <w:spacing w:line="400" w:lineRule="exact"/>
              <w:jc w:val="center"/>
            </w:pPr>
            <w:r>
              <w:rPr>
                <w:rFonts w:hint="eastAsia"/>
              </w:rPr>
              <w:t>是</w:t>
            </w:r>
          </w:p>
        </w:tc>
        <w:tc>
          <w:tcPr>
            <w:tcW w:w="1812" w:type="dxa"/>
            <w:shd w:val="clear" w:color="auto" w:fill="auto"/>
          </w:tcPr>
          <w:p w14:paraId="57AF3E2F" w14:textId="77777777" w:rsidR="00EB6756" w:rsidRDefault="00EB6756" w:rsidP="00F2446B">
            <w:pPr>
              <w:spacing w:line="400" w:lineRule="exact"/>
              <w:jc w:val="center"/>
            </w:pPr>
            <w:r>
              <w:rPr>
                <w:rFonts w:hint="eastAsia"/>
              </w:rPr>
              <w:t>是</w:t>
            </w:r>
          </w:p>
        </w:tc>
        <w:tc>
          <w:tcPr>
            <w:tcW w:w="1812" w:type="dxa"/>
            <w:shd w:val="clear" w:color="auto" w:fill="auto"/>
          </w:tcPr>
          <w:p w14:paraId="78F16C2F" w14:textId="77777777" w:rsidR="00EB6756" w:rsidRDefault="00EB6756" w:rsidP="00F2446B">
            <w:pPr>
              <w:spacing w:line="400" w:lineRule="exact"/>
              <w:jc w:val="center"/>
            </w:pPr>
            <w:r>
              <w:rPr>
                <w:rFonts w:hint="eastAsia"/>
              </w:rPr>
              <w:t>混合</w:t>
            </w:r>
            <w:r>
              <w:t>展开型</w:t>
            </w:r>
          </w:p>
        </w:tc>
      </w:tr>
      <w:tr w:rsidR="00EB6756" w14:paraId="792CE732" w14:textId="77777777" w:rsidTr="008E0A8F">
        <w:trPr>
          <w:jc w:val="center"/>
        </w:trPr>
        <w:tc>
          <w:tcPr>
            <w:tcW w:w="1985" w:type="dxa"/>
            <w:vMerge/>
            <w:shd w:val="clear" w:color="auto" w:fill="auto"/>
          </w:tcPr>
          <w:p w14:paraId="309348D1" w14:textId="77777777" w:rsidR="00EB6756" w:rsidRDefault="00EB6756" w:rsidP="00917A69">
            <w:pPr>
              <w:spacing w:line="400" w:lineRule="exact"/>
            </w:pPr>
          </w:p>
        </w:tc>
        <w:tc>
          <w:tcPr>
            <w:tcW w:w="766" w:type="dxa"/>
            <w:shd w:val="clear" w:color="auto" w:fill="auto"/>
          </w:tcPr>
          <w:p w14:paraId="1D5D557E" w14:textId="77777777" w:rsidR="00EB6756" w:rsidRDefault="005268CC" w:rsidP="00917A69">
            <w:pPr>
              <w:spacing w:line="400" w:lineRule="exact"/>
              <w:jc w:val="center"/>
            </w:pPr>
            <w:r>
              <w:rPr>
                <w:rFonts w:hint="eastAsia"/>
              </w:rPr>
              <w:t>2</w:t>
            </w:r>
          </w:p>
        </w:tc>
        <w:tc>
          <w:tcPr>
            <w:tcW w:w="1812" w:type="dxa"/>
            <w:shd w:val="clear" w:color="auto" w:fill="auto"/>
          </w:tcPr>
          <w:p w14:paraId="20A574E7" w14:textId="77777777" w:rsidR="00EB6756" w:rsidRDefault="00EB6756" w:rsidP="00F2446B">
            <w:pPr>
              <w:spacing w:line="400" w:lineRule="exact"/>
              <w:jc w:val="center"/>
            </w:pPr>
            <w:r>
              <w:rPr>
                <w:rFonts w:hint="eastAsia"/>
              </w:rPr>
              <w:t>是</w:t>
            </w:r>
          </w:p>
        </w:tc>
        <w:tc>
          <w:tcPr>
            <w:tcW w:w="1812" w:type="dxa"/>
            <w:shd w:val="clear" w:color="auto" w:fill="auto"/>
          </w:tcPr>
          <w:p w14:paraId="06828941" w14:textId="77777777" w:rsidR="00EB6756" w:rsidRDefault="00EB6756" w:rsidP="00F2446B">
            <w:pPr>
              <w:spacing w:line="400" w:lineRule="exact"/>
              <w:jc w:val="center"/>
            </w:pPr>
            <w:r>
              <w:rPr>
                <w:rFonts w:hint="eastAsia"/>
              </w:rPr>
              <w:t>否</w:t>
            </w:r>
          </w:p>
        </w:tc>
        <w:tc>
          <w:tcPr>
            <w:tcW w:w="1812" w:type="dxa"/>
            <w:shd w:val="clear" w:color="auto" w:fill="auto"/>
          </w:tcPr>
          <w:p w14:paraId="58D83317" w14:textId="77777777" w:rsidR="00EB6756" w:rsidRDefault="00EB6756" w:rsidP="00F2446B">
            <w:pPr>
              <w:spacing w:line="400" w:lineRule="exact"/>
              <w:jc w:val="center"/>
            </w:pPr>
            <w:r>
              <w:rPr>
                <w:rFonts w:hint="eastAsia"/>
              </w:rPr>
              <w:t>横向</w:t>
            </w:r>
            <w:r>
              <w:t>或混合</w:t>
            </w:r>
          </w:p>
        </w:tc>
      </w:tr>
      <w:tr w:rsidR="00EB6756" w14:paraId="630B88BC" w14:textId="77777777" w:rsidTr="008E0A8F">
        <w:trPr>
          <w:jc w:val="center"/>
        </w:trPr>
        <w:tc>
          <w:tcPr>
            <w:tcW w:w="1985" w:type="dxa"/>
            <w:vMerge/>
            <w:shd w:val="clear" w:color="auto" w:fill="auto"/>
          </w:tcPr>
          <w:p w14:paraId="4AAE744E" w14:textId="77777777" w:rsidR="00EB6756" w:rsidRDefault="00EB6756" w:rsidP="00917A69">
            <w:pPr>
              <w:spacing w:line="400" w:lineRule="exact"/>
            </w:pPr>
          </w:p>
        </w:tc>
        <w:tc>
          <w:tcPr>
            <w:tcW w:w="766" w:type="dxa"/>
            <w:shd w:val="clear" w:color="auto" w:fill="auto"/>
          </w:tcPr>
          <w:p w14:paraId="21B0BA04" w14:textId="77777777" w:rsidR="00EB6756" w:rsidRDefault="005268CC" w:rsidP="00917A69">
            <w:pPr>
              <w:spacing w:line="400" w:lineRule="exact"/>
              <w:jc w:val="center"/>
            </w:pPr>
            <w:r>
              <w:rPr>
                <w:rFonts w:hint="eastAsia"/>
              </w:rPr>
              <w:t>3</w:t>
            </w:r>
          </w:p>
        </w:tc>
        <w:tc>
          <w:tcPr>
            <w:tcW w:w="1812" w:type="dxa"/>
            <w:shd w:val="clear" w:color="auto" w:fill="auto"/>
          </w:tcPr>
          <w:p w14:paraId="13DCF197" w14:textId="77777777" w:rsidR="00EB6756" w:rsidRDefault="00EB6756" w:rsidP="00F2446B">
            <w:pPr>
              <w:spacing w:line="400" w:lineRule="exact"/>
              <w:jc w:val="center"/>
            </w:pPr>
            <w:r>
              <w:rPr>
                <w:rFonts w:hint="eastAsia"/>
              </w:rPr>
              <w:t>否</w:t>
            </w:r>
          </w:p>
        </w:tc>
        <w:tc>
          <w:tcPr>
            <w:tcW w:w="1812" w:type="dxa"/>
            <w:shd w:val="clear" w:color="auto" w:fill="auto"/>
          </w:tcPr>
          <w:p w14:paraId="1E2CE1EF" w14:textId="77777777" w:rsidR="00EB6756" w:rsidRDefault="00EB6756" w:rsidP="00F2446B">
            <w:pPr>
              <w:spacing w:line="400" w:lineRule="exact"/>
              <w:jc w:val="center"/>
            </w:pPr>
            <w:r>
              <w:rPr>
                <w:rFonts w:hint="eastAsia"/>
              </w:rPr>
              <w:t>是</w:t>
            </w:r>
          </w:p>
        </w:tc>
        <w:tc>
          <w:tcPr>
            <w:tcW w:w="1812" w:type="dxa"/>
            <w:shd w:val="clear" w:color="auto" w:fill="auto"/>
          </w:tcPr>
          <w:p w14:paraId="3AE44A84" w14:textId="77777777" w:rsidR="00EB6756" w:rsidRDefault="00EB6756" w:rsidP="00F2446B">
            <w:pPr>
              <w:spacing w:line="400" w:lineRule="exact"/>
              <w:jc w:val="center"/>
            </w:pPr>
            <w:r>
              <w:rPr>
                <w:rFonts w:hint="eastAsia"/>
              </w:rPr>
              <w:t>纵向</w:t>
            </w:r>
            <w:r>
              <w:t>或混合</w:t>
            </w:r>
          </w:p>
        </w:tc>
      </w:tr>
      <w:tr w:rsidR="00EB6756" w14:paraId="2AD86144" w14:textId="77777777" w:rsidTr="008E0A8F">
        <w:trPr>
          <w:jc w:val="center"/>
        </w:trPr>
        <w:tc>
          <w:tcPr>
            <w:tcW w:w="1985" w:type="dxa"/>
            <w:vMerge/>
            <w:shd w:val="clear" w:color="auto" w:fill="auto"/>
          </w:tcPr>
          <w:p w14:paraId="4C898BE2" w14:textId="77777777" w:rsidR="00EB6756" w:rsidRDefault="00EB6756" w:rsidP="00917A69">
            <w:pPr>
              <w:spacing w:line="400" w:lineRule="exact"/>
            </w:pPr>
          </w:p>
        </w:tc>
        <w:tc>
          <w:tcPr>
            <w:tcW w:w="766" w:type="dxa"/>
            <w:shd w:val="clear" w:color="auto" w:fill="auto"/>
          </w:tcPr>
          <w:p w14:paraId="53C8330B" w14:textId="77777777" w:rsidR="00EB6756" w:rsidRDefault="005268CC" w:rsidP="00917A69">
            <w:pPr>
              <w:spacing w:line="400" w:lineRule="exact"/>
              <w:jc w:val="center"/>
            </w:pPr>
            <w:r>
              <w:rPr>
                <w:rFonts w:hint="eastAsia"/>
              </w:rPr>
              <w:t>4</w:t>
            </w:r>
          </w:p>
        </w:tc>
        <w:tc>
          <w:tcPr>
            <w:tcW w:w="1812" w:type="dxa"/>
            <w:shd w:val="clear" w:color="auto" w:fill="auto"/>
          </w:tcPr>
          <w:p w14:paraId="425B13F3" w14:textId="77777777" w:rsidR="00EB6756" w:rsidRDefault="00EB6756" w:rsidP="00F2446B">
            <w:pPr>
              <w:spacing w:line="400" w:lineRule="exact"/>
              <w:jc w:val="center"/>
            </w:pPr>
            <w:r>
              <w:rPr>
                <w:rFonts w:hint="eastAsia"/>
              </w:rPr>
              <w:t>否</w:t>
            </w:r>
          </w:p>
        </w:tc>
        <w:tc>
          <w:tcPr>
            <w:tcW w:w="1812" w:type="dxa"/>
            <w:shd w:val="clear" w:color="auto" w:fill="auto"/>
          </w:tcPr>
          <w:p w14:paraId="3B191AC8" w14:textId="77777777" w:rsidR="00EB6756" w:rsidRDefault="00EB6756" w:rsidP="00F2446B">
            <w:pPr>
              <w:spacing w:line="400" w:lineRule="exact"/>
              <w:jc w:val="center"/>
            </w:pPr>
            <w:r>
              <w:rPr>
                <w:rFonts w:hint="eastAsia"/>
              </w:rPr>
              <w:t>否</w:t>
            </w:r>
          </w:p>
        </w:tc>
        <w:tc>
          <w:tcPr>
            <w:tcW w:w="1812" w:type="dxa"/>
            <w:shd w:val="clear" w:color="auto" w:fill="auto"/>
          </w:tcPr>
          <w:p w14:paraId="4D254BC3" w14:textId="77777777" w:rsidR="00EB6756" w:rsidRDefault="00EB6756" w:rsidP="00F2446B">
            <w:pPr>
              <w:spacing w:line="400" w:lineRule="exact"/>
              <w:jc w:val="center"/>
            </w:pPr>
            <w:r>
              <w:rPr>
                <w:rFonts w:hint="eastAsia"/>
              </w:rPr>
              <w:t>待</w:t>
            </w:r>
            <w:r>
              <w:t>判定</w:t>
            </w:r>
          </w:p>
        </w:tc>
      </w:tr>
    </w:tbl>
    <w:p w14:paraId="4A1836FC" w14:textId="77777777" w:rsidR="004E330B" w:rsidRPr="004E330B" w:rsidRDefault="004E330B" w:rsidP="004E330B">
      <w:pPr>
        <w:spacing w:line="360" w:lineRule="auto"/>
        <w:jc w:val="center"/>
        <w:rPr>
          <w:rFonts w:ascii="楷体_GB2312" w:eastAsia="楷体_GB2312"/>
          <w:sz w:val="21"/>
          <w:szCs w:val="21"/>
        </w:rPr>
      </w:pPr>
      <w:r w:rsidRPr="004E330B">
        <w:rPr>
          <w:rFonts w:ascii="楷体_GB2312" w:eastAsia="楷体_GB2312" w:hint="eastAsia"/>
          <w:sz w:val="21"/>
          <w:szCs w:val="21"/>
        </w:rPr>
        <w:t>表4</w:t>
      </w:r>
      <w:r w:rsidRPr="004E330B">
        <w:rPr>
          <w:rFonts w:ascii="楷体_GB2312" w:eastAsia="楷体_GB2312"/>
          <w:sz w:val="21"/>
          <w:szCs w:val="21"/>
        </w:rPr>
        <w:t xml:space="preserve">-1 </w:t>
      </w:r>
      <w:r w:rsidRPr="004E330B">
        <w:rPr>
          <w:rFonts w:ascii="楷体_GB2312" w:eastAsia="楷体_GB2312" w:hint="eastAsia"/>
          <w:sz w:val="21"/>
          <w:szCs w:val="21"/>
        </w:rPr>
        <w:t>表格物理</w:t>
      </w:r>
      <w:r w:rsidRPr="004E330B">
        <w:rPr>
          <w:rFonts w:ascii="楷体_GB2312" w:eastAsia="楷体_GB2312"/>
          <w:sz w:val="21"/>
          <w:szCs w:val="21"/>
        </w:rPr>
        <w:t>特征</w:t>
      </w:r>
      <w:r w:rsidRPr="004E330B">
        <w:rPr>
          <w:rFonts w:ascii="楷体_GB2312" w:eastAsia="楷体_GB2312" w:hint="eastAsia"/>
          <w:sz w:val="21"/>
          <w:szCs w:val="21"/>
        </w:rPr>
        <w:t>与</w:t>
      </w:r>
      <w:r w:rsidRPr="004E330B">
        <w:rPr>
          <w:rFonts w:ascii="楷体_GB2312" w:eastAsia="楷体_GB2312"/>
          <w:sz w:val="21"/>
          <w:szCs w:val="21"/>
        </w:rPr>
        <w:t>表格结构关系表</w:t>
      </w:r>
    </w:p>
    <w:p w14:paraId="1E022DC0" w14:textId="77777777" w:rsidR="005268CC" w:rsidRDefault="00EB6756" w:rsidP="00917A69">
      <w:pPr>
        <w:spacing w:line="400" w:lineRule="atLeast"/>
        <w:ind w:firstLine="420"/>
        <w:jc w:val="left"/>
      </w:pPr>
      <w:r>
        <w:rPr>
          <w:rFonts w:hint="eastAsia"/>
        </w:rPr>
        <w:t>通过</w:t>
      </w:r>
      <w:r>
        <w:t>判定跨行</w:t>
      </w:r>
      <w:r>
        <w:rPr>
          <w:rFonts w:hint="eastAsia"/>
        </w:rPr>
        <w:t>或</w:t>
      </w:r>
      <w:r>
        <w:t>跨</w:t>
      </w:r>
      <w:r>
        <w:rPr>
          <w:rFonts w:hint="eastAsia"/>
        </w:rPr>
        <w:t>列</w:t>
      </w:r>
      <w:r>
        <w:t>的情况可以对表格的基本结构进行初步的判定，</w:t>
      </w:r>
      <w:r w:rsidR="005268CC">
        <w:rPr>
          <w:rFonts w:hint="eastAsia"/>
        </w:rPr>
        <w:t>对于</w:t>
      </w:r>
      <w:r w:rsidR="005268CC">
        <w:t>情况</w:t>
      </w:r>
      <w:r w:rsidR="005268CC">
        <w:rPr>
          <w:rFonts w:hint="eastAsia"/>
        </w:rPr>
        <w:t>1</w:t>
      </w:r>
      <w:r w:rsidR="005268CC">
        <w:rPr>
          <w:rFonts w:hint="eastAsia"/>
        </w:rPr>
        <w:t>已经</w:t>
      </w:r>
      <w:r w:rsidR="005268CC">
        <w:t>可以确定其类型，则无需进行后续的判定。对于情况</w:t>
      </w:r>
      <w:r w:rsidR="005268CC">
        <w:rPr>
          <w:rFonts w:hint="eastAsia"/>
        </w:rPr>
        <w:t>2,3</w:t>
      </w:r>
      <w:r w:rsidR="005268CC">
        <w:rPr>
          <w:rFonts w:hint="eastAsia"/>
        </w:rPr>
        <w:t>，已经</w:t>
      </w:r>
      <w:r w:rsidR="005268CC">
        <w:t>可以确定其横向</w:t>
      </w:r>
      <w:r w:rsidR="005268CC">
        <w:rPr>
          <w:rFonts w:hint="eastAsia"/>
        </w:rPr>
        <w:t>（</w:t>
      </w:r>
      <w:r w:rsidR="005268CC">
        <w:t>纵向</w:t>
      </w:r>
      <w:r w:rsidR="005268CC">
        <w:rPr>
          <w:rFonts w:hint="eastAsia"/>
        </w:rPr>
        <w:t>）</w:t>
      </w:r>
      <w:r w:rsidR="005268CC">
        <w:t>的特征，需要</w:t>
      </w:r>
      <w:r w:rsidR="005268CC">
        <w:rPr>
          <w:rFonts w:hint="eastAsia"/>
        </w:rPr>
        <w:t>进一步</w:t>
      </w:r>
      <w:r w:rsidR="005268CC">
        <w:t>确定其</w:t>
      </w:r>
      <w:r w:rsidR="005268CC">
        <w:rPr>
          <w:rFonts w:hint="eastAsia"/>
        </w:rPr>
        <w:t>纵向（横向</w:t>
      </w:r>
      <w:r w:rsidR="005268CC">
        <w:t>）</w:t>
      </w:r>
      <w:r w:rsidR="005268CC">
        <w:rPr>
          <w:rFonts w:hint="eastAsia"/>
        </w:rPr>
        <w:t>特征</w:t>
      </w:r>
      <w:r w:rsidR="005268CC">
        <w:t>。情况</w:t>
      </w:r>
      <w:r w:rsidR="005268CC">
        <w:rPr>
          <w:rFonts w:hint="eastAsia"/>
        </w:rPr>
        <w:t>4</w:t>
      </w:r>
      <w:r w:rsidR="005268CC">
        <w:rPr>
          <w:rFonts w:hint="eastAsia"/>
        </w:rPr>
        <w:t>的</w:t>
      </w:r>
      <w:r w:rsidR="005268CC">
        <w:t>表格属于简单表，</w:t>
      </w:r>
      <w:r w:rsidR="005268CC">
        <w:rPr>
          <w:rFonts w:hint="eastAsia"/>
        </w:rPr>
        <w:t>则</w:t>
      </w:r>
      <w:r w:rsidR="005268CC">
        <w:t>需要</w:t>
      </w:r>
      <w:r w:rsidR="005268CC">
        <w:rPr>
          <w:rFonts w:hint="eastAsia"/>
        </w:rPr>
        <w:t>从</w:t>
      </w:r>
      <w:r w:rsidR="005268CC">
        <w:t>内容上</w:t>
      </w:r>
      <w:r w:rsidR="005268CC">
        <w:rPr>
          <w:rFonts w:hint="eastAsia"/>
        </w:rPr>
        <w:t>对</w:t>
      </w:r>
      <w:r w:rsidR="005268CC">
        <w:t>其横向和纵向</w:t>
      </w:r>
      <w:r w:rsidR="005268CC">
        <w:rPr>
          <w:rFonts w:hint="eastAsia"/>
        </w:rPr>
        <w:t>特征</w:t>
      </w:r>
      <w:r w:rsidR="005268CC">
        <w:t>进行判定。</w:t>
      </w:r>
      <w:r w:rsidR="005268CC">
        <w:rPr>
          <w:rFonts w:hint="eastAsia"/>
        </w:rPr>
        <w:t>本系统</w:t>
      </w:r>
      <w:r w:rsidR="005268CC">
        <w:t>主要考虑的表格</w:t>
      </w:r>
      <w:r w:rsidR="005268CC">
        <w:rPr>
          <w:rFonts w:hint="eastAsia"/>
        </w:rPr>
        <w:t>内容</w:t>
      </w:r>
      <w:r w:rsidR="005268CC">
        <w:t>特征</w:t>
      </w:r>
      <w:r w:rsidR="005268CC">
        <w:rPr>
          <w:rFonts w:hint="eastAsia"/>
        </w:rPr>
        <w:t>如下</w:t>
      </w:r>
      <w:r w:rsidR="005268CC">
        <w:t>表所示：</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21"/>
        <w:gridCol w:w="707"/>
        <w:gridCol w:w="733"/>
        <w:gridCol w:w="4926"/>
      </w:tblGrid>
      <w:tr w:rsidR="00A14694" w14:paraId="50A012AF" w14:textId="77777777" w:rsidTr="008E0A8F">
        <w:trPr>
          <w:jc w:val="center"/>
        </w:trPr>
        <w:tc>
          <w:tcPr>
            <w:tcW w:w="1821" w:type="dxa"/>
            <w:shd w:val="clear" w:color="auto" w:fill="auto"/>
          </w:tcPr>
          <w:p w14:paraId="54A1EE2C" w14:textId="77777777" w:rsidR="00A14694" w:rsidRDefault="00A14694" w:rsidP="00917A69">
            <w:pPr>
              <w:spacing w:line="400" w:lineRule="exact"/>
              <w:jc w:val="center"/>
            </w:pPr>
          </w:p>
        </w:tc>
        <w:tc>
          <w:tcPr>
            <w:tcW w:w="707" w:type="dxa"/>
            <w:shd w:val="clear" w:color="auto" w:fill="auto"/>
          </w:tcPr>
          <w:p w14:paraId="633AFC80" w14:textId="77777777" w:rsidR="00A14694" w:rsidRDefault="00A14694" w:rsidP="00917A69">
            <w:pPr>
              <w:spacing w:line="400" w:lineRule="exact"/>
              <w:jc w:val="center"/>
            </w:pPr>
          </w:p>
        </w:tc>
        <w:tc>
          <w:tcPr>
            <w:tcW w:w="733" w:type="dxa"/>
            <w:shd w:val="clear" w:color="auto" w:fill="auto"/>
          </w:tcPr>
          <w:p w14:paraId="68F5B7A1" w14:textId="77777777" w:rsidR="00A14694" w:rsidRDefault="00A14694" w:rsidP="00917A69">
            <w:pPr>
              <w:spacing w:line="400" w:lineRule="exact"/>
              <w:jc w:val="center"/>
            </w:pPr>
            <w:r>
              <w:rPr>
                <w:rFonts w:hint="eastAsia"/>
              </w:rPr>
              <w:t>情况</w:t>
            </w:r>
          </w:p>
        </w:tc>
        <w:tc>
          <w:tcPr>
            <w:tcW w:w="4926" w:type="dxa"/>
            <w:shd w:val="clear" w:color="auto" w:fill="auto"/>
          </w:tcPr>
          <w:p w14:paraId="3592825E" w14:textId="77777777" w:rsidR="00A14694" w:rsidRDefault="00A14694" w:rsidP="00917A69">
            <w:pPr>
              <w:spacing w:line="400" w:lineRule="exact"/>
              <w:jc w:val="center"/>
            </w:pPr>
            <w:r>
              <w:rPr>
                <w:rFonts w:hint="eastAsia"/>
              </w:rPr>
              <w:t>说明</w:t>
            </w:r>
          </w:p>
        </w:tc>
      </w:tr>
      <w:tr w:rsidR="00136CD0" w14:paraId="13D041EB" w14:textId="77777777" w:rsidTr="008E0A8F">
        <w:trPr>
          <w:jc w:val="center"/>
        </w:trPr>
        <w:tc>
          <w:tcPr>
            <w:tcW w:w="1821" w:type="dxa"/>
            <w:vMerge w:val="restart"/>
            <w:shd w:val="clear" w:color="auto" w:fill="auto"/>
          </w:tcPr>
          <w:p w14:paraId="27F9A8CE" w14:textId="77777777" w:rsidR="00136CD0" w:rsidRDefault="00136CD0" w:rsidP="00917A69">
            <w:pPr>
              <w:spacing w:line="400" w:lineRule="exact"/>
            </w:pPr>
            <w:r>
              <w:rPr>
                <w:rFonts w:hint="eastAsia"/>
              </w:rPr>
              <w:t>表格</w:t>
            </w:r>
            <w:r>
              <w:t>内容特征</w:t>
            </w:r>
          </w:p>
        </w:tc>
        <w:tc>
          <w:tcPr>
            <w:tcW w:w="707" w:type="dxa"/>
            <w:vMerge w:val="restart"/>
            <w:shd w:val="clear" w:color="auto" w:fill="auto"/>
          </w:tcPr>
          <w:p w14:paraId="2FCDA986" w14:textId="77777777" w:rsidR="00136CD0" w:rsidRPr="00F409BA" w:rsidRDefault="00136CD0" w:rsidP="00917A69">
            <w:pPr>
              <w:spacing w:line="400" w:lineRule="exact"/>
              <w:jc w:val="center"/>
            </w:pPr>
            <w:r w:rsidRPr="00F409BA">
              <w:rPr>
                <w:rFonts w:hint="eastAsia"/>
              </w:rPr>
              <w:t>内</w:t>
            </w:r>
          </w:p>
          <w:p w14:paraId="7FED467A" w14:textId="77777777" w:rsidR="00136CD0" w:rsidRDefault="00136CD0" w:rsidP="00917A69">
            <w:pPr>
              <w:spacing w:line="400" w:lineRule="exact"/>
              <w:jc w:val="center"/>
            </w:pPr>
            <w:r w:rsidRPr="00F409BA">
              <w:rPr>
                <w:rFonts w:hint="eastAsia"/>
              </w:rPr>
              <w:t>容</w:t>
            </w:r>
          </w:p>
        </w:tc>
        <w:tc>
          <w:tcPr>
            <w:tcW w:w="733" w:type="dxa"/>
            <w:shd w:val="clear" w:color="auto" w:fill="auto"/>
          </w:tcPr>
          <w:p w14:paraId="4CB5BD7E" w14:textId="77777777" w:rsidR="00136CD0" w:rsidRDefault="00136CD0" w:rsidP="00917A69">
            <w:pPr>
              <w:spacing w:line="400" w:lineRule="exact"/>
              <w:jc w:val="center"/>
            </w:pPr>
            <w:r>
              <w:t>1</w:t>
            </w:r>
          </w:p>
        </w:tc>
        <w:tc>
          <w:tcPr>
            <w:tcW w:w="4926" w:type="dxa"/>
            <w:shd w:val="clear" w:color="auto" w:fill="auto"/>
          </w:tcPr>
          <w:p w14:paraId="73335852" w14:textId="77777777" w:rsidR="00136CD0" w:rsidRDefault="00136CD0" w:rsidP="00F2446B">
            <w:pPr>
              <w:spacing w:line="400" w:lineRule="exact"/>
              <w:jc w:val="center"/>
            </w:pPr>
            <w:r>
              <w:rPr>
                <w:rFonts w:hint="eastAsia"/>
              </w:rPr>
              <w:t>首行特殊</w:t>
            </w:r>
            <w:r>
              <w:t>领域词语占单元格比率</w:t>
            </w:r>
          </w:p>
        </w:tc>
      </w:tr>
      <w:tr w:rsidR="00136CD0" w14:paraId="431F00FC" w14:textId="77777777" w:rsidTr="008E0A8F">
        <w:trPr>
          <w:trHeight w:val="253"/>
          <w:jc w:val="center"/>
        </w:trPr>
        <w:tc>
          <w:tcPr>
            <w:tcW w:w="1821" w:type="dxa"/>
            <w:vMerge/>
            <w:shd w:val="clear" w:color="auto" w:fill="auto"/>
          </w:tcPr>
          <w:p w14:paraId="377D9F3A" w14:textId="77777777" w:rsidR="00136CD0" w:rsidRDefault="00136CD0" w:rsidP="00917A69">
            <w:pPr>
              <w:spacing w:line="400" w:lineRule="exact"/>
            </w:pPr>
          </w:p>
        </w:tc>
        <w:tc>
          <w:tcPr>
            <w:tcW w:w="707" w:type="dxa"/>
            <w:vMerge/>
            <w:shd w:val="clear" w:color="auto" w:fill="auto"/>
          </w:tcPr>
          <w:p w14:paraId="69523927" w14:textId="77777777" w:rsidR="00136CD0" w:rsidRDefault="00136CD0" w:rsidP="00917A69">
            <w:pPr>
              <w:spacing w:line="400" w:lineRule="exact"/>
              <w:jc w:val="center"/>
            </w:pPr>
          </w:p>
        </w:tc>
        <w:tc>
          <w:tcPr>
            <w:tcW w:w="733" w:type="dxa"/>
            <w:shd w:val="clear" w:color="auto" w:fill="auto"/>
          </w:tcPr>
          <w:p w14:paraId="12677925" w14:textId="77777777" w:rsidR="00136CD0" w:rsidRDefault="00136CD0" w:rsidP="00917A69">
            <w:pPr>
              <w:spacing w:line="400" w:lineRule="exact"/>
              <w:jc w:val="center"/>
            </w:pPr>
            <w:r>
              <w:t>2</w:t>
            </w:r>
          </w:p>
        </w:tc>
        <w:tc>
          <w:tcPr>
            <w:tcW w:w="4926" w:type="dxa"/>
            <w:shd w:val="clear" w:color="auto" w:fill="auto"/>
          </w:tcPr>
          <w:p w14:paraId="269F2A1A" w14:textId="77777777" w:rsidR="00136CD0" w:rsidRDefault="00136CD0" w:rsidP="00F2446B">
            <w:pPr>
              <w:spacing w:line="400" w:lineRule="exact"/>
              <w:jc w:val="center"/>
            </w:pPr>
            <w:r>
              <w:rPr>
                <w:rFonts w:hint="eastAsia"/>
              </w:rPr>
              <w:t>首列</w:t>
            </w:r>
            <w:r>
              <w:t>特殊领域词语占单元格比率</w:t>
            </w:r>
          </w:p>
        </w:tc>
      </w:tr>
      <w:tr w:rsidR="00331993" w14:paraId="1627DB72" w14:textId="77777777" w:rsidTr="008E0A8F">
        <w:trPr>
          <w:trHeight w:val="498"/>
          <w:jc w:val="center"/>
        </w:trPr>
        <w:tc>
          <w:tcPr>
            <w:tcW w:w="1821" w:type="dxa"/>
            <w:vMerge/>
            <w:shd w:val="clear" w:color="auto" w:fill="auto"/>
          </w:tcPr>
          <w:p w14:paraId="17759FB6" w14:textId="77777777" w:rsidR="00331993" w:rsidRDefault="00331993" w:rsidP="00917A69">
            <w:pPr>
              <w:spacing w:line="400" w:lineRule="exact"/>
            </w:pPr>
          </w:p>
        </w:tc>
        <w:tc>
          <w:tcPr>
            <w:tcW w:w="707" w:type="dxa"/>
            <w:vMerge w:val="restart"/>
            <w:shd w:val="clear" w:color="auto" w:fill="auto"/>
          </w:tcPr>
          <w:p w14:paraId="167CCCA1" w14:textId="77777777" w:rsidR="00331993" w:rsidRDefault="00331993" w:rsidP="00917A69">
            <w:pPr>
              <w:spacing w:line="400" w:lineRule="exact"/>
              <w:jc w:val="center"/>
            </w:pPr>
            <w:r>
              <w:rPr>
                <w:rFonts w:hint="eastAsia"/>
              </w:rPr>
              <w:t>行列</w:t>
            </w:r>
          </w:p>
          <w:p w14:paraId="4CC30937" w14:textId="77777777" w:rsidR="00331993" w:rsidRDefault="00331993" w:rsidP="00917A69">
            <w:pPr>
              <w:spacing w:line="400" w:lineRule="exact"/>
              <w:jc w:val="center"/>
            </w:pPr>
            <w:r>
              <w:rPr>
                <w:rFonts w:hint="eastAsia"/>
              </w:rPr>
              <w:t>相似</w:t>
            </w:r>
          </w:p>
          <w:p w14:paraId="71455CD1" w14:textId="77777777" w:rsidR="00331993" w:rsidRDefault="00331993" w:rsidP="00917A69">
            <w:pPr>
              <w:spacing w:line="400" w:lineRule="exact"/>
              <w:jc w:val="center"/>
            </w:pPr>
            <w:r>
              <w:rPr>
                <w:rFonts w:hint="eastAsia"/>
              </w:rPr>
              <w:t>度</w:t>
            </w:r>
          </w:p>
        </w:tc>
        <w:tc>
          <w:tcPr>
            <w:tcW w:w="733" w:type="dxa"/>
            <w:shd w:val="clear" w:color="auto" w:fill="auto"/>
          </w:tcPr>
          <w:p w14:paraId="0D06B5F7" w14:textId="77777777" w:rsidR="00331993" w:rsidRDefault="00331993" w:rsidP="00917A69">
            <w:pPr>
              <w:spacing w:line="400" w:lineRule="exact"/>
              <w:jc w:val="center"/>
            </w:pPr>
            <w:r>
              <w:t>3</w:t>
            </w:r>
          </w:p>
        </w:tc>
        <w:tc>
          <w:tcPr>
            <w:tcW w:w="4926" w:type="dxa"/>
            <w:shd w:val="clear" w:color="auto" w:fill="auto"/>
          </w:tcPr>
          <w:p w14:paraId="557F77E8" w14:textId="77777777" w:rsidR="00331993" w:rsidRDefault="00331993" w:rsidP="00F2446B">
            <w:pPr>
              <w:spacing w:line="400" w:lineRule="exact"/>
              <w:jc w:val="center"/>
            </w:pPr>
            <w:r>
              <w:rPr>
                <w:rFonts w:hint="eastAsia"/>
              </w:rPr>
              <w:t>首行</w:t>
            </w:r>
            <w:r>
              <w:t>外其他行的平均长度标准差</w:t>
            </w:r>
          </w:p>
        </w:tc>
      </w:tr>
      <w:tr w:rsidR="00136CD0" w14:paraId="5A26D4CD" w14:textId="77777777" w:rsidTr="008E0A8F">
        <w:trPr>
          <w:trHeight w:val="281"/>
          <w:jc w:val="center"/>
        </w:trPr>
        <w:tc>
          <w:tcPr>
            <w:tcW w:w="1821" w:type="dxa"/>
            <w:vMerge/>
            <w:shd w:val="clear" w:color="auto" w:fill="auto"/>
          </w:tcPr>
          <w:p w14:paraId="121A67ED" w14:textId="77777777" w:rsidR="00136CD0" w:rsidRPr="00A14694" w:rsidRDefault="00136CD0" w:rsidP="00917A69">
            <w:pPr>
              <w:spacing w:line="400" w:lineRule="exact"/>
            </w:pPr>
          </w:p>
        </w:tc>
        <w:tc>
          <w:tcPr>
            <w:tcW w:w="707" w:type="dxa"/>
            <w:vMerge/>
            <w:shd w:val="clear" w:color="auto" w:fill="auto"/>
          </w:tcPr>
          <w:p w14:paraId="1A11BBD4" w14:textId="77777777" w:rsidR="00136CD0" w:rsidRDefault="00136CD0" w:rsidP="00917A69">
            <w:pPr>
              <w:spacing w:line="400" w:lineRule="exact"/>
              <w:jc w:val="center"/>
            </w:pPr>
          </w:p>
        </w:tc>
        <w:tc>
          <w:tcPr>
            <w:tcW w:w="733" w:type="dxa"/>
            <w:shd w:val="clear" w:color="auto" w:fill="auto"/>
          </w:tcPr>
          <w:p w14:paraId="355F677E" w14:textId="77777777" w:rsidR="00136CD0" w:rsidRDefault="00136CD0" w:rsidP="00917A69">
            <w:pPr>
              <w:spacing w:line="400" w:lineRule="exact"/>
              <w:jc w:val="center"/>
            </w:pPr>
            <w:r>
              <w:t>4</w:t>
            </w:r>
          </w:p>
        </w:tc>
        <w:tc>
          <w:tcPr>
            <w:tcW w:w="4926" w:type="dxa"/>
            <w:shd w:val="clear" w:color="auto" w:fill="auto"/>
          </w:tcPr>
          <w:p w14:paraId="28121E72" w14:textId="77777777" w:rsidR="00136CD0" w:rsidRDefault="00136CD0" w:rsidP="00F2446B">
            <w:pPr>
              <w:spacing w:line="400" w:lineRule="exact"/>
              <w:jc w:val="center"/>
            </w:pPr>
            <w:r>
              <w:rPr>
                <w:rFonts w:hint="eastAsia"/>
              </w:rPr>
              <w:t>首列</w:t>
            </w:r>
            <w:r>
              <w:t>外其他列的平均长度标准差</w:t>
            </w:r>
          </w:p>
        </w:tc>
      </w:tr>
    </w:tbl>
    <w:p w14:paraId="1EBEB110" w14:textId="77777777" w:rsidR="004E330B" w:rsidRPr="004E330B" w:rsidRDefault="00F409BA" w:rsidP="004E330B">
      <w:pPr>
        <w:spacing w:line="360" w:lineRule="auto"/>
        <w:jc w:val="center"/>
        <w:rPr>
          <w:rFonts w:ascii="楷体_GB2312" w:eastAsia="楷体_GB2312"/>
          <w:sz w:val="21"/>
          <w:szCs w:val="21"/>
        </w:rPr>
      </w:pPr>
      <w:r>
        <w:tab/>
      </w:r>
      <w:r w:rsidR="004E330B" w:rsidRPr="004E330B">
        <w:rPr>
          <w:rFonts w:ascii="楷体_GB2312" w:eastAsia="楷体_GB2312" w:hint="eastAsia"/>
          <w:sz w:val="21"/>
          <w:szCs w:val="21"/>
        </w:rPr>
        <w:t>表4</w:t>
      </w:r>
      <w:r w:rsidR="004E330B" w:rsidRPr="004E330B">
        <w:rPr>
          <w:rFonts w:ascii="楷体_GB2312" w:eastAsia="楷体_GB2312"/>
          <w:sz w:val="21"/>
          <w:szCs w:val="21"/>
        </w:rPr>
        <w:t>-</w:t>
      </w:r>
      <w:r w:rsidR="004E330B">
        <w:rPr>
          <w:rFonts w:ascii="楷体_GB2312" w:eastAsia="楷体_GB2312"/>
          <w:sz w:val="21"/>
          <w:szCs w:val="21"/>
        </w:rPr>
        <w:t>2</w:t>
      </w:r>
      <w:r w:rsidR="004E330B" w:rsidRPr="004E330B">
        <w:rPr>
          <w:rFonts w:ascii="楷体_GB2312" w:eastAsia="楷体_GB2312"/>
          <w:sz w:val="21"/>
          <w:szCs w:val="21"/>
        </w:rPr>
        <w:t xml:space="preserve"> </w:t>
      </w:r>
      <w:r w:rsidR="004E330B" w:rsidRPr="004E330B">
        <w:rPr>
          <w:rFonts w:ascii="楷体_GB2312" w:eastAsia="楷体_GB2312" w:hint="eastAsia"/>
          <w:sz w:val="21"/>
          <w:szCs w:val="21"/>
        </w:rPr>
        <w:t>表格</w:t>
      </w:r>
      <w:r w:rsidR="004E330B">
        <w:rPr>
          <w:rFonts w:ascii="楷体_GB2312" w:eastAsia="楷体_GB2312" w:hint="eastAsia"/>
          <w:sz w:val="21"/>
          <w:szCs w:val="21"/>
        </w:rPr>
        <w:t>内容</w:t>
      </w:r>
      <w:r w:rsidR="004E330B" w:rsidRPr="004E330B">
        <w:rPr>
          <w:rFonts w:ascii="楷体_GB2312" w:eastAsia="楷体_GB2312"/>
          <w:sz w:val="21"/>
          <w:szCs w:val="21"/>
        </w:rPr>
        <w:t>特征</w:t>
      </w:r>
      <w:r w:rsidR="004E330B" w:rsidRPr="004E330B">
        <w:rPr>
          <w:rFonts w:ascii="楷体_GB2312" w:eastAsia="楷体_GB2312" w:hint="eastAsia"/>
          <w:sz w:val="21"/>
          <w:szCs w:val="21"/>
        </w:rPr>
        <w:t>与</w:t>
      </w:r>
      <w:r w:rsidR="004E330B" w:rsidRPr="004E330B">
        <w:rPr>
          <w:rFonts w:ascii="楷体_GB2312" w:eastAsia="楷体_GB2312"/>
          <w:sz w:val="21"/>
          <w:szCs w:val="21"/>
        </w:rPr>
        <w:t>表格结构关系表</w:t>
      </w:r>
    </w:p>
    <w:p w14:paraId="149B7E91" w14:textId="77777777" w:rsidR="005268CC" w:rsidRPr="005268CC" w:rsidRDefault="00F409BA" w:rsidP="00917A69">
      <w:pPr>
        <w:spacing w:line="400" w:lineRule="exact"/>
        <w:ind w:firstLine="420"/>
      </w:pPr>
      <w:r>
        <w:rPr>
          <w:rFonts w:hint="eastAsia"/>
        </w:rPr>
        <w:t>采用</w:t>
      </w:r>
      <w:r>
        <w:t>打分判决</w:t>
      </w:r>
      <w:r>
        <w:rPr>
          <w:rFonts w:hint="eastAsia"/>
        </w:rPr>
        <w:t>思想</w:t>
      </w:r>
      <w:r>
        <w:t>，从内容和行列相似度上分别进行打分，</w:t>
      </w:r>
      <w:r>
        <w:rPr>
          <w:rFonts w:hint="eastAsia"/>
        </w:rPr>
        <w:t>最后</w:t>
      </w:r>
      <w:r>
        <w:t>总分的计算按如下公式：</w:t>
      </w:r>
    </w:p>
    <w:p w14:paraId="2C534CA8" w14:textId="77777777" w:rsidR="0097307D" w:rsidRPr="0097307D" w:rsidRDefault="00C26EB2" w:rsidP="00917A69">
      <w:pPr>
        <w:spacing w:line="400" w:lineRule="exact"/>
        <w:ind w:firstLine="420"/>
        <w:jc w:val="center"/>
      </w:pPr>
      <m:oMathPara>
        <m:oMath>
          <m:sSub>
            <m:sSubPr>
              <m:ctrlPr>
                <w:rPr>
                  <w:rFonts w:ascii="Cambria Math" w:hAnsi="Cambria Math"/>
                </w:rPr>
              </m:ctrlPr>
            </m:sSubPr>
            <m:e>
              <m:r>
                <w:rPr>
                  <w:rFonts w:ascii="Cambria Math" w:hAnsi="Cambria Math"/>
                </w:rPr>
                <m:t>T</m:t>
              </m:r>
            </m:e>
            <m:sub>
              <m:r>
                <w:rPr>
                  <w:rFonts w:ascii="Cambria Math" w:hAnsi="Cambria Math"/>
                </w:rPr>
                <m:t>raw</m:t>
              </m:r>
            </m:sub>
          </m:sSub>
          <m:r>
            <w:rPr>
              <w:rFonts w:ascii="Cambria Math" w:hAnsi="Cambria Math"/>
            </w:rPr>
            <m:t>=β*</m:t>
          </m:r>
          <m:sSub>
            <m:sSubPr>
              <m:ctrlPr>
                <w:rPr>
                  <w:rFonts w:ascii="Cambria Math" w:hAnsi="Cambria Math"/>
                  <w:i/>
                </w:rPr>
              </m:ctrlPr>
            </m:sSubPr>
            <m:e>
              <m:r>
                <w:rPr>
                  <w:rFonts w:ascii="Cambria Math" w:hAnsi="Cambria Math"/>
                </w:rPr>
                <m:t>A</m:t>
              </m:r>
            </m:e>
            <m:sub>
              <m:r>
                <w:rPr>
                  <w:rFonts w:ascii="Cambria Math" w:hAnsi="Cambria Math"/>
                </w:rPr>
                <m:t>raw</m:t>
              </m:r>
            </m:sub>
          </m:sSub>
          <m:r>
            <w:rPr>
              <w:rFonts w:ascii="Cambria Math" w:hAnsi="Cambria Math"/>
            </w:rPr>
            <m:t>+</m:t>
          </m:r>
          <m:d>
            <m:dPr>
              <m:ctrlPr>
                <w:rPr>
                  <w:rFonts w:ascii="Cambria Math" w:hAnsi="Cambria Math"/>
                  <w:i/>
                </w:rPr>
              </m:ctrlPr>
            </m:dPr>
            <m:e>
              <m:r>
                <w:rPr>
                  <w:rFonts w:ascii="Cambria Math" w:hAnsi="Cambria Math"/>
                </w:rPr>
                <m:t>1-β</m:t>
              </m:r>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raw</m:t>
              </m:r>
            </m:sub>
          </m:sSub>
        </m:oMath>
      </m:oMathPara>
    </w:p>
    <w:p w14:paraId="12B0838E" w14:textId="77777777" w:rsidR="0097307D" w:rsidRPr="0097307D" w:rsidRDefault="00C26EB2" w:rsidP="00917A69">
      <w:pPr>
        <w:spacing w:line="400" w:lineRule="exact"/>
        <w:ind w:firstLine="420"/>
        <w:jc w:val="center"/>
      </w:pPr>
      <m:oMathPara>
        <m:oMath>
          <m:sSub>
            <m:sSubPr>
              <m:ctrlPr>
                <w:rPr>
                  <w:rFonts w:ascii="Cambria Math" w:hAnsi="Cambria Math"/>
                </w:rPr>
              </m:ctrlPr>
            </m:sSubPr>
            <m:e>
              <m:r>
                <w:rPr>
                  <w:rFonts w:ascii="Cambria Math" w:hAnsi="Cambria Math"/>
                </w:rPr>
                <m:t>T</m:t>
              </m:r>
            </m:e>
            <m:sub>
              <m:r>
                <w:rPr>
                  <w:rFonts w:ascii="Cambria Math" w:hAnsi="Cambria Math"/>
                </w:rPr>
                <m:t>col</m:t>
              </m:r>
            </m:sub>
          </m:sSub>
          <m:r>
            <w:rPr>
              <w:rFonts w:ascii="Cambria Math" w:hAnsi="Cambria Math"/>
            </w:rPr>
            <m:t>=β*</m:t>
          </m:r>
          <m:sSub>
            <m:sSubPr>
              <m:ctrlPr>
                <w:rPr>
                  <w:rFonts w:ascii="Cambria Math" w:hAnsi="Cambria Math"/>
                  <w:i/>
                </w:rPr>
              </m:ctrlPr>
            </m:sSubPr>
            <m:e>
              <m:r>
                <w:rPr>
                  <w:rFonts w:ascii="Cambria Math" w:hAnsi="Cambria Math"/>
                </w:rPr>
                <m:t>A</m:t>
              </m:r>
            </m:e>
            <m:sub>
              <m:r>
                <w:rPr>
                  <w:rFonts w:ascii="Cambria Math" w:hAnsi="Cambria Math"/>
                </w:rPr>
                <m:t>col</m:t>
              </m:r>
            </m:sub>
          </m:sSub>
          <m:r>
            <w:rPr>
              <w:rFonts w:ascii="Cambria Math" w:hAnsi="Cambria Math"/>
            </w:rPr>
            <m:t>+</m:t>
          </m:r>
          <m:d>
            <m:dPr>
              <m:ctrlPr>
                <w:rPr>
                  <w:rFonts w:ascii="Cambria Math" w:hAnsi="Cambria Math"/>
                  <w:i/>
                </w:rPr>
              </m:ctrlPr>
            </m:dPr>
            <m:e>
              <m:r>
                <w:rPr>
                  <w:rFonts w:ascii="Cambria Math" w:hAnsi="Cambria Math"/>
                </w:rPr>
                <m:t>1-β</m:t>
              </m:r>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col</m:t>
              </m:r>
            </m:sub>
          </m:sSub>
        </m:oMath>
      </m:oMathPara>
    </w:p>
    <w:p w14:paraId="18B38CBF" w14:textId="77777777" w:rsidR="0097307D" w:rsidRPr="0097307D" w:rsidRDefault="0097307D" w:rsidP="00917A69">
      <w:pPr>
        <w:spacing w:line="400" w:lineRule="exact"/>
        <w:ind w:firstLine="420"/>
        <w:jc w:val="center"/>
      </w:pPr>
      <m:oMathPara>
        <m:oMath>
          <m:r>
            <m:rPr>
              <m:sty m:val="p"/>
            </m:rPr>
            <w:rPr>
              <w:rFonts w:ascii="Cambria Math" w:hAnsi="Cambria Math"/>
            </w:rPr>
            <m:t>Type</m:t>
          </m:r>
          <m:r>
            <m:rPr>
              <m:sty m:val="p"/>
            </m:rPr>
            <w:rPr>
              <w:rFonts w:ascii="Cambria Math" w:hAnsi="Cambria Math"/>
            </w:rPr>
            <w:sym w:font="Wingdings" w:char="F0DF"/>
          </m:r>
          <m:r>
            <m:rPr>
              <m:sty m:val="p"/>
            </m:rPr>
            <w:rPr>
              <w:rFonts w:ascii="Cambria Math" w:hAnsi="Cambria Math"/>
            </w:rPr>
            <m:t>Max</m:t>
          </m:r>
          <m:d>
            <m:dPr>
              <m:begChr m:val="{"/>
              <m:endChr m:val="}"/>
              <m:ctrlPr>
                <w:rPr>
                  <w:rFonts w:ascii="Cambria Math" w:hAnsi="Cambria Math"/>
                </w:rPr>
              </m:ctrlPr>
            </m:dPr>
            <m:e>
              <m:sSub>
                <m:sSubPr>
                  <m:ctrlPr>
                    <w:rPr>
                      <w:rFonts w:ascii="Cambria Math" w:hAnsi="Cambria Math"/>
                      <w:i/>
                    </w:rPr>
                  </m:ctrlPr>
                </m:sSubPr>
                <m:e>
                  <m:r>
                    <w:rPr>
                      <w:rFonts w:ascii="Cambria Math" w:hAnsi="Cambria Math"/>
                    </w:rPr>
                    <m:t>T</m:t>
                  </m:r>
                </m:e>
                <m:sub>
                  <m:r>
                    <w:rPr>
                      <w:rFonts w:ascii="Cambria Math" w:hAnsi="Cambria Math"/>
                    </w:rPr>
                    <m:t>raw</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col</m:t>
                  </m:r>
                </m:sub>
              </m:sSub>
            </m:e>
          </m:d>
        </m:oMath>
      </m:oMathPara>
    </w:p>
    <w:p w14:paraId="3B2B2AAB" w14:textId="77777777" w:rsidR="009032AD" w:rsidRDefault="005676F1" w:rsidP="00917A69">
      <w:pPr>
        <w:spacing w:line="400" w:lineRule="exact"/>
        <w:ind w:firstLine="420"/>
      </w:pPr>
      <w:r>
        <w:rPr>
          <w:rFonts w:hint="eastAsia"/>
        </w:rPr>
        <w:t>其中</w:t>
      </w:r>
      <w:r>
        <w:t>A</w:t>
      </w:r>
      <w:r>
        <w:t>表示基于文字内容的得分，</w:t>
      </w:r>
      <w:r>
        <w:t>S</w:t>
      </w:r>
      <w:r>
        <w:t>表示</w:t>
      </w:r>
      <w:r w:rsidR="00955375">
        <w:rPr>
          <w:rFonts w:hint="eastAsia"/>
        </w:rPr>
        <w:t>行列相似度</w:t>
      </w:r>
      <w:r w:rsidR="00955375">
        <w:t>上的</w:t>
      </w:r>
      <w:r>
        <w:t>得分，</w:t>
      </w:r>
      <w:r>
        <w:t>T</w:t>
      </w:r>
      <w:r>
        <w:t>表示总得分情况。</w:t>
      </w:r>
      <w:r w:rsidR="003D1951">
        <w:t>r</w:t>
      </w:r>
      <w:r w:rsidR="003D1951">
        <w:rPr>
          <w:rFonts w:hint="eastAsia"/>
        </w:rPr>
        <w:t>aw</w:t>
      </w:r>
      <w:r w:rsidR="003D1951">
        <w:t>,col,raw_col</w:t>
      </w:r>
      <w:r w:rsidR="003D1951">
        <w:rPr>
          <w:rFonts w:hint="eastAsia"/>
        </w:rPr>
        <w:t>表示</w:t>
      </w:r>
      <w:r w:rsidR="00F409BA">
        <w:t>打分的</w:t>
      </w:r>
      <w:r w:rsidR="00F409BA">
        <w:rPr>
          <w:rFonts w:hint="eastAsia"/>
        </w:rPr>
        <w:t>两</w:t>
      </w:r>
      <w:r w:rsidR="003D1951">
        <w:t>个维度，</w:t>
      </w:r>
      <w:r w:rsidR="003D1951">
        <w:sym w:font="Symbol" w:char="F062"/>
      </w:r>
      <w:r w:rsidR="003D1951">
        <w:rPr>
          <w:rFonts w:hint="eastAsia"/>
        </w:rPr>
        <w:t>是</w:t>
      </w:r>
      <w:r w:rsidR="003D1951">
        <w:t>可调节的</w:t>
      </w:r>
      <w:r w:rsidR="003D1951">
        <w:rPr>
          <w:rFonts w:hint="eastAsia"/>
        </w:rPr>
        <w:t>阈值</w:t>
      </w:r>
      <w:r w:rsidR="003D1951">
        <w:t>，用于调节文字</w:t>
      </w:r>
      <w:r w:rsidR="003D1951">
        <w:rPr>
          <w:rFonts w:hint="eastAsia"/>
        </w:rPr>
        <w:t>A</w:t>
      </w:r>
      <w:r w:rsidR="003D1951">
        <w:t>和</w:t>
      </w:r>
      <w:r w:rsidR="003D1951">
        <w:t>S</w:t>
      </w:r>
      <w:r w:rsidR="003D1951">
        <w:t>对最后结果</w:t>
      </w:r>
      <w:r w:rsidR="003D1951">
        <w:rPr>
          <w:rFonts w:hint="eastAsia"/>
        </w:rPr>
        <w:t>影响</w:t>
      </w:r>
      <w:r w:rsidR="003D1951">
        <w:t>权值</w:t>
      </w:r>
      <w:r w:rsidR="003D1951">
        <w:rPr>
          <w:rFonts w:hint="eastAsia"/>
        </w:rPr>
        <w:t>。</w:t>
      </w:r>
      <w:r w:rsidR="003D1951">
        <w:t>当</w:t>
      </w:r>
      <w:r w:rsidR="003D1951">
        <w:rPr>
          <w:rFonts w:hint="eastAsia"/>
        </w:rPr>
        <w:t>待</w:t>
      </w:r>
      <w:r w:rsidR="003D1951">
        <w:t>分析的表格属于某</w:t>
      </w:r>
      <w:r w:rsidR="003D1951">
        <w:rPr>
          <w:rFonts w:hint="eastAsia"/>
        </w:rPr>
        <w:t>个</w:t>
      </w:r>
      <w:r w:rsidR="003D1951">
        <w:t>特定</w:t>
      </w:r>
      <w:r w:rsidR="003D1951">
        <w:rPr>
          <w:rFonts w:hint="eastAsia"/>
        </w:rPr>
        <w:t>领域</w:t>
      </w:r>
      <w:r w:rsidR="003D1951">
        <w:t>时，则</w:t>
      </w:r>
      <w:r w:rsidR="003D1951">
        <w:rPr>
          <w:rFonts w:hint="eastAsia"/>
        </w:rPr>
        <w:t>提高</w:t>
      </w:r>
      <w:r w:rsidR="003D1951">
        <w:t>A</w:t>
      </w:r>
      <w:r w:rsidR="003D1951">
        <w:t>的比例有助于提高结果的准确性，反之则</w:t>
      </w:r>
      <w:r w:rsidR="003D1951">
        <w:rPr>
          <w:rFonts w:hint="eastAsia"/>
        </w:rPr>
        <w:t>将</w:t>
      </w:r>
      <w:r w:rsidR="003D1951">
        <w:t>表格当</w:t>
      </w:r>
      <w:r w:rsidR="003D1951">
        <w:rPr>
          <w:rFonts w:hint="eastAsia"/>
        </w:rPr>
        <w:t>作</w:t>
      </w:r>
      <w:r w:rsidR="003D1951">
        <w:t>普通</w:t>
      </w:r>
      <w:r w:rsidR="003D1951">
        <w:rPr>
          <w:rFonts w:hint="eastAsia"/>
        </w:rPr>
        <w:t>情况</w:t>
      </w:r>
      <w:r w:rsidR="003D1951">
        <w:t>处理，加大文字长度的影响权值。</w:t>
      </w:r>
      <w:r w:rsidR="003D1951">
        <w:rPr>
          <w:rFonts w:hint="eastAsia"/>
        </w:rPr>
        <w:t>表格</w:t>
      </w:r>
      <w:r w:rsidR="003D1951">
        <w:t>的最终类型</w:t>
      </w:r>
      <w:r w:rsidR="003D1951">
        <w:rPr>
          <w:rFonts w:hint="eastAsia"/>
        </w:rPr>
        <w:t>与</w:t>
      </w:r>
      <w:r w:rsidR="003D1951">
        <w:t>三维度中得分最高</w:t>
      </w:r>
      <w:r w:rsidR="003D1951">
        <w:rPr>
          <w:rFonts w:hint="eastAsia"/>
        </w:rPr>
        <w:t>的</w:t>
      </w:r>
      <w:r w:rsidR="003D1951">
        <w:t>维度</w:t>
      </w:r>
      <w:r w:rsidR="003D1951">
        <w:rPr>
          <w:rFonts w:hint="eastAsia"/>
        </w:rPr>
        <w:t>保持</w:t>
      </w:r>
      <w:r w:rsidR="003D1951">
        <w:t>一致。</w:t>
      </w:r>
      <w:r w:rsidR="00955375">
        <w:rPr>
          <w:rFonts w:hint="eastAsia"/>
        </w:rPr>
        <w:t>如果</w:t>
      </w:r>
      <w:r w:rsidR="00955375">
        <w:t>表格在</w:t>
      </w:r>
      <w:r w:rsidR="00955375">
        <w:t>raw</w:t>
      </w:r>
      <w:r w:rsidR="00955375">
        <w:t>和</w:t>
      </w:r>
      <w:r w:rsidR="00955375">
        <w:t>col</w:t>
      </w:r>
      <w:r w:rsidR="00955375">
        <w:t>上的打分差异不大，则归为</w:t>
      </w:r>
      <w:r w:rsidR="00955375">
        <w:rPr>
          <w:rFonts w:hint="eastAsia"/>
        </w:rPr>
        <w:t>混合</w:t>
      </w:r>
      <w:r w:rsidR="00955375">
        <w:t>展开型表格。</w:t>
      </w:r>
      <w:r w:rsidR="00F409BA">
        <w:rPr>
          <w:rFonts w:hint="eastAsia"/>
        </w:rPr>
        <w:t>下面</w:t>
      </w:r>
      <w:r w:rsidR="00F409BA">
        <w:t>分别介绍</w:t>
      </w:r>
      <w:r w:rsidR="00F409BA">
        <w:t>A</w:t>
      </w:r>
      <w:r w:rsidR="00F409BA">
        <w:t>和</w:t>
      </w:r>
      <w:r w:rsidR="00F409BA">
        <w:t>S</w:t>
      </w:r>
      <w:r w:rsidR="00F409BA">
        <w:t>的打分规则。</w:t>
      </w:r>
    </w:p>
    <w:p w14:paraId="0210AD34" w14:textId="77777777" w:rsidR="003D1951" w:rsidRDefault="003D1951" w:rsidP="00C44F6F">
      <w:pPr>
        <w:numPr>
          <w:ilvl w:val="0"/>
          <w:numId w:val="15"/>
        </w:numPr>
        <w:rPr>
          <w:b/>
        </w:rPr>
      </w:pPr>
      <w:r w:rsidRPr="003D1951">
        <w:rPr>
          <w:rFonts w:hint="eastAsia"/>
          <w:b/>
        </w:rPr>
        <w:t>基于</w:t>
      </w:r>
      <w:r w:rsidRPr="003D1951">
        <w:rPr>
          <w:b/>
        </w:rPr>
        <w:t>单元格内容的打分</w:t>
      </w:r>
      <w:r w:rsidRPr="003D1951">
        <w:rPr>
          <w:rFonts w:hint="eastAsia"/>
          <w:b/>
        </w:rPr>
        <w:t>规则</w:t>
      </w:r>
    </w:p>
    <w:p w14:paraId="54D15784" w14:textId="77777777" w:rsidR="003D1951" w:rsidRDefault="006C5AED" w:rsidP="00917A69">
      <w:pPr>
        <w:spacing w:line="400" w:lineRule="exact"/>
        <w:ind w:firstLine="420"/>
      </w:pPr>
      <w:r>
        <w:rPr>
          <w:rFonts w:hint="eastAsia"/>
        </w:rPr>
        <w:t>此</w:t>
      </w:r>
      <w:r>
        <w:t>规则主要适用于表格</w:t>
      </w:r>
      <w:r>
        <w:rPr>
          <w:rFonts w:hint="eastAsia"/>
        </w:rPr>
        <w:t>所属</w:t>
      </w:r>
      <w:r>
        <w:t>领域</w:t>
      </w:r>
      <w:r>
        <w:rPr>
          <w:rFonts w:hint="eastAsia"/>
        </w:rPr>
        <w:t>已知</w:t>
      </w:r>
      <w:r>
        <w:t>的情况，对于该类表格，其属性值往往是</w:t>
      </w:r>
      <w:r>
        <w:rPr>
          <w:rFonts w:hint="eastAsia"/>
        </w:rPr>
        <w:t>固定</w:t>
      </w:r>
      <w:r>
        <w:t>。</w:t>
      </w:r>
      <w:r>
        <w:rPr>
          <w:rFonts w:hint="eastAsia"/>
        </w:rPr>
        <w:t>因此</w:t>
      </w:r>
      <w:r>
        <w:t>可以通过</w:t>
      </w:r>
      <w:r>
        <w:rPr>
          <w:rFonts w:hint="eastAsia"/>
        </w:rPr>
        <w:t>首行</w:t>
      </w:r>
      <w:r>
        <w:t>，首列中特定属性值的占比来</w:t>
      </w:r>
      <w:r>
        <w:rPr>
          <w:rFonts w:hint="eastAsia"/>
        </w:rPr>
        <w:t>判定</w:t>
      </w:r>
      <w:r>
        <w:t>表格的类型。例如</w:t>
      </w:r>
      <w:r>
        <w:rPr>
          <w:rFonts w:hint="eastAsia"/>
        </w:rPr>
        <w:t>财务</w:t>
      </w:r>
      <w:r>
        <w:t>三大报表中固有属性值往往包括（</w:t>
      </w:r>
      <w:r>
        <w:rPr>
          <w:rFonts w:hint="eastAsia"/>
        </w:rPr>
        <w:t>流动</w:t>
      </w:r>
      <w:r>
        <w:t>资产，</w:t>
      </w:r>
      <w:r>
        <w:rPr>
          <w:rFonts w:hint="eastAsia"/>
        </w:rPr>
        <w:t>非</w:t>
      </w:r>
      <w:r>
        <w:t>流动资产，</w:t>
      </w:r>
      <w:r>
        <w:rPr>
          <w:rFonts w:hint="eastAsia"/>
        </w:rPr>
        <w:t>资产</w:t>
      </w:r>
      <w:r>
        <w:t>总计，应付票据，</w:t>
      </w:r>
      <w:r>
        <w:rPr>
          <w:rFonts w:hint="eastAsia"/>
        </w:rPr>
        <w:t>流动</w:t>
      </w:r>
      <w:r>
        <w:t>负债，</w:t>
      </w:r>
      <w:r>
        <w:rPr>
          <w:rFonts w:hint="eastAsia"/>
        </w:rPr>
        <w:t>所有</w:t>
      </w:r>
      <w:r>
        <w:t>者权益）</w:t>
      </w:r>
      <w:r>
        <w:rPr>
          <w:rFonts w:hint="eastAsia"/>
        </w:rPr>
        <w:t>等</w:t>
      </w:r>
      <w:r>
        <w:t>关键属性。因此</w:t>
      </w:r>
      <w:r>
        <w:rPr>
          <w:rFonts w:hint="eastAsia"/>
        </w:rPr>
        <w:t>可以</w:t>
      </w:r>
      <w:r>
        <w:t>根据该类属性词建立属性词典。然后</w:t>
      </w:r>
      <w:r>
        <w:rPr>
          <w:rFonts w:hint="eastAsia"/>
        </w:rPr>
        <w:t>对</w:t>
      </w:r>
      <w:r>
        <w:t>表格</w:t>
      </w:r>
      <w:r>
        <w:lastRenderedPageBreak/>
        <w:t>首行和首列的</w:t>
      </w:r>
      <w:r>
        <w:rPr>
          <w:rFonts w:hint="eastAsia"/>
        </w:rPr>
        <w:t>内容</w:t>
      </w:r>
      <w:r>
        <w:t>进行分词，统计关键属性词占比最终确定表格的展开类型。基本</w:t>
      </w:r>
      <w:r>
        <w:rPr>
          <w:rFonts w:hint="eastAsia"/>
        </w:rPr>
        <w:t>流程</w:t>
      </w:r>
      <w:r>
        <w:t>如下图所示：</w:t>
      </w:r>
    </w:p>
    <w:p w14:paraId="7E17428F" w14:textId="77777777" w:rsidR="006C5AED" w:rsidRDefault="00871CCA" w:rsidP="00871CCA">
      <w:pPr>
        <w:jc w:val="center"/>
      </w:pPr>
      <w:r>
        <w:object w:dxaOrig="11370" w:dyaOrig="4530" w14:anchorId="778BA6FC">
          <v:shape id="_x0000_i1051" type="#_x0000_t75" style="width:438.6pt;height:174.6pt" o:ole="">
            <v:imagedata r:id="rId77" o:title=""/>
          </v:shape>
          <o:OLEObject Type="Embed" ProgID="Visio.Drawing.15" ShapeID="_x0000_i1051" DrawAspect="Content" ObjectID="_1571491929" r:id="rId78"/>
        </w:object>
      </w:r>
    </w:p>
    <w:p w14:paraId="5D617676" w14:textId="77777777" w:rsidR="004E330B" w:rsidRDefault="003D7F48" w:rsidP="003D7F48">
      <w:pPr>
        <w:spacing w:line="360" w:lineRule="auto"/>
        <w:jc w:val="center"/>
        <w:rPr>
          <w:rFonts w:ascii="楷体_GB2312" w:eastAsia="楷体_GB2312"/>
          <w:sz w:val="21"/>
          <w:szCs w:val="21"/>
        </w:rPr>
      </w:pPr>
      <w:r w:rsidRPr="003D7F48">
        <w:rPr>
          <w:rFonts w:ascii="楷体_GB2312" w:eastAsia="楷体_GB2312" w:hint="eastAsia"/>
          <w:sz w:val="21"/>
          <w:szCs w:val="21"/>
        </w:rPr>
        <w:t>图4</w:t>
      </w:r>
      <w:r w:rsidR="0018280B">
        <w:rPr>
          <w:rFonts w:ascii="楷体_GB2312" w:eastAsia="楷体_GB2312"/>
          <w:sz w:val="21"/>
          <w:szCs w:val="21"/>
        </w:rPr>
        <w:t>-14</w:t>
      </w:r>
      <w:r w:rsidRPr="003D7F48">
        <w:rPr>
          <w:rFonts w:ascii="楷体_GB2312" w:eastAsia="楷体_GB2312"/>
          <w:sz w:val="21"/>
          <w:szCs w:val="21"/>
        </w:rPr>
        <w:t xml:space="preserve"> </w:t>
      </w:r>
      <w:r w:rsidRPr="003D7F48">
        <w:rPr>
          <w:rFonts w:ascii="楷体_GB2312" w:eastAsia="楷体_GB2312" w:hint="eastAsia"/>
          <w:sz w:val="21"/>
          <w:szCs w:val="21"/>
        </w:rPr>
        <w:t>基于</w:t>
      </w:r>
      <w:r w:rsidRPr="003D7F48">
        <w:rPr>
          <w:rFonts w:ascii="楷体_GB2312" w:eastAsia="楷体_GB2312"/>
          <w:sz w:val="21"/>
          <w:szCs w:val="21"/>
        </w:rPr>
        <w:t>内容的展开方式识别</w:t>
      </w:r>
      <w:r w:rsidRPr="003D7F48">
        <w:rPr>
          <w:rFonts w:ascii="楷体_GB2312" w:eastAsia="楷体_GB2312" w:hint="eastAsia"/>
          <w:sz w:val="21"/>
          <w:szCs w:val="21"/>
        </w:rPr>
        <w:t>流程</w:t>
      </w:r>
    </w:p>
    <w:p w14:paraId="7F0A7949" w14:textId="77777777" w:rsidR="000F46AF" w:rsidRPr="00917A69" w:rsidRDefault="000F46AF" w:rsidP="00917A69">
      <w:pPr>
        <w:spacing w:line="400" w:lineRule="exact"/>
        <w:ind w:firstLine="420"/>
      </w:pPr>
      <w:r w:rsidRPr="000F46AF">
        <w:rPr>
          <w:rFonts w:hint="eastAsia"/>
        </w:rPr>
        <w:t>基于</w:t>
      </w:r>
      <w:r w:rsidRPr="000F46AF">
        <w:t>内容</w:t>
      </w:r>
      <w:r>
        <w:rPr>
          <w:rFonts w:hint="eastAsia"/>
        </w:rPr>
        <w:t>的表格</w:t>
      </w:r>
      <w:r>
        <w:t>格式识别具有较高的准确率，但由于需要建立个性化的</w:t>
      </w:r>
      <w:r>
        <w:rPr>
          <w:rFonts w:hint="eastAsia"/>
        </w:rPr>
        <w:t>匹配</w:t>
      </w:r>
      <w:r>
        <w:t>属性词典，因此普遍适用性较差。</w:t>
      </w:r>
      <w:r>
        <w:rPr>
          <w:rFonts w:hint="eastAsia"/>
        </w:rPr>
        <w:t>处理</w:t>
      </w:r>
      <w:r>
        <w:t>流程的关键是分词以及属性词典的匹配。</w:t>
      </w:r>
      <w:r>
        <w:rPr>
          <w:rFonts w:hint="eastAsia"/>
        </w:rPr>
        <w:t>对于</w:t>
      </w:r>
      <w:r>
        <w:t>每个单元格内的文本内容进行分词，</w:t>
      </w:r>
      <w:r>
        <w:rPr>
          <w:rFonts w:hint="eastAsia"/>
        </w:rPr>
        <w:t>记录</w:t>
      </w:r>
      <w:r>
        <w:t>各个单元格中匹配的词语数量。最后</w:t>
      </w:r>
      <w:r>
        <w:rPr>
          <w:rFonts w:hint="eastAsia"/>
        </w:rPr>
        <w:t>使用</w:t>
      </w:r>
      <w:r>
        <w:t>P1</w:t>
      </w:r>
      <w:r>
        <w:rPr>
          <w:rFonts w:hint="eastAsia"/>
        </w:rPr>
        <w:t>和</w:t>
      </w:r>
      <w:r>
        <w:t>P2</w:t>
      </w:r>
      <w:r>
        <w:t>分别</w:t>
      </w:r>
      <w:r>
        <w:rPr>
          <w:rFonts w:hint="eastAsia"/>
        </w:rPr>
        <w:t>记录</w:t>
      </w:r>
      <w:r>
        <w:t>行列中匹配属性的概率。通过</w:t>
      </w:r>
      <w:r>
        <w:rPr>
          <w:rFonts w:hint="eastAsia"/>
        </w:rPr>
        <w:t>比较</w:t>
      </w:r>
      <w:r>
        <w:t>P1</w:t>
      </w:r>
      <w:r>
        <w:rPr>
          <w:rFonts w:hint="eastAsia"/>
        </w:rPr>
        <w:t>和</w:t>
      </w:r>
      <w:r>
        <w:t>P2</w:t>
      </w:r>
      <w:r>
        <w:rPr>
          <w:rFonts w:hint="eastAsia"/>
        </w:rPr>
        <w:t>大小</w:t>
      </w:r>
      <w:r>
        <w:t>来确定行列展开情况。如果</w:t>
      </w:r>
      <w:r>
        <w:rPr>
          <w:rFonts w:hint="eastAsia"/>
        </w:rPr>
        <w:t>P</w:t>
      </w:r>
      <w:r>
        <w:t>1</w:t>
      </w:r>
      <w:r>
        <w:rPr>
          <w:rFonts w:hint="eastAsia"/>
        </w:rPr>
        <w:t>和</w:t>
      </w:r>
      <w:r>
        <w:t>P2</w:t>
      </w:r>
      <w:r>
        <w:t>匹配概率基本相同，则判定为混合型展开。</w:t>
      </w:r>
    </w:p>
    <w:p w14:paraId="4FDBDF5A" w14:textId="77777777" w:rsidR="003D1951" w:rsidRDefault="003D1951" w:rsidP="00C44F6F">
      <w:pPr>
        <w:numPr>
          <w:ilvl w:val="0"/>
          <w:numId w:val="15"/>
        </w:numPr>
        <w:rPr>
          <w:b/>
        </w:rPr>
      </w:pPr>
      <w:r w:rsidRPr="003D1951">
        <w:rPr>
          <w:rFonts w:hint="eastAsia"/>
          <w:b/>
        </w:rPr>
        <w:t>基于</w:t>
      </w:r>
      <w:r w:rsidR="00136CD0">
        <w:rPr>
          <w:rFonts w:hint="eastAsia"/>
          <w:b/>
        </w:rPr>
        <w:t>行列</w:t>
      </w:r>
      <w:r w:rsidR="00136CD0">
        <w:rPr>
          <w:b/>
        </w:rPr>
        <w:t>相似度</w:t>
      </w:r>
      <w:r w:rsidRPr="003D1951">
        <w:rPr>
          <w:rFonts w:hint="eastAsia"/>
          <w:b/>
        </w:rPr>
        <w:t>的</w:t>
      </w:r>
      <w:r w:rsidRPr="003D1951">
        <w:rPr>
          <w:b/>
        </w:rPr>
        <w:t>打分规则</w:t>
      </w:r>
    </w:p>
    <w:p w14:paraId="41146706" w14:textId="77777777" w:rsidR="00C674F2" w:rsidRDefault="00C674F2" w:rsidP="00917A69">
      <w:pPr>
        <w:spacing w:line="400" w:lineRule="exact"/>
        <w:ind w:firstLine="420"/>
      </w:pPr>
      <w:r>
        <w:rPr>
          <w:rFonts w:hint="eastAsia"/>
        </w:rPr>
        <w:t>除了</w:t>
      </w:r>
      <w:r>
        <w:t>从单元格内容进行判定以外更普遍的方式是根据表格行列</w:t>
      </w:r>
      <w:r>
        <w:rPr>
          <w:rFonts w:hint="eastAsia"/>
        </w:rPr>
        <w:t>方向</w:t>
      </w:r>
      <w:r>
        <w:t>单元格内文字的数量进行判定。通常</w:t>
      </w:r>
      <w:r>
        <w:rPr>
          <w:rFonts w:hint="eastAsia"/>
        </w:rPr>
        <w:t>情况</w:t>
      </w:r>
      <w:r>
        <w:t>下</w:t>
      </w:r>
      <w:r>
        <w:rPr>
          <w:rFonts w:hint="eastAsia"/>
        </w:rPr>
        <w:t>横向</w:t>
      </w:r>
      <w:r>
        <w:t>展开型表格</w:t>
      </w:r>
      <w:r>
        <w:rPr>
          <w:rFonts w:hint="eastAsia"/>
        </w:rPr>
        <w:t>各个</w:t>
      </w:r>
      <w:r>
        <w:t>列具有较强的相似度。而</w:t>
      </w:r>
      <w:r>
        <w:rPr>
          <w:rFonts w:hint="eastAsia"/>
        </w:rPr>
        <w:t>纵向</w:t>
      </w:r>
      <w:r>
        <w:t>展开型表格各个行具有较强的相似度。</w:t>
      </w:r>
      <w:r>
        <w:rPr>
          <w:rFonts w:hint="eastAsia"/>
        </w:rPr>
        <w:t>根据本</w:t>
      </w:r>
      <w:r>
        <w:t>规律，可</w:t>
      </w:r>
      <w:r>
        <w:rPr>
          <w:rFonts w:hint="eastAsia"/>
        </w:rPr>
        <w:t>通过</w:t>
      </w:r>
      <w:r>
        <w:t>计算表格行列展开下</w:t>
      </w:r>
      <w:r>
        <w:rPr>
          <w:rFonts w:hint="eastAsia"/>
        </w:rPr>
        <w:t>表格</w:t>
      </w:r>
      <w:r>
        <w:t>均值和方差</w:t>
      </w:r>
      <w:r>
        <w:rPr>
          <w:rFonts w:hint="eastAsia"/>
        </w:rPr>
        <w:t>加以</w:t>
      </w:r>
      <w:r>
        <w:t>判定。</w:t>
      </w:r>
      <w:r>
        <w:rPr>
          <w:rFonts w:hint="eastAsia"/>
        </w:rPr>
        <w:t>行列</w:t>
      </w:r>
      <w:r>
        <w:t>均值和方差的计算公式如下：</w:t>
      </w:r>
    </w:p>
    <w:p w14:paraId="46C1172A" w14:textId="77777777" w:rsidR="00C674F2" w:rsidRPr="008F1641" w:rsidRDefault="00C26EB2" w:rsidP="00C674F2">
      <w:pPr>
        <w:ind w:left="720"/>
        <w:jc w:val="center"/>
      </w:pPr>
      <m:oMathPara>
        <m:oMath>
          <m:sSub>
            <m:sSubPr>
              <m:ctrlPr>
                <w:rPr>
                  <w:rFonts w:ascii="Cambria Math" w:hAnsi="Cambria Math"/>
                </w:rPr>
              </m:ctrlPr>
            </m:sSubPr>
            <m:e>
              <m:r>
                <w:rPr>
                  <w:rFonts w:ascii="Cambria Math" w:hAnsi="Cambria Math"/>
                </w:rPr>
                <m:t>E</m:t>
              </m:r>
            </m:e>
            <m:sub>
              <m:r>
                <w:rPr>
                  <w:rFonts w:ascii="Cambria Math" w:hAnsi="Cambria Math"/>
                </w:rPr>
                <m:t>col</m:t>
              </m:r>
            </m:sub>
          </m:sSub>
          <m:d>
            <m:dPr>
              <m:ctrlPr>
                <w:rPr>
                  <w:rFonts w:ascii="Cambria Math" w:hAnsi="Cambria Math"/>
                  <w:i/>
                </w:rPr>
              </m:ctrlPr>
            </m:dPr>
            <m:e>
              <m:r>
                <w:rPr>
                  <w:rFonts w:ascii="Cambria Math" w:hAnsi="Cambria Math"/>
                </w:rPr>
                <m:t>i</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r</m:t>
              </m:r>
            </m:den>
          </m:f>
          <m:nary>
            <m:naryPr>
              <m:chr m:val="∑"/>
              <m:limLoc m:val="undOvr"/>
              <m:ctrlPr>
                <w:rPr>
                  <w:rFonts w:ascii="Cambria Math" w:hAnsi="Cambria Math"/>
                  <w:i/>
                </w:rPr>
              </m:ctrlPr>
            </m:naryPr>
            <m:sub>
              <m:r>
                <w:rPr>
                  <w:rFonts w:ascii="Cambria Math" w:hAnsi="Cambria Math"/>
                </w:rPr>
                <m:t>j=1</m:t>
              </m:r>
            </m:sub>
            <m:sup>
              <m:r>
                <w:rPr>
                  <w:rFonts w:ascii="Cambria Math" w:hAnsi="Cambria Math"/>
                </w:rPr>
                <m:t>r</m:t>
              </m:r>
            </m:sup>
            <m:e>
              <m:sSub>
                <m:sSubPr>
                  <m:ctrlPr>
                    <w:rPr>
                      <w:rFonts w:ascii="Cambria Math" w:hAnsi="Cambria Math"/>
                      <w:i/>
                    </w:rPr>
                  </m:ctrlPr>
                </m:sSubPr>
                <m:e>
                  <m:r>
                    <w:rPr>
                      <w:rFonts w:ascii="Cambria Math" w:hAnsi="Cambria Math"/>
                    </w:rPr>
                    <m:t>M</m:t>
                  </m:r>
                </m:e>
                <m:sub>
                  <m:r>
                    <w:rPr>
                      <w:rFonts w:ascii="Cambria Math" w:hAnsi="Cambria Math"/>
                    </w:rPr>
                    <m:t>j,i</m:t>
                  </m:r>
                </m:sub>
              </m:sSub>
            </m:e>
          </m:nary>
          <m:r>
            <w:rPr>
              <w:rFonts w:ascii="Cambria Math" w:hAnsi="Cambria Math"/>
            </w:rPr>
            <m:t xml:space="preserve">                                                                               </m:t>
          </m:r>
          <m:r>
            <m:rPr>
              <m:sty m:val="p"/>
            </m:rPr>
            <w:rPr>
              <w:rFonts w:ascii="Cambria Math" w:hAnsi="Cambria Math" w:hint="eastAsia"/>
            </w:rPr>
            <m:t>（</m:t>
          </m:r>
          <m:r>
            <m:rPr>
              <m:sty m:val="p"/>
            </m:rPr>
            <w:rPr>
              <w:rFonts w:ascii="Cambria Math" w:hAnsi="Cambria Math"/>
            </w:rPr>
            <m:t>4-1</m:t>
          </m:r>
          <m:r>
            <m:rPr>
              <m:sty m:val="p"/>
            </m:rPr>
            <w:rPr>
              <w:rFonts w:ascii="Cambria Math" w:hAnsi="Cambria Math"/>
            </w:rPr>
            <m:t>）</m:t>
          </m:r>
        </m:oMath>
      </m:oMathPara>
    </w:p>
    <w:p w14:paraId="78A272C2" w14:textId="77777777" w:rsidR="00C674F2" w:rsidRPr="008F1641" w:rsidRDefault="00C26EB2" w:rsidP="00C674F2">
      <w:pPr>
        <w:ind w:left="720"/>
        <w:jc w:val="center"/>
      </w:pPr>
      <m:oMathPara>
        <m:oMath>
          <m:sSub>
            <m:sSubPr>
              <m:ctrlPr>
                <w:rPr>
                  <w:rFonts w:ascii="Cambria Math" w:hAnsi="Cambria Math"/>
                </w:rPr>
              </m:ctrlPr>
            </m:sSubPr>
            <m:e>
              <m:r>
                <w:rPr>
                  <w:rFonts w:ascii="Cambria Math" w:hAnsi="Cambria Math"/>
                </w:rPr>
                <m:t>E</m:t>
              </m:r>
            </m:e>
            <m:sub>
              <m:r>
                <w:rPr>
                  <w:rFonts w:ascii="Cambria Math" w:hAnsi="Cambria Math"/>
                </w:rPr>
                <m:t>row</m:t>
              </m:r>
            </m:sub>
          </m:sSub>
          <m:d>
            <m:dPr>
              <m:ctrlPr>
                <w:rPr>
                  <w:rFonts w:ascii="Cambria Math" w:hAnsi="Cambria Math"/>
                  <w:i/>
                </w:rPr>
              </m:ctrlPr>
            </m:dPr>
            <m:e>
              <m:r>
                <w:rPr>
                  <w:rFonts w:ascii="Cambria Math" w:hAnsi="Cambria Math"/>
                </w:rPr>
                <m:t>i</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s</m:t>
              </m:r>
            </m:den>
          </m:f>
          <m:nary>
            <m:naryPr>
              <m:chr m:val="∑"/>
              <m:limLoc m:val="undOvr"/>
              <m:ctrlPr>
                <w:rPr>
                  <w:rFonts w:ascii="Cambria Math" w:hAnsi="Cambria Math"/>
                  <w:i/>
                </w:rPr>
              </m:ctrlPr>
            </m:naryPr>
            <m:sub>
              <m:r>
                <w:rPr>
                  <w:rFonts w:ascii="Cambria Math" w:hAnsi="Cambria Math"/>
                </w:rPr>
                <m:t>j=1</m:t>
              </m:r>
            </m:sub>
            <m:sup>
              <m:r>
                <w:rPr>
                  <w:rFonts w:ascii="Cambria Math" w:hAnsi="Cambria Math"/>
                </w:rPr>
                <m:t>s</m:t>
              </m:r>
            </m:sup>
            <m:e>
              <m:sSub>
                <m:sSubPr>
                  <m:ctrlPr>
                    <w:rPr>
                      <w:rFonts w:ascii="Cambria Math" w:hAnsi="Cambria Math"/>
                      <w:i/>
                    </w:rPr>
                  </m:ctrlPr>
                </m:sSubPr>
                <m:e>
                  <m:r>
                    <w:rPr>
                      <w:rFonts w:ascii="Cambria Math" w:hAnsi="Cambria Math"/>
                    </w:rPr>
                    <m:t>M</m:t>
                  </m:r>
                </m:e>
                <m:sub>
                  <m:r>
                    <w:rPr>
                      <w:rFonts w:ascii="Cambria Math" w:hAnsi="Cambria Math"/>
                    </w:rPr>
                    <m:t>i,j</m:t>
                  </m:r>
                </m:sub>
              </m:sSub>
            </m:e>
          </m:nary>
          <m:r>
            <w:rPr>
              <w:rFonts w:ascii="Cambria Math" w:hAnsi="Cambria Math"/>
            </w:rPr>
            <m:t xml:space="preserve">                                                                             </m:t>
          </m:r>
          <m:r>
            <m:rPr>
              <m:sty m:val="p"/>
            </m:rPr>
            <w:rPr>
              <w:rFonts w:ascii="Cambria Math" w:hAnsi="Cambria Math" w:hint="eastAsia"/>
            </w:rPr>
            <m:t>（</m:t>
          </m:r>
          <m:r>
            <m:rPr>
              <m:sty m:val="p"/>
            </m:rPr>
            <w:rPr>
              <w:rFonts w:ascii="Cambria Math" w:hAnsi="Cambria Math"/>
            </w:rPr>
            <m:t>4-2</m:t>
          </m:r>
          <m:r>
            <m:rPr>
              <m:sty m:val="p"/>
            </m:rPr>
            <w:rPr>
              <w:rFonts w:ascii="Cambria Math" w:hAnsi="Cambria Math"/>
            </w:rPr>
            <m:t>）</m:t>
          </m:r>
        </m:oMath>
      </m:oMathPara>
    </w:p>
    <w:p w14:paraId="0B1967C7" w14:textId="77777777" w:rsidR="00C674F2" w:rsidRPr="008F1641" w:rsidRDefault="00C26EB2" w:rsidP="00C674F2">
      <w:pPr>
        <w:ind w:left="720"/>
        <w:jc w:val="center"/>
      </w:pPr>
      <m:oMathPara>
        <m:oMath>
          <m:sSub>
            <m:sSubPr>
              <m:ctrlPr>
                <w:rPr>
                  <w:rFonts w:ascii="Cambria Math" w:hAnsi="Cambria Math"/>
                </w:rPr>
              </m:ctrlPr>
            </m:sSubPr>
            <m:e>
              <m:r>
                <w:rPr>
                  <w:rFonts w:ascii="Cambria Math" w:hAnsi="Cambria Math"/>
                </w:rPr>
                <m:t>S</m:t>
              </m:r>
            </m:e>
            <m:sub>
              <m:r>
                <m:rPr>
                  <m:sty m:val="p"/>
                </m:rPr>
                <w:rPr>
                  <w:rFonts w:ascii="Cambria Math" w:hAnsi="Cambria Math"/>
                </w:rPr>
                <m:t>col</m:t>
              </m:r>
            </m:sub>
          </m:sSub>
          <m:d>
            <m:dPr>
              <m:ctrlPr>
                <w:rPr>
                  <w:rFonts w:ascii="Cambria Math" w:hAnsi="Cambria Math"/>
                  <w:i/>
                </w:rPr>
              </m:ctrlPr>
            </m:dPr>
            <m:e>
              <m:r>
                <w:rPr>
                  <w:rFonts w:ascii="Cambria Math" w:hAnsi="Cambria Math"/>
                </w:rPr>
                <m:t>i</m:t>
              </m:r>
            </m:e>
          </m: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r-1</m:t>
                  </m:r>
                </m:den>
              </m:f>
              <m:nary>
                <m:naryPr>
                  <m:chr m:val="∑"/>
                  <m:limLoc m:val="undOvr"/>
                  <m:ctrlPr>
                    <w:rPr>
                      <w:rFonts w:ascii="Cambria Math" w:hAnsi="Cambria Math"/>
                      <w:i/>
                    </w:rPr>
                  </m:ctrlPr>
                </m:naryPr>
                <m:sub>
                  <m:r>
                    <w:rPr>
                      <w:rFonts w:ascii="Cambria Math" w:hAnsi="Cambria Math"/>
                    </w:rPr>
                    <m:t>j=1</m:t>
                  </m:r>
                </m:sub>
                <m:sup>
                  <m:r>
                    <w:rPr>
                      <w:rFonts w:ascii="Cambria Math" w:hAnsi="Cambria Math"/>
                    </w:rPr>
                    <m:t>r</m:t>
                  </m:r>
                </m:sup>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M</m:t>
                          </m:r>
                        </m:e>
                        <m:sub>
                          <m:r>
                            <w:rPr>
                              <w:rFonts w:ascii="Cambria Math" w:hAnsi="Cambria Math"/>
                            </w:rPr>
                            <m:t>j,i</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col</m:t>
                          </m:r>
                        </m:sub>
                      </m:sSub>
                      <m:r>
                        <w:rPr>
                          <w:rFonts w:ascii="Cambria Math" w:hAnsi="Cambria Math"/>
                        </w:rPr>
                        <m:t>(i))</m:t>
                      </m:r>
                    </m:e>
                    <m:sup>
                      <m:r>
                        <w:rPr>
                          <w:rFonts w:ascii="Cambria Math" w:hAnsi="Cambria Math"/>
                        </w:rPr>
                        <m:t>2</m:t>
                      </m:r>
                    </m:sup>
                  </m:sSup>
                </m:e>
              </m:nary>
            </m:e>
          </m:rad>
          <m:r>
            <w:rPr>
              <w:rFonts w:ascii="Cambria Math" w:hAnsi="Cambria Math"/>
            </w:rPr>
            <m:t xml:space="preserve">                                             </m:t>
          </m:r>
          <m:r>
            <m:rPr>
              <m:sty m:val="p"/>
            </m:rPr>
            <w:rPr>
              <w:rFonts w:ascii="Cambria Math" w:hAnsi="Cambria Math" w:hint="eastAsia"/>
            </w:rPr>
            <m:t>（</m:t>
          </m:r>
          <m:r>
            <m:rPr>
              <m:sty m:val="p"/>
            </m:rPr>
            <w:rPr>
              <w:rFonts w:ascii="Cambria Math" w:hAnsi="Cambria Math"/>
            </w:rPr>
            <m:t>4-3</m:t>
          </m:r>
          <m:r>
            <m:rPr>
              <m:sty m:val="p"/>
            </m:rPr>
            <w:rPr>
              <w:rFonts w:ascii="Cambria Math" w:hAnsi="Cambria Math"/>
            </w:rPr>
            <m:t>）</m:t>
          </m:r>
        </m:oMath>
      </m:oMathPara>
    </w:p>
    <w:p w14:paraId="68AEF4F6" w14:textId="77777777" w:rsidR="00C674F2" w:rsidRPr="008F1641" w:rsidRDefault="00C26EB2" w:rsidP="00C674F2">
      <w:pPr>
        <w:ind w:left="720"/>
        <w:jc w:val="center"/>
      </w:pPr>
      <m:oMathPara>
        <m:oMath>
          <m:sSub>
            <m:sSubPr>
              <m:ctrlPr>
                <w:rPr>
                  <w:rFonts w:ascii="Cambria Math" w:hAnsi="Cambria Math"/>
                </w:rPr>
              </m:ctrlPr>
            </m:sSubPr>
            <m:e>
              <m:r>
                <w:rPr>
                  <w:rFonts w:ascii="Cambria Math" w:hAnsi="Cambria Math"/>
                </w:rPr>
                <m:t>S</m:t>
              </m:r>
            </m:e>
            <m:sub>
              <m:r>
                <m:rPr>
                  <m:sty m:val="p"/>
                </m:rPr>
                <w:rPr>
                  <w:rFonts w:ascii="Cambria Math" w:hAnsi="Cambria Math"/>
                </w:rPr>
                <m:t>row</m:t>
              </m:r>
            </m:sub>
          </m:sSub>
          <m:d>
            <m:dPr>
              <m:ctrlPr>
                <w:rPr>
                  <w:rFonts w:ascii="Cambria Math" w:hAnsi="Cambria Math"/>
                  <w:i/>
                </w:rPr>
              </m:ctrlPr>
            </m:dPr>
            <m:e>
              <m:r>
                <w:rPr>
                  <w:rFonts w:ascii="Cambria Math" w:hAnsi="Cambria Math"/>
                </w:rPr>
                <m:t>i</m:t>
              </m:r>
            </m:e>
          </m: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s-1</m:t>
                  </m:r>
                </m:den>
              </m:f>
              <m:nary>
                <m:naryPr>
                  <m:chr m:val="∑"/>
                  <m:limLoc m:val="undOvr"/>
                  <m:ctrlPr>
                    <w:rPr>
                      <w:rFonts w:ascii="Cambria Math" w:hAnsi="Cambria Math"/>
                      <w:i/>
                    </w:rPr>
                  </m:ctrlPr>
                </m:naryPr>
                <m:sub>
                  <m:r>
                    <w:rPr>
                      <w:rFonts w:ascii="Cambria Math" w:hAnsi="Cambria Math"/>
                    </w:rPr>
                    <m:t>j=1</m:t>
                  </m:r>
                </m:sub>
                <m:sup>
                  <m:r>
                    <w:rPr>
                      <w:rFonts w:ascii="Cambria Math" w:hAnsi="Cambria Math"/>
                    </w:rPr>
                    <m:t>s</m:t>
                  </m:r>
                </m:sup>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raw</m:t>
                          </m:r>
                        </m:sub>
                      </m:sSub>
                      <m:r>
                        <w:rPr>
                          <w:rFonts w:ascii="Cambria Math" w:hAnsi="Cambria Math"/>
                        </w:rPr>
                        <m:t>(i))</m:t>
                      </m:r>
                    </m:e>
                    <m:sup>
                      <m:r>
                        <w:rPr>
                          <w:rFonts w:ascii="Cambria Math" w:hAnsi="Cambria Math"/>
                        </w:rPr>
                        <m:t>2</m:t>
                      </m:r>
                    </m:sup>
                  </m:sSup>
                </m:e>
              </m:nary>
            </m:e>
          </m:rad>
          <m:r>
            <m:rPr>
              <m:sty m:val="p"/>
            </m:rPr>
            <w:rPr>
              <w:rFonts w:ascii="Cambria Math" w:hAnsi="Cambria Math"/>
            </w:rPr>
            <m:t xml:space="preserve">                                         </m:t>
          </m:r>
          <m:r>
            <m:rPr>
              <m:sty m:val="p"/>
            </m:rPr>
            <w:rPr>
              <w:rFonts w:ascii="Cambria Math" w:hAnsi="Cambria Math" w:hint="eastAsia"/>
            </w:rPr>
            <m:t>（</m:t>
          </m:r>
          <m:r>
            <m:rPr>
              <m:sty m:val="p"/>
            </m:rPr>
            <w:rPr>
              <w:rFonts w:ascii="Cambria Math" w:hAnsi="Cambria Math"/>
            </w:rPr>
            <m:t>4-4</m:t>
          </m:r>
          <m:r>
            <m:rPr>
              <m:sty m:val="p"/>
            </m:rPr>
            <w:rPr>
              <w:rFonts w:ascii="Cambria Math" w:hAnsi="Cambria Math"/>
            </w:rPr>
            <m:t>）</m:t>
          </m:r>
        </m:oMath>
      </m:oMathPara>
    </w:p>
    <w:p w14:paraId="1AF88000" w14:textId="77777777" w:rsidR="00C674F2" w:rsidRDefault="00C674F2" w:rsidP="00917A69">
      <w:pPr>
        <w:spacing w:line="400" w:lineRule="exact"/>
        <w:ind w:firstLine="420"/>
      </w:pPr>
      <w:r>
        <w:rPr>
          <w:rFonts w:hint="eastAsia"/>
        </w:rPr>
        <w:t>其中</w:t>
      </w:r>
      <w:r>
        <w:t>，</w:t>
      </w:r>
      <m:oMath>
        <m:sSub>
          <m:sSubPr>
            <m:ctrlPr>
              <w:rPr>
                <w:rFonts w:ascii="Cambria Math" w:hAnsi="Cambria Math"/>
              </w:rPr>
            </m:ctrlPr>
          </m:sSubPr>
          <m:e>
            <m:r>
              <w:rPr>
                <w:rFonts w:ascii="Cambria Math" w:hAnsi="Cambria Math"/>
              </w:rPr>
              <m:t>E</m:t>
            </m:r>
          </m:e>
          <m:sub>
            <m:r>
              <w:rPr>
                <w:rFonts w:ascii="Cambria Math" w:hAnsi="Cambria Math"/>
              </w:rPr>
              <m:t>col</m:t>
            </m:r>
          </m:sub>
        </m:sSub>
        <m:d>
          <m:dPr>
            <m:ctrlPr>
              <w:rPr>
                <w:rFonts w:ascii="Cambria Math" w:hAnsi="Cambria Math"/>
              </w:rPr>
            </m:ctrlPr>
          </m:dPr>
          <m:e>
            <m:r>
              <w:rPr>
                <w:rFonts w:ascii="Cambria Math" w:hAnsi="Cambria Math"/>
              </w:rPr>
              <m:t>i</m:t>
            </m:r>
          </m:e>
        </m:d>
      </m:oMath>
      <w:r>
        <w:rPr>
          <w:rFonts w:hint="eastAsia"/>
        </w:rPr>
        <w:t>表示列</w:t>
      </w:r>
      <w:r>
        <w:t>i</w:t>
      </w:r>
      <w:r>
        <w:t>中的平均单元格字数。</w:t>
      </w:r>
      <w:r>
        <w:t>r</w:t>
      </w:r>
      <w:r w:rsidR="00776CB1">
        <w:t>表示</w:t>
      </w:r>
      <w:r w:rsidR="00776CB1">
        <w:rPr>
          <w:rFonts w:hint="eastAsia"/>
        </w:rPr>
        <w:t>除</w:t>
      </w:r>
      <w:r>
        <w:t>去首行的表格行数。</w:t>
      </w:r>
      <m:oMath>
        <m:sSub>
          <m:sSubPr>
            <m:ctrlPr>
              <w:rPr>
                <w:rFonts w:ascii="Cambria Math" w:hAnsi="Cambria Math"/>
              </w:rPr>
            </m:ctrlPr>
          </m:sSubPr>
          <m:e>
            <m:r>
              <w:rPr>
                <w:rFonts w:ascii="Cambria Math" w:hAnsi="Cambria Math"/>
              </w:rPr>
              <m:t>M</m:t>
            </m:r>
          </m:e>
          <m:sub>
            <m:r>
              <w:rPr>
                <w:rFonts w:ascii="Cambria Math" w:hAnsi="Cambria Math"/>
              </w:rPr>
              <m:t>j</m:t>
            </m:r>
            <m:r>
              <m:rPr>
                <m:sty m:val="p"/>
              </m:rPr>
              <w:rPr>
                <w:rFonts w:ascii="Cambria Math" w:hAnsi="Cambria Math"/>
              </w:rPr>
              <m:t>,</m:t>
            </m:r>
            <m:r>
              <w:rPr>
                <w:rFonts w:ascii="Cambria Math" w:hAnsi="Cambria Math"/>
              </w:rPr>
              <m:t>i</m:t>
            </m:r>
          </m:sub>
        </m:sSub>
      </m:oMath>
      <w:r>
        <w:rPr>
          <w:rFonts w:hint="eastAsia"/>
        </w:rPr>
        <w:t>表示</w:t>
      </w:r>
      <w:r w:rsidR="00776CB1">
        <w:rPr>
          <w:rFonts w:hint="eastAsia"/>
        </w:rPr>
        <w:t>第</w:t>
      </w:r>
      <w:r w:rsidR="00776CB1">
        <w:t>i</w:t>
      </w:r>
      <w:r w:rsidR="00776CB1">
        <w:t>列</w:t>
      </w:r>
      <w:r w:rsidR="00776CB1">
        <w:rPr>
          <w:rFonts w:hint="eastAsia"/>
        </w:rPr>
        <w:t>第</w:t>
      </w:r>
      <w:r w:rsidR="00776CB1">
        <w:rPr>
          <w:rFonts w:hint="eastAsia"/>
        </w:rPr>
        <w:t>j</w:t>
      </w:r>
      <w:r w:rsidR="00776CB1">
        <w:t>行的单元格内的文字数目。</w:t>
      </w:r>
      <m:oMath>
        <m:sSub>
          <m:sSubPr>
            <m:ctrlPr>
              <w:rPr>
                <w:rFonts w:ascii="Cambria Math" w:hAnsi="Cambria Math"/>
              </w:rPr>
            </m:ctrlPr>
          </m:sSubPr>
          <m:e>
            <m:r>
              <w:rPr>
                <w:rFonts w:ascii="Cambria Math" w:hAnsi="Cambria Math"/>
              </w:rPr>
              <m:t>E</m:t>
            </m:r>
          </m:e>
          <m:sub>
            <m:r>
              <w:rPr>
                <w:rFonts w:ascii="Cambria Math" w:hAnsi="Cambria Math"/>
              </w:rPr>
              <m:t>row</m:t>
            </m:r>
          </m:sub>
        </m:sSub>
        <m:d>
          <m:dPr>
            <m:ctrlPr>
              <w:rPr>
                <w:rFonts w:ascii="Cambria Math" w:hAnsi="Cambria Math"/>
              </w:rPr>
            </m:ctrlPr>
          </m:dPr>
          <m:e>
            <m:r>
              <w:rPr>
                <w:rFonts w:ascii="Cambria Math" w:hAnsi="Cambria Math"/>
              </w:rPr>
              <m:t>i</m:t>
            </m:r>
          </m:e>
        </m:d>
      </m:oMath>
      <w:r w:rsidR="00776CB1">
        <w:rPr>
          <w:rFonts w:hint="eastAsia"/>
        </w:rPr>
        <w:t>表示</w:t>
      </w:r>
      <w:r w:rsidR="00776CB1">
        <w:t>行</w:t>
      </w:r>
      <w:r w:rsidR="00776CB1">
        <w:t>i</w:t>
      </w:r>
      <w:r w:rsidR="00776CB1">
        <w:t>中的平均单元格字数。</w:t>
      </w:r>
      <w:r w:rsidR="00776CB1">
        <w:t>s</w:t>
      </w:r>
      <w:r w:rsidR="00776CB1">
        <w:t>表示除去</w:t>
      </w:r>
      <w:r w:rsidR="00776CB1">
        <w:rPr>
          <w:rFonts w:hint="eastAsia"/>
        </w:rPr>
        <w:t>首列</w:t>
      </w:r>
      <w:r w:rsidR="00776CB1">
        <w:t>的表格列数。</w:t>
      </w:r>
      <m:oMath>
        <m:sSub>
          <m:sSubPr>
            <m:ctrlPr>
              <w:rPr>
                <w:rFonts w:ascii="Cambria Math" w:hAnsi="Cambria Math"/>
              </w:rPr>
            </m:ctrlPr>
          </m:sSubPr>
          <m:e>
            <m:r>
              <w:rPr>
                <w:rFonts w:ascii="Cambria Math" w:hAnsi="Cambria Math"/>
              </w:rPr>
              <m:t>M</m:t>
            </m:r>
          </m:e>
          <m:sub>
            <m:r>
              <w:rPr>
                <w:rFonts w:ascii="Cambria Math" w:hAnsi="Cambria Math"/>
              </w:rPr>
              <m:t>i</m:t>
            </m:r>
            <m:r>
              <m:rPr>
                <m:sty m:val="p"/>
              </m:rPr>
              <w:rPr>
                <w:rFonts w:ascii="Cambria Math" w:hAnsi="Cambria Math"/>
              </w:rPr>
              <m:t>,</m:t>
            </m:r>
            <m:r>
              <w:rPr>
                <w:rFonts w:ascii="Cambria Math" w:hAnsi="Cambria Math"/>
              </w:rPr>
              <m:t>j</m:t>
            </m:r>
          </m:sub>
        </m:sSub>
      </m:oMath>
      <w:r w:rsidR="00776CB1">
        <w:rPr>
          <w:rFonts w:hint="eastAsia"/>
        </w:rPr>
        <w:t>表示</w:t>
      </w:r>
      <w:r w:rsidR="00776CB1">
        <w:t>第</w:t>
      </w:r>
      <w:r w:rsidR="00776CB1">
        <w:t>i</w:t>
      </w:r>
      <w:r w:rsidR="00776CB1">
        <w:t>行第</w:t>
      </w:r>
      <w:r w:rsidR="00776CB1">
        <w:t>j</w:t>
      </w:r>
      <w:r w:rsidR="00776CB1">
        <w:t>列的单元格内的文字数目。</w:t>
      </w:r>
      <m:oMath>
        <m:sSub>
          <m:sSubPr>
            <m:ctrlPr>
              <w:rPr>
                <w:rFonts w:ascii="Cambria Math" w:hAnsi="Cambria Math"/>
              </w:rPr>
            </m:ctrlPr>
          </m:sSubPr>
          <m:e>
            <m:r>
              <w:rPr>
                <w:rFonts w:ascii="Cambria Math" w:hAnsi="Cambria Math"/>
              </w:rPr>
              <m:t>S</m:t>
            </m:r>
          </m:e>
          <m:sub>
            <m:r>
              <m:rPr>
                <m:sty m:val="p"/>
              </m:rPr>
              <w:rPr>
                <w:rFonts w:ascii="Cambria Math" w:hAnsi="Cambria Math"/>
              </w:rPr>
              <m:t>col</m:t>
            </m:r>
          </m:sub>
        </m:sSub>
        <m:d>
          <m:dPr>
            <m:ctrlPr>
              <w:rPr>
                <w:rFonts w:ascii="Cambria Math" w:hAnsi="Cambria Math"/>
              </w:rPr>
            </m:ctrlPr>
          </m:dPr>
          <m:e>
            <m:r>
              <w:rPr>
                <w:rFonts w:ascii="Cambria Math" w:hAnsi="Cambria Math"/>
              </w:rPr>
              <m:t>i</m:t>
            </m:r>
          </m:e>
        </m:d>
      </m:oMath>
      <w:r w:rsidR="00776CB1">
        <w:rPr>
          <w:rFonts w:hint="eastAsia"/>
        </w:rPr>
        <w:t>表示列</w:t>
      </w:r>
      <w:r w:rsidR="00776CB1">
        <w:t>i</w:t>
      </w:r>
      <w:r w:rsidR="00776CB1">
        <w:t>中的方差，</w:t>
      </w:r>
      <m:oMath>
        <m:sSub>
          <m:sSubPr>
            <m:ctrlPr>
              <w:rPr>
                <w:rFonts w:ascii="Cambria Math" w:hAnsi="Cambria Math"/>
              </w:rPr>
            </m:ctrlPr>
          </m:sSubPr>
          <m:e>
            <m:r>
              <w:rPr>
                <w:rFonts w:ascii="Cambria Math" w:hAnsi="Cambria Math"/>
              </w:rPr>
              <m:t>S</m:t>
            </m:r>
          </m:e>
          <m:sub>
            <m:r>
              <m:rPr>
                <m:sty m:val="p"/>
              </m:rPr>
              <w:rPr>
                <w:rFonts w:ascii="Cambria Math" w:hAnsi="Cambria Math"/>
              </w:rPr>
              <m:t>row</m:t>
            </m:r>
          </m:sub>
        </m:sSub>
        <m:d>
          <m:dPr>
            <m:ctrlPr>
              <w:rPr>
                <w:rFonts w:ascii="Cambria Math" w:hAnsi="Cambria Math"/>
              </w:rPr>
            </m:ctrlPr>
          </m:dPr>
          <m:e>
            <m:r>
              <w:rPr>
                <w:rFonts w:ascii="Cambria Math" w:hAnsi="Cambria Math"/>
              </w:rPr>
              <m:t>i</m:t>
            </m:r>
          </m:e>
        </m:d>
      </m:oMath>
      <w:r w:rsidR="00776CB1">
        <w:rPr>
          <w:rFonts w:hint="eastAsia"/>
        </w:rPr>
        <w:t>表示</w:t>
      </w:r>
      <w:r w:rsidR="00776CB1">
        <w:t>行</w:t>
      </w:r>
      <w:r w:rsidR="00776CB1">
        <w:t>i</w:t>
      </w:r>
      <w:r w:rsidR="00776CB1">
        <w:t>中的方差，分别依据</w:t>
      </w:r>
      <m:oMath>
        <m:sSub>
          <m:sSubPr>
            <m:ctrlPr>
              <w:rPr>
                <w:rFonts w:ascii="Cambria Math" w:hAnsi="Cambria Math"/>
              </w:rPr>
            </m:ctrlPr>
          </m:sSubPr>
          <m:e>
            <m:r>
              <w:rPr>
                <w:rFonts w:ascii="Cambria Math" w:hAnsi="Cambria Math"/>
              </w:rPr>
              <m:t>E</m:t>
            </m:r>
          </m:e>
          <m:sub>
            <m:r>
              <w:rPr>
                <w:rFonts w:ascii="Cambria Math" w:hAnsi="Cambria Math"/>
              </w:rPr>
              <m:t>col</m:t>
            </m:r>
          </m:sub>
        </m:sSub>
        <m:d>
          <m:dPr>
            <m:ctrlPr>
              <w:rPr>
                <w:rFonts w:ascii="Cambria Math" w:hAnsi="Cambria Math"/>
              </w:rPr>
            </m:ctrlPr>
          </m:dPr>
          <m:e>
            <m:r>
              <w:rPr>
                <w:rFonts w:ascii="Cambria Math" w:hAnsi="Cambria Math"/>
              </w:rPr>
              <m:t>i</m:t>
            </m:r>
          </m:e>
        </m:d>
      </m:oMath>
      <w:r w:rsidR="00776CB1">
        <w:rPr>
          <w:rFonts w:hint="eastAsia"/>
        </w:rPr>
        <w:t>和</w:t>
      </w:r>
      <m:oMath>
        <m:sSub>
          <m:sSubPr>
            <m:ctrlPr>
              <w:rPr>
                <w:rFonts w:ascii="Cambria Math" w:hAnsi="Cambria Math"/>
              </w:rPr>
            </m:ctrlPr>
          </m:sSubPr>
          <m:e>
            <m:r>
              <w:rPr>
                <w:rFonts w:ascii="Cambria Math" w:hAnsi="Cambria Math"/>
              </w:rPr>
              <m:t>E</m:t>
            </m:r>
          </m:e>
          <m:sub>
            <m:r>
              <w:rPr>
                <w:rFonts w:ascii="Cambria Math" w:hAnsi="Cambria Math"/>
              </w:rPr>
              <m:t>row</m:t>
            </m:r>
          </m:sub>
        </m:sSub>
        <m:d>
          <m:dPr>
            <m:ctrlPr>
              <w:rPr>
                <w:rFonts w:ascii="Cambria Math" w:hAnsi="Cambria Math"/>
              </w:rPr>
            </m:ctrlPr>
          </m:dPr>
          <m:e>
            <m:r>
              <w:rPr>
                <w:rFonts w:ascii="Cambria Math" w:hAnsi="Cambria Math"/>
              </w:rPr>
              <m:t>i</m:t>
            </m:r>
          </m:e>
        </m:d>
      </m:oMath>
      <w:r w:rsidR="00776CB1">
        <w:rPr>
          <w:rFonts w:hint="eastAsia"/>
        </w:rPr>
        <w:t>得到</w:t>
      </w:r>
      <w:r w:rsidR="00776CB1">
        <w:t>。</w:t>
      </w:r>
    </w:p>
    <w:p w14:paraId="4A53326D" w14:textId="77777777" w:rsidR="003D1951" w:rsidRDefault="00C674F2" w:rsidP="00C674F2">
      <w:pPr>
        <w:ind w:firstLine="420"/>
      </w:pPr>
      <w:r>
        <w:t>下面</w:t>
      </w:r>
      <w:r>
        <w:rPr>
          <w:rFonts w:hint="eastAsia"/>
        </w:rPr>
        <w:t>使用</w:t>
      </w:r>
      <w:r>
        <w:t>一个</w:t>
      </w:r>
      <w:r w:rsidR="00871CCA" w:rsidRPr="00871CCA">
        <w:t>横向</w:t>
      </w:r>
      <w:r>
        <w:rPr>
          <w:rFonts w:hint="eastAsia"/>
        </w:rPr>
        <w:t>展开</w:t>
      </w:r>
      <w:r w:rsidR="00871CCA" w:rsidRPr="00871CCA">
        <w:t>表格</w:t>
      </w:r>
      <w:r>
        <w:rPr>
          <w:rFonts w:hint="eastAsia"/>
        </w:rPr>
        <w:t>为例</w:t>
      </w:r>
      <w:r>
        <w:t>加以说明。</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31"/>
        <w:gridCol w:w="2032"/>
        <w:gridCol w:w="2032"/>
        <w:gridCol w:w="1963"/>
      </w:tblGrid>
      <w:tr w:rsidR="008F1641" w:rsidRPr="008E0A8F" w14:paraId="35CAF627" w14:textId="77777777" w:rsidTr="008F1641">
        <w:tc>
          <w:tcPr>
            <w:tcW w:w="2031" w:type="dxa"/>
            <w:shd w:val="clear" w:color="auto" w:fill="auto"/>
          </w:tcPr>
          <w:p w14:paraId="74C262CD" w14:textId="77777777" w:rsidR="008F1641" w:rsidRPr="008E0A8F" w:rsidRDefault="008F1641" w:rsidP="00917A69">
            <w:pPr>
              <w:spacing w:line="400" w:lineRule="exact"/>
              <w:jc w:val="center"/>
              <w:rPr>
                <w:b/>
              </w:rPr>
            </w:pPr>
            <w:r w:rsidRPr="008E0A8F">
              <w:rPr>
                <w:rFonts w:hint="eastAsia"/>
                <w:b/>
              </w:rPr>
              <w:t>姓名</w:t>
            </w:r>
          </w:p>
        </w:tc>
        <w:tc>
          <w:tcPr>
            <w:tcW w:w="2032" w:type="dxa"/>
            <w:shd w:val="clear" w:color="auto" w:fill="auto"/>
          </w:tcPr>
          <w:p w14:paraId="60553F31" w14:textId="77777777" w:rsidR="008F1641" w:rsidRPr="008E0A8F" w:rsidRDefault="008F1641" w:rsidP="00917A69">
            <w:pPr>
              <w:spacing w:line="400" w:lineRule="exact"/>
              <w:jc w:val="center"/>
              <w:rPr>
                <w:b/>
              </w:rPr>
            </w:pPr>
            <w:r w:rsidRPr="008E0A8F">
              <w:rPr>
                <w:rFonts w:hint="eastAsia"/>
                <w:b/>
              </w:rPr>
              <w:t>性别</w:t>
            </w:r>
          </w:p>
        </w:tc>
        <w:tc>
          <w:tcPr>
            <w:tcW w:w="2032" w:type="dxa"/>
            <w:shd w:val="clear" w:color="auto" w:fill="auto"/>
          </w:tcPr>
          <w:p w14:paraId="41662A38" w14:textId="77777777" w:rsidR="008F1641" w:rsidRPr="008E0A8F" w:rsidRDefault="008F1641" w:rsidP="00917A69">
            <w:pPr>
              <w:spacing w:line="400" w:lineRule="exact"/>
              <w:jc w:val="center"/>
              <w:rPr>
                <w:b/>
              </w:rPr>
            </w:pPr>
            <w:r w:rsidRPr="008E0A8F">
              <w:rPr>
                <w:rFonts w:hint="eastAsia"/>
                <w:b/>
              </w:rPr>
              <w:t>籍贯</w:t>
            </w:r>
          </w:p>
        </w:tc>
        <w:tc>
          <w:tcPr>
            <w:tcW w:w="1963" w:type="dxa"/>
          </w:tcPr>
          <w:p w14:paraId="076E8402" w14:textId="77777777" w:rsidR="008F1641" w:rsidRPr="008E0A8F" w:rsidRDefault="008F1641" w:rsidP="00917A69">
            <w:pPr>
              <w:spacing w:line="400" w:lineRule="exact"/>
              <w:jc w:val="center"/>
              <w:rPr>
                <w:b/>
              </w:rPr>
            </w:pPr>
            <w:r>
              <w:rPr>
                <w:rFonts w:hint="eastAsia"/>
                <w:b/>
              </w:rPr>
              <w:t>年龄</w:t>
            </w:r>
          </w:p>
        </w:tc>
      </w:tr>
      <w:tr w:rsidR="008F1641" w:rsidRPr="008E0A8F" w14:paraId="3F5104CA" w14:textId="77777777" w:rsidTr="008F1641">
        <w:tc>
          <w:tcPr>
            <w:tcW w:w="2031" w:type="dxa"/>
            <w:shd w:val="clear" w:color="auto" w:fill="auto"/>
          </w:tcPr>
          <w:p w14:paraId="4651FD33" w14:textId="77777777" w:rsidR="008F1641" w:rsidRPr="00331993" w:rsidRDefault="008F1641" w:rsidP="00917A69">
            <w:pPr>
              <w:spacing w:line="400" w:lineRule="exact"/>
              <w:jc w:val="center"/>
            </w:pPr>
            <w:r w:rsidRPr="00331993">
              <w:rPr>
                <w:rFonts w:hint="eastAsia"/>
              </w:rPr>
              <w:t>小红</w:t>
            </w:r>
          </w:p>
        </w:tc>
        <w:tc>
          <w:tcPr>
            <w:tcW w:w="2032" w:type="dxa"/>
            <w:shd w:val="clear" w:color="auto" w:fill="auto"/>
          </w:tcPr>
          <w:p w14:paraId="526B6EDC" w14:textId="77777777" w:rsidR="008F1641" w:rsidRPr="00331993" w:rsidRDefault="008F1641" w:rsidP="00917A69">
            <w:pPr>
              <w:spacing w:line="400" w:lineRule="exact"/>
              <w:jc w:val="center"/>
            </w:pPr>
            <w:r w:rsidRPr="00331993">
              <w:rPr>
                <w:rFonts w:hint="eastAsia"/>
              </w:rPr>
              <w:t>女</w:t>
            </w:r>
          </w:p>
        </w:tc>
        <w:tc>
          <w:tcPr>
            <w:tcW w:w="2032" w:type="dxa"/>
            <w:shd w:val="clear" w:color="auto" w:fill="auto"/>
          </w:tcPr>
          <w:p w14:paraId="7E88C5E2" w14:textId="77777777" w:rsidR="008F1641" w:rsidRPr="00331993" w:rsidRDefault="008F1641" w:rsidP="00917A69">
            <w:pPr>
              <w:spacing w:line="400" w:lineRule="exact"/>
              <w:jc w:val="center"/>
            </w:pPr>
            <w:r w:rsidRPr="00331993">
              <w:rPr>
                <w:rFonts w:hint="eastAsia"/>
              </w:rPr>
              <w:t>北京</w:t>
            </w:r>
          </w:p>
        </w:tc>
        <w:tc>
          <w:tcPr>
            <w:tcW w:w="1963" w:type="dxa"/>
          </w:tcPr>
          <w:p w14:paraId="601C78BE" w14:textId="77777777" w:rsidR="008F1641" w:rsidRPr="00331993" w:rsidRDefault="008F1641" w:rsidP="00917A69">
            <w:pPr>
              <w:spacing w:line="400" w:lineRule="exact"/>
              <w:jc w:val="center"/>
            </w:pPr>
            <w:r>
              <w:rPr>
                <w:rFonts w:hint="eastAsia"/>
              </w:rPr>
              <w:t>20</w:t>
            </w:r>
          </w:p>
        </w:tc>
      </w:tr>
      <w:tr w:rsidR="008F1641" w:rsidRPr="008E0A8F" w14:paraId="012C1D3C" w14:textId="77777777" w:rsidTr="008F1641">
        <w:tc>
          <w:tcPr>
            <w:tcW w:w="2031" w:type="dxa"/>
            <w:shd w:val="clear" w:color="auto" w:fill="auto"/>
          </w:tcPr>
          <w:p w14:paraId="22318536" w14:textId="77777777" w:rsidR="008F1641" w:rsidRPr="00331993" w:rsidRDefault="008F1641" w:rsidP="00917A69">
            <w:pPr>
              <w:spacing w:line="400" w:lineRule="exact"/>
              <w:jc w:val="center"/>
            </w:pPr>
            <w:r w:rsidRPr="00331993">
              <w:rPr>
                <w:rFonts w:hint="eastAsia"/>
              </w:rPr>
              <w:t>王伟强</w:t>
            </w:r>
          </w:p>
        </w:tc>
        <w:tc>
          <w:tcPr>
            <w:tcW w:w="2032" w:type="dxa"/>
            <w:shd w:val="clear" w:color="auto" w:fill="auto"/>
          </w:tcPr>
          <w:p w14:paraId="60D03B90" w14:textId="77777777" w:rsidR="008F1641" w:rsidRPr="00331993" w:rsidRDefault="008F1641" w:rsidP="00917A69">
            <w:pPr>
              <w:spacing w:line="400" w:lineRule="exact"/>
              <w:jc w:val="center"/>
            </w:pPr>
            <w:r w:rsidRPr="00331993">
              <w:rPr>
                <w:rFonts w:hint="eastAsia"/>
              </w:rPr>
              <w:t>男</w:t>
            </w:r>
          </w:p>
        </w:tc>
        <w:tc>
          <w:tcPr>
            <w:tcW w:w="2032" w:type="dxa"/>
            <w:shd w:val="clear" w:color="auto" w:fill="auto"/>
          </w:tcPr>
          <w:p w14:paraId="2F89E013" w14:textId="77777777" w:rsidR="008F1641" w:rsidRPr="00331993" w:rsidRDefault="008F1641" w:rsidP="00917A69">
            <w:pPr>
              <w:spacing w:line="400" w:lineRule="exact"/>
              <w:jc w:val="center"/>
            </w:pPr>
            <w:r w:rsidRPr="00331993">
              <w:rPr>
                <w:rFonts w:hint="eastAsia"/>
              </w:rPr>
              <w:t>天津</w:t>
            </w:r>
          </w:p>
        </w:tc>
        <w:tc>
          <w:tcPr>
            <w:tcW w:w="1963" w:type="dxa"/>
          </w:tcPr>
          <w:p w14:paraId="57660DCC" w14:textId="77777777" w:rsidR="008F1641" w:rsidRPr="00331993" w:rsidRDefault="008F1641" w:rsidP="00917A69">
            <w:pPr>
              <w:spacing w:line="400" w:lineRule="exact"/>
              <w:jc w:val="center"/>
            </w:pPr>
            <w:r>
              <w:rPr>
                <w:rFonts w:hint="eastAsia"/>
              </w:rPr>
              <w:t>33</w:t>
            </w:r>
          </w:p>
        </w:tc>
      </w:tr>
      <w:tr w:rsidR="008F1641" w:rsidRPr="008E0A8F" w14:paraId="2C9BA0C2" w14:textId="77777777" w:rsidTr="008F1641">
        <w:trPr>
          <w:trHeight w:val="70"/>
        </w:trPr>
        <w:tc>
          <w:tcPr>
            <w:tcW w:w="2031" w:type="dxa"/>
            <w:shd w:val="clear" w:color="auto" w:fill="auto"/>
          </w:tcPr>
          <w:p w14:paraId="146A3D46" w14:textId="77777777" w:rsidR="008F1641" w:rsidRPr="00331993" w:rsidRDefault="008F1641" w:rsidP="00917A69">
            <w:pPr>
              <w:spacing w:line="400" w:lineRule="exact"/>
              <w:jc w:val="center"/>
            </w:pPr>
            <w:r w:rsidRPr="00331993">
              <w:rPr>
                <w:rFonts w:hint="eastAsia"/>
              </w:rPr>
              <w:t>李维</w:t>
            </w:r>
            <w:r w:rsidRPr="00331993">
              <w:t>维</w:t>
            </w:r>
          </w:p>
        </w:tc>
        <w:tc>
          <w:tcPr>
            <w:tcW w:w="2032" w:type="dxa"/>
            <w:shd w:val="clear" w:color="auto" w:fill="auto"/>
          </w:tcPr>
          <w:p w14:paraId="4ABD5BEE" w14:textId="77777777" w:rsidR="008F1641" w:rsidRPr="00331993" w:rsidRDefault="008F1641" w:rsidP="00917A69">
            <w:pPr>
              <w:spacing w:line="400" w:lineRule="exact"/>
              <w:jc w:val="center"/>
            </w:pPr>
            <w:r w:rsidRPr="00331993">
              <w:rPr>
                <w:rFonts w:hint="eastAsia"/>
              </w:rPr>
              <w:t>男</w:t>
            </w:r>
          </w:p>
        </w:tc>
        <w:tc>
          <w:tcPr>
            <w:tcW w:w="2032" w:type="dxa"/>
            <w:shd w:val="clear" w:color="auto" w:fill="auto"/>
          </w:tcPr>
          <w:p w14:paraId="5D7C92F6" w14:textId="77777777" w:rsidR="008F1641" w:rsidRPr="00331993" w:rsidRDefault="008F1641" w:rsidP="00917A69">
            <w:pPr>
              <w:spacing w:line="400" w:lineRule="exact"/>
              <w:jc w:val="center"/>
            </w:pPr>
            <w:r w:rsidRPr="00331993">
              <w:rPr>
                <w:rFonts w:hint="eastAsia"/>
              </w:rPr>
              <w:t>黑龙江</w:t>
            </w:r>
          </w:p>
        </w:tc>
        <w:tc>
          <w:tcPr>
            <w:tcW w:w="1963" w:type="dxa"/>
          </w:tcPr>
          <w:p w14:paraId="0F1ED344" w14:textId="77777777" w:rsidR="008F1641" w:rsidRPr="00331993" w:rsidRDefault="008F1641" w:rsidP="00917A69">
            <w:pPr>
              <w:spacing w:line="400" w:lineRule="exact"/>
              <w:jc w:val="center"/>
            </w:pPr>
            <w:r>
              <w:rPr>
                <w:rFonts w:hint="eastAsia"/>
              </w:rPr>
              <w:t>23</w:t>
            </w:r>
          </w:p>
        </w:tc>
      </w:tr>
      <w:tr w:rsidR="008F1641" w:rsidRPr="008E0A8F" w14:paraId="1DE0DBA6" w14:textId="77777777" w:rsidTr="008F1641">
        <w:tc>
          <w:tcPr>
            <w:tcW w:w="2031" w:type="dxa"/>
            <w:shd w:val="clear" w:color="auto" w:fill="auto"/>
          </w:tcPr>
          <w:p w14:paraId="69731022" w14:textId="77777777" w:rsidR="008F1641" w:rsidRPr="00331993" w:rsidRDefault="008F1641" w:rsidP="00917A69">
            <w:pPr>
              <w:spacing w:line="400" w:lineRule="exact"/>
              <w:jc w:val="center"/>
            </w:pPr>
            <w:r w:rsidRPr="00331993">
              <w:rPr>
                <w:rFonts w:hint="eastAsia"/>
              </w:rPr>
              <w:t>唐</w:t>
            </w:r>
            <w:r w:rsidRPr="00331993">
              <w:t>煦日辉</w:t>
            </w:r>
          </w:p>
        </w:tc>
        <w:tc>
          <w:tcPr>
            <w:tcW w:w="2032" w:type="dxa"/>
            <w:shd w:val="clear" w:color="auto" w:fill="auto"/>
          </w:tcPr>
          <w:p w14:paraId="7E3EEA80" w14:textId="77777777" w:rsidR="008F1641" w:rsidRPr="00331993" w:rsidRDefault="008F1641" w:rsidP="00917A69">
            <w:pPr>
              <w:spacing w:line="400" w:lineRule="exact"/>
              <w:jc w:val="center"/>
            </w:pPr>
            <w:r w:rsidRPr="00331993">
              <w:rPr>
                <w:rFonts w:hint="eastAsia"/>
              </w:rPr>
              <w:t>男</w:t>
            </w:r>
          </w:p>
        </w:tc>
        <w:tc>
          <w:tcPr>
            <w:tcW w:w="2032" w:type="dxa"/>
            <w:shd w:val="clear" w:color="auto" w:fill="auto"/>
          </w:tcPr>
          <w:p w14:paraId="4EB71DE5" w14:textId="77777777" w:rsidR="008F1641" w:rsidRPr="00331993" w:rsidRDefault="008F1641" w:rsidP="00917A69">
            <w:pPr>
              <w:spacing w:line="400" w:lineRule="exact"/>
              <w:jc w:val="center"/>
            </w:pPr>
            <w:r w:rsidRPr="00331993">
              <w:rPr>
                <w:rFonts w:hint="eastAsia"/>
              </w:rPr>
              <w:t>安徽</w:t>
            </w:r>
          </w:p>
        </w:tc>
        <w:tc>
          <w:tcPr>
            <w:tcW w:w="1963" w:type="dxa"/>
          </w:tcPr>
          <w:p w14:paraId="6202BB86" w14:textId="77777777" w:rsidR="008F1641" w:rsidRPr="00331993" w:rsidRDefault="008F1641" w:rsidP="00917A69">
            <w:pPr>
              <w:spacing w:line="400" w:lineRule="exact"/>
              <w:jc w:val="center"/>
            </w:pPr>
            <w:r>
              <w:rPr>
                <w:rFonts w:hint="eastAsia"/>
              </w:rPr>
              <w:t>20</w:t>
            </w:r>
          </w:p>
        </w:tc>
      </w:tr>
      <w:tr w:rsidR="008F1641" w:rsidRPr="008E0A8F" w14:paraId="6CA02C78" w14:textId="77777777" w:rsidTr="008F1641">
        <w:tc>
          <w:tcPr>
            <w:tcW w:w="2031" w:type="dxa"/>
            <w:shd w:val="clear" w:color="auto" w:fill="auto"/>
          </w:tcPr>
          <w:p w14:paraId="56572C38" w14:textId="77777777" w:rsidR="008F1641" w:rsidRPr="00331993" w:rsidRDefault="008F1641" w:rsidP="00917A69">
            <w:pPr>
              <w:spacing w:line="400" w:lineRule="exact"/>
              <w:jc w:val="center"/>
            </w:pPr>
            <w:r>
              <w:rPr>
                <w:rFonts w:hint="eastAsia"/>
              </w:rPr>
              <w:t>李</w:t>
            </w:r>
            <w:r>
              <w:t>俊基</w:t>
            </w:r>
          </w:p>
        </w:tc>
        <w:tc>
          <w:tcPr>
            <w:tcW w:w="2032" w:type="dxa"/>
            <w:shd w:val="clear" w:color="auto" w:fill="auto"/>
          </w:tcPr>
          <w:p w14:paraId="69485408" w14:textId="77777777" w:rsidR="008F1641" w:rsidRPr="00331993" w:rsidRDefault="008F1641" w:rsidP="00917A69">
            <w:pPr>
              <w:spacing w:line="400" w:lineRule="exact"/>
              <w:jc w:val="center"/>
            </w:pPr>
            <w:r w:rsidRPr="00331993">
              <w:rPr>
                <w:rFonts w:hint="eastAsia"/>
              </w:rPr>
              <w:t>男</w:t>
            </w:r>
          </w:p>
        </w:tc>
        <w:tc>
          <w:tcPr>
            <w:tcW w:w="2032" w:type="dxa"/>
            <w:shd w:val="clear" w:color="auto" w:fill="auto"/>
          </w:tcPr>
          <w:p w14:paraId="16CCA222" w14:textId="77777777" w:rsidR="008F1641" w:rsidRPr="00331993" w:rsidRDefault="008F1641" w:rsidP="00917A69">
            <w:pPr>
              <w:spacing w:line="400" w:lineRule="exact"/>
              <w:jc w:val="center"/>
            </w:pPr>
            <w:r>
              <w:rPr>
                <w:rFonts w:hint="eastAsia"/>
              </w:rPr>
              <w:t>江西</w:t>
            </w:r>
          </w:p>
        </w:tc>
        <w:tc>
          <w:tcPr>
            <w:tcW w:w="1963" w:type="dxa"/>
          </w:tcPr>
          <w:p w14:paraId="4374A30E" w14:textId="77777777" w:rsidR="008F1641" w:rsidRPr="00331993" w:rsidRDefault="008F1641" w:rsidP="00917A69">
            <w:pPr>
              <w:spacing w:line="400" w:lineRule="exact"/>
              <w:jc w:val="center"/>
            </w:pPr>
            <w:r>
              <w:rPr>
                <w:rFonts w:hint="eastAsia"/>
              </w:rPr>
              <w:t>20</w:t>
            </w:r>
          </w:p>
        </w:tc>
      </w:tr>
      <w:tr w:rsidR="008F1641" w:rsidRPr="008E0A8F" w14:paraId="561D73F9" w14:textId="77777777" w:rsidTr="008F1641">
        <w:tc>
          <w:tcPr>
            <w:tcW w:w="2031" w:type="dxa"/>
            <w:shd w:val="clear" w:color="auto" w:fill="auto"/>
          </w:tcPr>
          <w:p w14:paraId="57D6F65F" w14:textId="77777777" w:rsidR="008F1641" w:rsidRPr="00331993" w:rsidRDefault="008F1641" w:rsidP="00917A69">
            <w:pPr>
              <w:spacing w:line="400" w:lineRule="exact"/>
              <w:jc w:val="center"/>
            </w:pPr>
            <w:r>
              <w:rPr>
                <w:rFonts w:hint="eastAsia"/>
              </w:rPr>
              <w:t>王</w:t>
            </w:r>
            <w:r>
              <w:t>强</w:t>
            </w:r>
          </w:p>
        </w:tc>
        <w:tc>
          <w:tcPr>
            <w:tcW w:w="2032" w:type="dxa"/>
            <w:shd w:val="clear" w:color="auto" w:fill="auto"/>
          </w:tcPr>
          <w:p w14:paraId="6CB6813C" w14:textId="77777777" w:rsidR="008F1641" w:rsidRPr="00331993" w:rsidRDefault="008F1641" w:rsidP="00917A69">
            <w:pPr>
              <w:spacing w:line="400" w:lineRule="exact"/>
              <w:jc w:val="center"/>
            </w:pPr>
            <w:r w:rsidRPr="00331993">
              <w:rPr>
                <w:rFonts w:hint="eastAsia"/>
              </w:rPr>
              <w:t>男</w:t>
            </w:r>
          </w:p>
        </w:tc>
        <w:tc>
          <w:tcPr>
            <w:tcW w:w="2032" w:type="dxa"/>
            <w:shd w:val="clear" w:color="auto" w:fill="auto"/>
          </w:tcPr>
          <w:p w14:paraId="3088DC20" w14:textId="77777777" w:rsidR="008F1641" w:rsidRPr="00331993" w:rsidRDefault="008F1641" w:rsidP="00917A69">
            <w:pPr>
              <w:spacing w:line="400" w:lineRule="exact"/>
              <w:jc w:val="center"/>
            </w:pPr>
            <w:r>
              <w:rPr>
                <w:rFonts w:hint="eastAsia"/>
              </w:rPr>
              <w:t>内蒙古</w:t>
            </w:r>
          </w:p>
        </w:tc>
        <w:tc>
          <w:tcPr>
            <w:tcW w:w="1963" w:type="dxa"/>
          </w:tcPr>
          <w:p w14:paraId="0D717EE3" w14:textId="77777777" w:rsidR="008F1641" w:rsidRPr="00331993" w:rsidRDefault="008F1641" w:rsidP="00917A69">
            <w:pPr>
              <w:spacing w:line="400" w:lineRule="exact"/>
              <w:jc w:val="center"/>
            </w:pPr>
            <w:r>
              <w:rPr>
                <w:rFonts w:hint="eastAsia"/>
              </w:rPr>
              <w:t>33</w:t>
            </w:r>
          </w:p>
        </w:tc>
      </w:tr>
      <w:tr w:rsidR="008F1641" w:rsidRPr="008E0A8F" w14:paraId="6CD3C6B5" w14:textId="77777777" w:rsidTr="008F1641">
        <w:tc>
          <w:tcPr>
            <w:tcW w:w="2031" w:type="dxa"/>
            <w:shd w:val="clear" w:color="auto" w:fill="auto"/>
          </w:tcPr>
          <w:p w14:paraId="42F7096C" w14:textId="77777777" w:rsidR="008F1641" w:rsidRPr="00331993" w:rsidRDefault="008F1641" w:rsidP="00917A69">
            <w:pPr>
              <w:spacing w:line="400" w:lineRule="exact"/>
              <w:jc w:val="center"/>
            </w:pPr>
            <w:r>
              <w:rPr>
                <w:rFonts w:hint="eastAsia"/>
              </w:rPr>
              <w:t>何</w:t>
            </w:r>
            <w:r>
              <w:t>平</w:t>
            </w:r>
          </w:p>
        </w:tc>
        <w:tc>
          <w:tcPr>
            <w:tcW w:w="2032" w:type="dxa"/>
            <w:shd w:val="clear" w:color="auto" w:fill="auto"/>
          </w:tcPr>
          <w:p w14:paraId="1A3158A4" w14:textId="77777777" w:rsidR="008F1641" w:rsidRPr="00331993" w:rsidRDefault="008F1641" w:rsidP="00917A69">
            <w:pPr>
              <w:spacing w:line="400" w:lineRule="exact"/>
              <w:jc w:val="center"/>
            </w:pPr>
            <w:r w:rsidRPr="00331993">
              <w:rPr>
                <w:rFonts w:hint="eastAsia"/>
              </w:rPr>
              <w:t>男</w:t>
            </w:r>
          </w:p>
        </w:tc>
        <w:tc>
          <w:tcPr>
            <w:tcW w:w="2032" w:type="dxa"/>
            <w:shd w:val="clear" w:color="auto" w:fill="auto"/>
          </w:tcPr>
          <w:p w14:paraId="72224E56" w14:textId="77777777" w:rsidR="008F1641" w:rsidRPr="00331993" w:rsidRDefault="008F1641" w:rsidP="00917A69">
            <w:pPr>
              <w:spacing w:line="400" w:lineRule="exact"/>
              <w:jc w:val="center"/>
            </w:pPr>
            <w:r>
              <w:rPr>
                <w:rFonts w:hint="eastAsia"/>
              </w:rPr>
              <w:t>新疆</w:t>
            </w:r>
          </w:p>
        </w:tc>
        <w:tc>
          <w:tcPr>
            <w:tcW w:w="1963" w:type="dxa"/>
          </w:tcPr>
          <w:p w14:paraId="29243361" w14:textId="77777777" w:rsidR="008F1641" w:rsidRPr="00331993" w:rsidRDefault="008F1641" w:rsidP="00917A69">
            <w:pPr>
              <w:spacing w:line="400" w:lineRule="exact"/>
              <w:jc w:val="center"/>
            </w:pPr>
            <w:r>
              <w:rPr>
                <w:rFonts w:hint="eastAsia"/>
              </w:rPr>
              <w:t>23</w:t>
            </w:r>
          </w:p>
        </w:tc>
      </w:tr>
      <w:tr w:rsidR="008F1641" w:rsidRPr="008E0A8F" w14:paraId="751D5DD3" w14:textId="77777777" w:rsidTr="008F1641">
        <w:tc>
          <w:tcPr>
            <w:tcW w:w="2031" w:type="dxa"/>
            <w:shd w:val="clear" w:color="auto" w:fill="auto"/>
          </w:tcPr>
          <w:p w14:paraId="137B0FFB" w14:textId="77777777" w:rsidR="008F1641" w:rsidRDefault="008F1641" w:rsidP="00917A69">
            <w:pPr>
              <w:spacing w:line="400" w:lineRule="exact"/>
              <w:jc w:val="center"/>
            </w:pPr>
            <w:r>
              <w:rPr>
                <w:rFonts w:hint="eastAsia"/>
              </w:rPr>
              <w:t>艾</w:t>
            </w:r>
            <w:r>
              <w:t>文</w:t>
            </w:r>
          </w:p>
        </w:tc>
        <w:tc>
          <w:tcPr>
            <w:tcW w:w="2032" w:type="dxa"/>
            <w:shd w:val="clear" w:color="auto" w:fill="auto"/>
          </w:tcPr>
          <w:p w14:paraId="7320DE55" w14:textId="77777777" w:rsidR="008F1641" w:rsidRPr="00331993" w:rsidRDefault="008F1641" w:rsidP="00917A69">
            <w:pPr>
              <w:spacing w:line="400" w:lineRule="exact"/>
              <w:jc w:val="center"/>
            </w:pPr>
            <w:r>
              <w:rPr>
                <w:rFonts w:hint="eastAsia"/>
              </w:rPr>
              <w:t>女</w:t>
            </w:r>
          </w:p>
        </w:tc>
        <w:tc>
          <w:tcPr>
            <w:tcW w:w="2032" w:type="dxa"/>
            <w:shd w:val="clear" w:color="auto" w:fill="auto"/>
          </w:tcPr>
          <w:p w14:paraId="4EFE4E07" w14:textId="77777777" w:rsidR="008F1641" w:rsidRPr="00331993" w:rsidRDefault="008F1641" w:rsidP="00917A69">
            <w:pPr>
              <w:spacing w:line="400" w:lineRule="exact"/>
              <w:jc w:val="center"/>
            </w:pPr>
            <w:r>
              <w:rPr>
                <w:rFonts w:hint="eastAsia"/>
              </w:rPr>
              <w:t>河北</w:t>
            </w:r>
          </w:p>
        </w:tc>
        <w:tc>
          <w:tcPr>
            <w:tcW w:w="1963" w:type="dxa"/>
          </w:tcPr>
          <w:p w14:paraId="0D0432CB" w14:textId="77777777" w:rsidR="008F1641" w:rsidRPr="00331993" w:rsidRDefault="008F1641" w:rsidP="00917A69">
            <w:pPr>
              <w:spacing w:line="400" w:lineRule="exact"/>
              <w:jc w:val="center"/>
            </w:pPr>
            <w:r>
              <w:rPr>
                <w:rFonts w:hint="eastAsia"/>
              </w:rPr>
              <w:t>20</w:t>
            </w:r>
          </w:p>
        </w:tc>
      </w:tr>
    </w:tbl>
    <w:p w14:paraId="02A55DD1" w14:textId="77777777" w:rsidR="003D1951" w:rsidRDefault="003D7F48" w:rsidP="003D7F48">
      <w:pPr>
        <w:spacing w:line="360" w:lineRule="auto"/>
        <w:jc w:val="center"/>
        <w:rPr>
          <w:rFonts w:ascii="楷体_GB2312" w:eastAsia="楷体_GB2312"/>
          <w:sz w:val="21"/>
          <w:szCs w:val="21"/>
        </w:rPr>
      </w:pPr>
      <w:r w:rsidRPr="003D7F48">
        <w:rPr>
          <w:rFonts w:ascii="楷体_GB2312" w:eastAsia="楷体_GB2312" w:hint="eastAsia"/>
          <w:sz w:val="21"/>
          <w:szCs w:val="21"/>
        </w:rPr>
        <w:t>表4</w:t>
      </w:r>
      <w:r w:rsidRPr="003D7F48">
        <w:rPr>
          <w:rFonts w:ascii="楷体_GB2312" w:eastAsia="楷体_GB2312"/>
          <w:sz w:val="21"/>
          <w:szCs w:val="21"/>
        </w:rPr>
        <w:t xml:space="preserve">-3 </w:t>
      </w:r>
      <w:r w:rsidR="00C674F2">
        <w:rPr>
          <w:rFonts w:ascii="楷体_GB2312" w:eastAsia="楷体_GB2312" w:hint="eastAsia"/>
          <w:sz w:val="21"/>
          <w:szCs w:val="21"/>
        </w:rPr>
        <w:t>横向</w:t>
      </w:r>
      <w:r w:rsidR="00C674F2">
        <w:rPr>
          <w:rFonts w:ascii="楷体_GB2312" w:eastAsia="楷体_GB2312"/>
          <w:sz w:val="21"/>
          <w:szCs w:val="21"/>
        </w:rPr>
        <w:t>展开</w:t>
      </w:r>
      <w:r w:rsidRPr="003D7F48">
        <w:rPr>
          <w:rFonts w:ascii="楷体_GB2312" w:eastAsia="楷体_GB2312" w:hint="eastAsia"/>
          <w:sz w:val="21"/>
          <w:szCs w:val="21"/>
        </w:rPr>
        <w:t>表格</w:t>
      </w:r>
      <w:r w:rsidRPr="003D7F48">
        <w:rPr>
          <w:rFonts w:ascii="楷体_GB2312" w:eastAsia="楷体_GB2312"/>
          <w:sz w:val="21"/>
          <w:szCs w:val="21"/>
        </w:rPr>
        <w:t>示意</w:t>
      </w:r>
    </w:p>
    <w:p w14:paraId="1D0CDFA3" w14:textId="77777777" w:rsidR="008F1641" w:rsidRDefault="008F1641" w:rsidP="00917A69">
      <w:pPr>
        <w:spacing w:line="400" w:lineRule="exact"/>
        <w:ind w:firstLine="420"/>
      </w:pPr>
      <w:r>
        <w:rPr>
          <w:rFonts w:hint="eastAsia"/>
        </w:rPr>
        <w:t>依据公式依次</w:t>
      </w:r>
      <w:r>
        <w:t>计算去除首行首列后各个单元格内的文字数量</w:t>
      </w:r>
      <w:r>
        <w:rPr>
          <w:rFonts w:hint="eastAsia"/>
        </w:rPr>
        <w:t>及</w:t>
      </w:r>
      <w:r>
        <w:t>各行各列的</w:t>
      </w:r>
      <w:r>
        <w:rPr>
          <w:rFonts w:hint="eastAsia"/>
        </w:rPr>
        <w:t>平均</w:t>
      </w:r>
      <w:r>
        <w:t>字数及</w:t>
      </w:r>
      <w:r w:rsidR="002E0D35">
        <w:rPr>
          <w:rFonts w:hint="eastAsia"/>
        </w:rPr>
        <w:t>标准</w:t>
      </w:r>
      <w:r>
        <w:t>差，计算结果如下图所示：</w:t>
      </w:r>
    </w:p>
    <w:p w14:paraId="11EC395A" w14:textId="77777777" w:rsidR="008F1641" w:rsidRDefault="002E0D35" w:rsidP="002E0D35">
      <w:pPr>
        <w:jc w:val="center"/>
      </w:pPr>
      <w:r>
        <w:object w:dxaOrig="7531" w:dyaOrig="7695" w14:anchorId="4392096F">
          <v:shape id="_x0000_i1052" type="#_x0000_t75" style="width:270pt;height:276.6pt" o:ole="">
            <v:imagedata r:id="rId79" o:title=""/>
          </v:shape>
          <o:OLEObject Type="Embed" ProgID="Visio.Drawing.15" ShapeID="_x0000_i1052" DrawAspect="Content" ObjectID="_1571491930" r:id="rId80"/>
        </w:object>
      </w:r>
    </w:p>
    <w:p w14:paraId="2E60E09A" w14:textId="77777777" w:rsidR="002E0D35" w:rsidRPr="002E0D35" w:rsidRDefault="002E0D35" w:rsidP="002E0D35">
      <w:pPr>
        <w:spacing w:line="360" w:lineRule="auto"/>
        <w:jc w:val="center"/>
        <w:rPr>
          <w:rFonts w:ascii="楷体_GB2312" w:eastAsia="楷体_GB2312"/>
          <w:sz w:val="21"/>
          <w:szCs w:val="21"/>
        </w:rPr>
      </w:pPr>
      <w:r w:rsidRPr="002E0D35">
        <w:rPr>
          <w:rFonts w:ascii="楷体_GB2312" w:eastAsia="楷体_GB2312" w:hint="eastAsia"/>
          <w:sz w:val="21"/>
          <w:szCs w:val="21"/>
        </w:rPr>
        <w:t>图4</w:t>
      </w:r>
      <w:r w:rsidRPr="002E0D35">
        <w:rPr>
          <w:rFonts w:ascii="楷体_GB2312" w:eastAsia="楷体_GB2312"/>
          <w:sz w:val="21"/>
          <w:szCs w:val="21"/>
        </w:rPr>
        <w:t xml:space="preserve">-15 </w:t>
      </w:r>
      <w:r w:rsidRPr="002E0D35">
        <w:rPr>
          <w:rFonts w:ascii="楷体_GB2312" w:eastAsia="楷体_GB2312" w:hint="eastAsia"/>
          <w:sz w:val="21"/>
          <w:szCs w:val="21"/>
        </w:rPr>
        <w:t>去除</w:t>
      </w:r>
      <w:r w:rsidRPr="002E0D35">
        <w:rPr>
          <w:rFonts w:ascii="楷体_GB2312" w:eastAsia="楷体_GB2312"/>
          <w:sz w:val="21"/>
          <w:szCs w:val="21"/>
        </w:rPr>
        <w:t>收行首列的行列均值方差统计图</w:t>
      </w:r>
    </w:p>
    <w:p w14:paraId="5595428B" w14:textId="77777777" w:rsidR="00331993" w:rsidRDefault="002E0D35" w:rsidP="00917A69">
      <w:pPr>
        <w:wordWrap w:val="0"/>
        <w:spacing w:line="400" w:lineRule="exact"/>
        <w:ind w:firstLine="420"/>
      </w:pPr>
      <w:r>
        <w:rPr>
          <w:rFonts w:hint="eastAsia"/>
        </w:rPr>
        <w:t>如图</w:t>
      </w:r>
      <w:r>
        <w:t>，</w:t>
      </w:r>
      <w:r>
        <w:rPr>
          <w:rFonts w:hint="eastAsia"/>
        </w:rPr>
        <w:t>蓝色</w:t>
      </w:r>
      <w:r>
        <w:t>框图中</w:t>
      </w:r>
      <w:r>
        <w:rPr>
          <w:rFonts w:hint="eastAsia"/>
        </w:rPr>
        <w:t>统计</w:t>
      </w:r>
      <w:r>
        <w:t>的是表格</w:t>
      </w:r>
      <w:r>
        <w:rPr>
          <w:rFonts w:hint="eastAsia"/>
        </w:rPr>
        <w:t>各</w:t>
      </w:r>
      <w:r>
        <w:t>单元格内的</w:t>
      </w:r>
      <w:r>
        <w:rPr>
          <w:rFonts w:hint="eastAsia"/>
        </w:rPr>
        <w:t>字数</w:t>
      </w:r>
      <w:r>
        <w:t>。</w:t>
      </w:r>
      <w:r>
        <w:rPr>
          <w:rFonts w:hint="eastAsia"/>
        </w:rPr>
        <w:t>橘黄色</w:t>
      </w:r>
      <w:r>
        <w:t>框图表示的是各行和各列的均值和方差统计结果。</w:t>
      </w:r>
      <w:r w:rsidR="00331993">
        <w:rPr>
          <w:rFonts w:hint="eastAsia"/>
        </w:rPr>
        <w:t>则</w:t>
      </w: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raw</m:t>
            </m:r>
          </m:sub>
        </m:sSub>
      </m:oMath>
      <w:r w:rsidR="00331993">
        <w:t>=</w:t>
      </w:r>
      <w:r>
        <w:rPr>
          <w:rFonts w:hint="eastAsia"/>
        </w:rPr>
        <w:t>(0.25</w:t>
      </w:r>
      <w:r>
        <w:t>+0.25+0.82+0.25</w:t>
      </w:r>
      <w:r w:rsidR="0095302C">
        <w:t>+0.25+0.82+0.25+0.25</w:t>
      </w:r>
      <w:r w:rsidR="00331993">
        <w:t>)</w:t>
      </w:r>
      <w:r w:rsidR="0095302C">
        <w:rPr>
          <w:rFonts w:hint="eastAsia"/>
        </w:rPr>
        <w:t>/8=0.39</w:t>
      </w:r>
      <w:r w:rsidR="00331993">
        <w:rPr>
          <w:rFonts w:hint="eastAsia"/>
        </w:rPr>
        <w:t>，</w:t>
      </w: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col</m:t>
            </m:r>
          </m:sub>
        </m:sSub>
      </m:oMath>
      <w:r w:rsidR="0095302C">
        <w:t>=(0+0.43+0)/3=0.14</w:t>
      </w:r>
      <w:r w:rsidR="00331993">
        <w:rPr>
          <w:rFonts w:hint="eastAsia"/>
        </w:rPr>
        <w:t>，</w:t>
      </w: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raw</m:t>
            </m:r>
          </m:sub>
        </m:sSub>
        <m:r>
          <m:rPr>
            <m:sty m:val="p"/>
          </m:rPr>
          <w:rPr>
            <w:rFonts w:ascii="Cambria Math" w:hAnsi="Cambria Math" w:hint="eastAsia"/>
          </w:rPr>
          <m:t>&gt;</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col</m:t>
            </m:r>
          </m:sub>
        </m:sSub>
      </m:oMath>
      <w:r w:rsidR="005E0602">
        <w:rPr>
          <w:rFonts w:hint="eastAsia"/>
        </w:rPr>
        <w:t>，</w:t>
      </w:r>
      <w:r w:rsidR="00331993">
        <w:t>因此</w:t>
      </w:r>
      <w:r w:rsidR="00331993">
        <w:rPr>
          <w:rFonts w:hint="eastAsia"/>
        </w:rPr>
        <w:t>该</w:t>
      </w:r>
      <w:r w:rsidR="00331993">
        <w:t>表格为</w:t>
      </w:r>
      <w:r w:rsidR="00331993">
        <w:rPr>
          <w:rFonts w:hint="eastAsia"/>
        </w:rPr>
        <w:t>横</w:t>
      </w:r>
      <w:r w:rsidR="00331993">
        <w:t>展开的表格。</w:t>
      </w:r>
    </w:p>
    <w:p w14:paraId="5A26BD17" w14:textId="77777777" w:rsidR="005D54E1" w:rsidRDefault="005D54E1" w:rsidP="005D54E1">
      <w:pPr>
        <w:pStyle w:val="2"/>
      </w:pPr>
      <w:bookmarkStart w:id="143" w:name="_Toc406841181"/>
      <w:r>
        <w:rPr>
          <w:rFonts w:hint="eastAsia"/>
        </w:rPr>
        <w:t>本章小结</w:t>
      </w:r>
      <w:bookmarkEnd w:id="143"/>
    </w:p>
    <w:p w14:paraId="1B30F918" w14:textId="5063B614" w:rsidR="005D54E1" w:rsidRPr="005D54E1" w:rsidRDefault="005D54E1" w:rsidP="00917A69">
      <w:pPr>
        <w:spacing w:line="400" w:lineRule="exact"/>
        <w:ind w:firstLine="420"/>
      </w:pPr>
      <w:r>
        <w:rPr>
          <w:rFonts w:hint="eastAsia"/>
        </w:rPr>
        <w:t>本章</w:t>
      </w:r>
      <w:r>
        <w:t>主要介绍了</w:t>
      </w:r>
      <w:r>
        <w:t>PDF</w:t>
      </w:r>
      <w:r>
        <w:t>表格</w:t>
      </w:r>
      <w:r>
        <w:rPr>
          <w:rFonts w:hint="eastAsia"/>
        </w:rPr>
        <w:t>数据</w:t>
      </w:r>
      <w:r>
        <w:t>抽取系统</w:t>
      </w:r>
      <w:r>
        <w:rPr>
          <w:rFonts w:hint="eastAsia"/>
        </w:rPr>
        <w:t>的</w:t>
      </w:r>
      <w:r>
        <w:t>关键</w:t>
      </w:r>
      <w:r w:rsidR="00913D8F">
        <w:rPr>
          <w:rFonts w:hint="eastAsia"/>
        </w:rPr>
        <w:t>技术</w:t>
      </w:r>
      <w:r>
        <w:t>。</w:t>
      </w:r>
      <w:r>
        <w:rPr>
          <w:rFonts w:hint="eastAsia"/>
        </w:rPr>
        <w:t>对于</w:t>
      </w:r>
      <w:r>
        <w:t>PDF</w:t>
      </w:r>
      <w:r>
        <w:rPr>
          <w:rFonts w:hint="eastAsia"/>
        </w:rPr>
        <w:t>的</w:t>
      </w:r>
      <w:r>
        <w:t>表格特征提取，本课题选择了</w:t>
      </w:r>
      <w:r w:rsidR="000525A2">
        <w:rPr>
          <w:rFonts w:hint="eastAsia"/>
        </w:rPr>
        <w:t>PDFBox</w:t>
      </w:r>
      <w:r w:rsidR="000525A2">
        <w:t>开源项目辅助实现特征提取。对</w:t>
      </w:r>
      <w:r w:rsidR="000525A2">
        <w:t>PDF</w:t>
      </w:r>
      <w:r w:rsidR="000525A2">
        <w:t>中的文字信息进行了重新封装。</w:t>
      </w:r>
      <w:r w:rsidR="000525A2">
        <w:rPr>
          <w:rFonts w:hint="eastAsia"/>
        </w:rPr>
        <w:t>为了</w:t>
      </w:r>
      <w:r w:rsidR="000525A2">
        <w:t>获取表格</w:t>
      </w:r>
      <w:r w:rsidR="000525A2">
        <w:rPr>
          <w:rFonts w:hint="eastAsia"/>
        </w:rPr>
        <w:t>线条</w:t>
      </w:r>
      <w:r w:rsidR="000525A2">
        <w:t>信息，修改了</w:t>
      </w:r>
      <w:r w:rsidR="000525A2">
        <w:t>PDFBox</w:t>
      </w:r>
      <w:r w:rsidR="000525A2">
        <w:t>源码，实现了对</w:t>
      </w:r>
      <w:r w:rsidR="000525A2">
        <w:t>PDF</w:t>
      </w:r>
      <w:r w:rsidR="000525A2">
        <w:t>中线条信息的提取和封装。表格</w:t>
      </w:r>
      <w:r w:rsidR="000525A2">
        <w:rPr>
          <w:rFonts w:hint="eastAsia"/>
        </w:rPr>
        <w:t>的</w:t>
      </w:r>
      <w:r w:rsidR="000525A2">
        <w:t>还原</w:t>
      </w:r>
      <w:r w:rsidR="000525A2">
        <w:rPr>
          <w:rFonts w:hint="eastAsia"/>
        </w:rPr>
        <w:t>由于</w:t>
      </w:r>
      <w:r w:rsidR="000525A2">
        <w:t>使用了基于线条的还原方式，因此</w:t>
      </w:r>
      <w:r w:rsidR="000525A2">
        <w:rPr>
          <w:rFonts w:hint="eastAsia"/>
        </w:rPr>
        <w:t>有效</w:t>
      </w:r>
      <w:r w:rsidR="000525A2">
        <w:t>的保证了表格还原的准确性。</w:t>
      </w:r>
      <w:r w:rsidR="000525A2">
        <w:rPr>
          <w:rFonts w:hint="eastAsia"/>
        </w:rPr>
        <w:t>对于</w:t>
      </w:r>
      <w:r w:rsidR="000525A2">
        <w:t>表格结构的识别，主要涉及</w:t>
      </w:r>
      <w:r w:rsidR="000525A2">
        <w:rPr>
          <w:rFonts w:hint="eastAsia"/>
        </w:rPr>
        <w:t>复杂</w:t>
      </w:r>
      <w:r w:rsidR="000525A2">
        <w:t>表头识别，表格展开方式识别等常见问题</w:t>
      </w:r>
      <w:r w:rsidR="000525A2">
        <w:rPr>
          <w:rFonts w:hint="eastAsia"/>
        </w:rPr>
        <w:t>，</w:t>
      </w:r>
      <w:r w:rsidR="000525A2">
        <w:t>本章基于</w:t>
      </w:r>
      <w:r w:rsidR="000525A2">
        <w:t>PDF</w:t>
      </w:r>
      <w:r w:rsidR="000525A2">
        <w:rPr>
          <w:rFonts w:hint="eastAsia"/>
        </w:rPr>
        <w:t>表格</w:t>
      </w:r>
      <w:r w:rsidR="000525A2">
        <w:t>的特点，分别给出了对应的解决方案。</w:t>
      </w:r>
    </w:p>
    <w:p w14:paraId="40D0CA1C" w14:textId="77777777" w:rsidR="008049FA" w:rsidRPr="005D54E1" w:rsidRDefault="008049FA" w:rsidP="00331993">
      <w:pPr>
        <w:ind w:left="720"/>
      </w:pPr>
    </w:p>
    <w:p w14:paraId="24E67D73" w14:textId="77777777" w:rsidR="005E0602" w:rsidRDefault="005E0602" w:rsidP="00331993">
      <w:pPr>
        <w:ind w:left="720"/>
      </w:pPr>
    </w:p>
    <w:p w14:paraId="3967601F" w14:textId="77777777" w:rsidR="005E0602" w:rsidRDefault="005E0602" w:rsidP="00331993">
      <w:pPr>
        <w:ind w:left="720"/>
      </w:pPr>
    </w:p>
    <w:p w14:paraId="4DDF59B5" w14:textId="77777777" w:rsidR="008049FA" w:rsidRDefault="008049FA" w:rsidP="00331993">
      <w:pPr>
        <w:ind w:left="720"/>
        <w:rPr>
          <w:noProof/>
        </w:rPr>
      </w:pPr>
    </w:p>
    <w:p w14:paraId="0C81436F" w14:textId="77777777" w:rsidR="005D54E1" w:rsidRDefault="005D54E1" w:rsidP="00331993">
      <w:pPr>
        <w:ind w:left="720"/>
        <w:rPr>
          <w:noProof/>
        </w:rPr>
      </w:pPr>
    </w:p>
    <w:p w14:paraId="5604A229" w14:textId="77777777" w:rsidR="005D54E1" w:rsidRDefault="005D54E1" w:rsidP="00331993">
      <w:pPr>
        <w:ind w:left="720"/>
        <w:rPr>
          <w:noProof/>
        </w:rPr>
      </w:pPr>
    </w:p>
    <w:p w14:paraId="0ACDD883" w14:textId="77777777" w:rsidR="005A57E1" w:rsidRDefault="005A57E1" w:rsidP="00331993">
      <w:pPr>
        <w:ind w:left="720"/>
        <w:rPr>
          <w:noProof/>
        </w:rPr>
        <w:sectPr w:rsidR="005A57E1">
          <w:headerReference w:type="even" r:id="rId81"/>
          <w:headerReference w:type="default" r:id="rId82"/>
          <w:endnotePr>
            <w:numFmt w:val="decimal"/>
          </w:endnotePr>
          <w:pgSz w:w="11906" w:h="16838"/>
          <w:pgMar w:top="1440" w:right="1559" w:bottom="1440" w:left="1559" w:header="851" w:footer="992" w:gutter="0"/>
          <w:cols w:space="720"/>
          <w:docGrid w:type="lines" w:linePitch="312"/>
        </w:sectPr>
      </w:pPr>
    </w:p>
    <w:p w14:paraId="15F7D65C" w14:textId="77777777" w:rsidR="00173303" w:rsidRDefault="007D2BC8">
      <w:pPr>
        <w:pStyle w:val="1"/>
      </w:pPr>
      <w:bookmarkStart w:id="144" w:name="_Toc406841182"/>
      <w:r>
        <w:rPr>
          <w:rFonts w:hint="eastAsia"/>
        </w:rPr>
        <w:lastRenderedPageBreak/>
        <w:t>P</w:t>
      </w:r>
      <w:r>
        <w:t>DF</w:t>
      </w:r>
      <w:r>
        <w:rPr>
          <w:rFonts w:hint="eastAsia"/>
        </w:rPr>
        <w:t>表格数据抽取系统</w:t>
      </w:r>
      <w:r w:rsidR="006C7FC0">
        <w:rPr>
          <w:rFonts w:hint="eastAsia"/>
        </w:rPr>
        <w:t>设计</w:t>
      </w:r>
      <w:r w:rsidR="006C7FC0">
        <w:t>与实现</w:t>
      </w:r>
      <w:bookmarkEnd w:id="144"/>
    </w:p>
    <w:p w14:paraId="5FE746CF" w14:textId="0926B17B" w:rsidR="003E673E" w:rsidRDefault="00B177DA">
      <w:pPr>
        <w:pStyle w:val="07415"/>
        <w:ind w:firstLineChars="200" w:firstLine="480"/>
      </w:pPr>
      <w:r>
        <w:rPr>
          <w:rFonts w:hint="eastAsia"/>
        </w:rPr>
        <w:t>前文</w:t>
      </w:r>
      <w:r>
        <w:t>对</w:t>
      </w:r>
      <w:r>
        <w:rPr>
          <w:rFonts w:hint="eastAsia"/>
        </w:rPr>
        <w:t>PDF</w:t>
      </w:r>
      <w:r>
        <w:t>表格数据抽取的关键</w:t>
      </w:r>
      <w:r w:rsidR="00913D8F">
        <w:rPr>
          <w:rFonts w:hint="eastAsia"/>
        </w:rPr>
        <w:t>技术</w:t>
      </w:r>
      <w:r>
        <w:t>进行了详细的介绍，</w:t>
      </w:r>
      <w:r w:rsidR="007D2BC8">
        <w:rPr>
          <w:rFonts w:hint="eastAsia"/>
        </w:rPr>
        <w:t>本</w:t>
      </w:r>
      <w:r w:rsidR="007D2BC8">
        <w:t>章</w:t>
      </w:r>
      <w:r>
        <w:rPr>
          <w:rFonts w:hint="eastAsia"/>
        </w:rPr>
        <w:t>将</w:t>
      </w:r>
      <w:r w:rsidR="001D0267">
        <w:rPr>
          <w:rFonts w:hint="eastAsia"/>
        </w:rPr>
        <w:t>该</w:t>
      </w:r>
      <w:r w:rsidR="001D0267">
        <w:t>方法运用于系统中，用于提取</w:t>
      </w:r>
      <w:r w:rsidR="001D0267">
        <w:t>PDF</w:t>
      </w:r>
      <w:r w:rsidR="001D0267">
        <w:rPr>
          <w:rFonts w:hint="eastAsia"/>
        </w:rPr>
        <w:t>文件</w:t>
      </w:r>
      <w:r w:rsidR="001D0267">
        <w:t>中的财务报表数据。</w:t>
      </w:r>
      <w:r w:rsidR="001D0267">
        <w:rPr>
          <w:rFonts w:hint="eastAsia"/>
        </w:rPr>
        <w:t>本章</w:t>
      </w:r>
      <w:r>
        <w:t>阐述</w:t>
      </w:r>
      <w:r w:rsidR="001D0267">
        <w:rPr>
          <w:rFonts w:hint="eastAsia"/>
        </w:rPr>
        <w:t>了</w:t>
      </w:r>
      <w:r>
        <w:rPr>
          <w:rFonts w:hint="eastAsia"/>
        </w:rPr>
        <w:t>表格</w:t>
      </w:r>
      <w:r>
        <w:t>数据抽取系统的设计和实现过程，</w:t>
      </w:r>
      <w:r>
        <w:rPr>
          <w:rFonts w:hint="eastAsia"/>
        </w:rPr>
        <w:t>依次介绍</w:t>
      </w:r>
      <w:r>
        <w:t>了</w:t>
      </w:r>
      <w:r>
        <w:rPr>
          <w:rFonts w:hint="eastAsia"/>
        </w:rPr>
        <w:t>P</w:t>
      </w:r>
      <w:r>
        <w:t>DF</w:t>
      </w:r>
      <w:r>
        <w:t>文档解析，</w:t>
      </w:r>
      <w:r>
        <w:t>PDF</w:t>
      </w:r>
      <w:r>
        <w:t>表格还原，</w:t>
      </w:r>
      <w:r>
        <w:t>PDF</w:t>
      </w:r>
      <w:r>
        <w:t>表格数据封装等内容，</w:t>
      </w:r>
      <w:r>
        <w:rPr>
          <w:rFonts w:hint="eastAsia"/>
        </w:rPr>
        <w:t>最后从</w:t>
      </w:r>
      <w:r>
        <w:t>准确性和覆盖率两方面对表格解析情况进行</w:t>
      </w:r>
      <w:r>
        <w:rPr>
          <w:rFonts w:hint="eastAsia"/>
        </w:rPr>
        <w:t>了</w:t>
      </w:r>
      <w:r>
        <w:t>测试。</w:t>
      </w:r>
    </w:p>
    <w:p w14:paraId="469466AA" w14:textId="31DBED3C" w:rsidR="00173303" w:rsidRDefault="0048591B">
      <w:pPr>
        <w:pStyle w:val="2"/>
      </w:pPr>
      <w:bookmarkStart w:id="145" w:name="_Toc406841183"/>
      <w:r>
        <w:rPr>
          <w:rFonts w:hint="eastAsia"/>
        </w:rPr>
        <w:t>PDF</w:t>
      </w:r>
      <w:r>
        <w:rPr>
          <w:rFonts w:hint="eastAsia"/>
        </w:rPr>
        <w:t>表格</w:t>
      </w:r>
      <w:r>
        <w:t>数据抽取</w:t>
      </w:r>
      <w:r>
        <w:rPr>
          <w:rFonts w:hint="eastAsia"/>
        </w:rPr>
        <w:t>系统</w:t>
      </w:r>
      <w:r>
        <w:t>的整体</w:t>
      </w:r>
      <w:r>
        <w:rPr>
          <w:rFonts w:hint="eastAsia"/>
        </w:rPr>
        <w:t>设计</w:t>
      </w:r>
      <w:bookmarkEnd w:id="145"/>
    </w:p>
    <w:p w14:paraId="46335E13" w14:textId="6B75A038" w:rsidR="00DD227A" w:rsidRDefault="00DD227A" w:rsidP="00DD227A">
      <w:pPr>
        <w:pStyle w:val="3"/>
      </w:pPr>
      <w:bookmarkStart w:id="146" w:name="_Toc406841184"/>
      <w:r>
        <w:rPr>
          <w:rFonts w:hint="eastAsia"/>
        </w:rPr>
        <w:t>系统整体</w:t>
      </w:r>
      <w:r>
        <w:t>流程设计</w:t>
      </w:r>
      <w:bookmarkEnd w:id="146"/>
    </w:p>
    <w:p w14:paraId="3BACE255" w14:textId="77777777" w:rsidR="0048591B" w:rsidRDefault="0048591B" w:rsidP="001B4DE8">
      <w:pPr>
        <w:pStyle w:val="07415"/>
        <w:ind w:firstLineChars="200" w:firstLine="480"/>
      </w:pPr>
      <w:r>
        <w:rPr>
          <w:rFonts w:hint="eastAsia"/>
        </w:rPr>
        <w:t>本</w:t>
      </w:r>
      <w:r>
        <w:t>系统</w:t>
      </w:r>
      <w:r>
        <w:rPr>
          <w:rFonts w:hint="eastAsia"/>
        </w:rPr>
        <w:t>主要</w:t>
      </w:r>
      <w:r>
        <w:t>针对</w:t>
      </w:r>
      <w:r>
        <w:t>PDF</w:t>
      </w:r>
      <w:r>
        <w:t>格式</w:t>
      </w:r>
      <w:r>
        <w:rPr>
          <w:rFonts w:hint="eastAsia"/>
        </w:rPr>
        <w:t>文件</w:t>
      </w:r>
      <w:r>
        <w:t>的表格进行数据抽取。因此</w:t>
      </w:r>
      <w:r>
        <w:rPr>
          <w:rFonts w:hint="eastAsia"/>
        </w:rPr>
        <w:t>在</w:t>
      </w:r>
      <w:r>
        <w:t>表格特征识别方面</w:t>
      </w:r>
      <w:r>
        <w:rPr>
          <w:rFonts w:hint="eastAsia"/>
        </w:rPr>
        <w:t>主要依据</w:t>
      </w:r>
      <w:r>
        <w:t>PDF</w:t>
      </w:r>
      <w:r>
        <w:rPr>
          <w:rFonts w:hint="eastAsia"/>
        </w:rPr>
        <w:t>格式</w:t>
      </w:r>
      <w:r>
        <w:t>的特定来提取表格信息</w:t>
      </w:r>
      <w:r>
        <w:t>——</w:t>
      </w:r>
      <w:r>
        <w:t>文字</w:t>
      </w:r>
      <w:r>
        <w:rPr>
          <w:rFonts w:hint="eastAsia"/>
        </w:rPr>
        <w:t>内容</w:t>
      </w:r>
      <w:r>
        <w:t>，文字位置，线条</w:t>
      </w:r>
      <w:r>
        <w:rPr>
          <w:rFonts w:hint="eastAsia"/>
        </w:rPr>
        <w:t>位置</w:t>
      </w:r>
      <w:r>
        <w:t>，线条长度等。</w:t>
      </w:r>
      <w:r>
        <w:rPr>
          <w:rFonts w:hint="eastAsia"/>
        </w:rPr>
        <w:t>借助</w:t>
      </w:r>
      <w:r>
        <w:t>了</w:t>
      </w:r>
      <w:r>
        <w:t>PDFBox</w:t>
      </w:r>
      <w:r>
        <w:t>完成</w:t>
      </w:r>
      <w:r>
        <w:rPr>
          <w:rFonts w:hint="eastAsia"/>
        </w:rPr>
        <w:t>此类</w:t>
      </w:r>
      <w:r>
        <w:t>信息的提取</w:t>
      </w:r>
      <w:r>
        <w:rPr>
          <w:rFonts w:hint="eastAsia"/>
        </w:rPr>
        <w:t>。在表格信息</w:t>
      </w:r>
      <w:r>
        <w:t>还原上</w:t>
      </w:r>
      <w:r>
        <w:rPr>
          <w:rFonts w:hint="eastAsia"/>
        </w:rPr>
        <w:t>以</w:t>
      </w:r>
      <w:r>
        <w:t>框线的位置信息</w:t>
      </w:r>
      <w:r>
        <w:rPr>
          <w:rFonts w:hint="eastAsia"/>
        </w:rPr>
        <w:t>作为</w:t>
      </w:r>
      <w:r>
        <w:t>特征量，通过设计相应算法实现表格</w:t>
      </w:r>
      <w:r>
        <w:rPr>
          <w:rFonts w:hint="eastAsia"/>
        </w:rPr>
        <w:t>基本</w:t>
      </w:r>
      <w:r>
        <w:t>框架的还原。</w:t>
      </w:r>
      <w:r>
        <w:rPr>
          <w:rFonts w:hint="eastAsia"/>
        </w:rPr>
        <w:t>然后利用</w:t>
      </w:r>
      <w:r>
        <w:t>表格中的文字</w:t>
      </w:r>
      <w:r>
        <w:rPr>
          <w:rFonts w:hint="eastAsia"/>
        </w:rPr>
        <w:t>位置</w:t>
      </w:r>
      <w:r>
        <w:t>信息将相应的文字内容填入</w:t>
      </w:r>
      <w:r>
        <w:rPr>
          <w:rFonts w:hint="eastAsia"/>
        </w:rPr>
        <w:t>对应</w:t>
      </w:r>
      <w:r>
        <w:t>的单元格</w:t>
      </w:r>
      <w:r>
        <w:rPr>
          <w:rFonts w:hint="eastAsia"/>
        </w:rPr>
        <w:t>最终</w:t>
      </w:r>
      <w:r>
        <w:t>完成整个表格的还原。</w:t>
      </w:r>
    </w:p>
    <w:p w14:paraId="7273B224" w14:textId="77777777" w:rsidR="0048591B" w:rsidRDefault="0048591B" w:rsidP="001B4DE8">
      <w:pPr>
        <w:pStyle w:val="07415"/>
        <w:ind w:firstLineChars="200" w:firstLine="480"/>
      </w:pPr>
      <w:r>
        <w:rPr>
          <w:rFonts w:hint="eastAsia"/>
        </w:rPr>
        <w:t>当</w:t>
      </w:r>
      <w:r>
        <w:t>表格的基本形态确定后接下来</w:t>
      </w:r>
      <w:r>
        <w:rPr>
          <w:rFonts w:hint="eastAsia"/>
        </w:rPr>
        <w:t>需要</w:t>
      </w:r>
      <w:r>
        <w:t>完成的是</w:t>
      </w:r>
      <w:r>
        <w:rPr>
          <w:rFonts w:hint="eastAsia"/>
        </w:rPr>
        <w:t>表格</w:t>
      </w:r>
      <w:r>
        <w:t>数据</w:t>
      </w:r>
      <w:r>
        <w:rPr>
          <w:rFonts w:hint="eastAsia"/>
        </w:rPr>
        <w:t>的</w:t>
      </w:r>
      <w:r>
        <w:t>抽取。</w:t>
      </w:r>
      <w:r>
        <w:rPr>
          <w:rFonts w:hint="eastAsia"/>
        </w:rPr>
        <w:t>本系统</w:t>
      </w:r>
      <w:r>
        <w:t>设计了相应的算法</w:t>
      </w:r>
      <w:r>
        <w:rPr>
          <w:rFonts w:hint="eastAsia"/>
        </w:rPr>
        <w:t>分别</w:t>
      </w:r>
      <w:r>
        <w:t>完成了表格结构的</w:t>
      </w:r>
      <w:r>
        <w:rPr>
          <w:rFonts w:hint="eastAsia"/>
        </w:rPr>
        <w:t>识别和复杂</w:t>
      </w:r>
      <w:r>
        <w:t>表头的</w:t>
      </w:r>
      <w:r>
        <w:rPr>
          <w:rFonts w:hint="eastAsia"/>
        </w:rPr>
        <w:t>处理</w:t>
      </w:r>
      <w:r>
        <w:t>。</w:t>
      </w:r>
      <w:r>
        <w:rPr>
          <w:rFonts w:hint="eastAsia"/>
        </w:rPr>
        <w:t>为</w:t>
      </w:r>
      <w:r>
        <w:t>了完成非结构化数据的结构化，</w:t>
      </w:r>
      <w:r>
        <w:rPr>
          <w:rFonts w:hint="eastAsia"/>
        </w:rPr>
        <w:t>本系统对</w:t>
      </w:r>
      <w:r>
        <w:t>复杂的表格进行了</w:t>
      </w:r>
      <w:r>
        <w:rPr>
          <w:rFonts w:hint="eastAsia"/>
        </w:rPr>
        <w:t>拆分</w:t>
      </w:r>
      <w:r>
        <w:t>处理，</w:t>
      </w:r>
      <w:r>
        <w:rPr>
          <w:rFonts w:hint="eastAsia"/>
        </w:rPr>
        <w:t>实现</w:t>
      </w:r>
      <w:r>
        <w:t>了复杂表格和简单表格的统一</w:t>
      </w:r>
      <w:r>
        <w:rPr>
          <w:rFonts w:hint="eastAsia"/>
        </w:rPr>
        <w:t>表示</w:t>
      </w:r>
      <w:r>
        <w:t>。</w:t>
      </w:r>
      <w:r>
        <w:rPr>
          <w:rFonts w:hint="eastAsia"/>
        </w:rPr>
        <w:t>并最终将</w:t>
      </w:r>
      <w:r>
        <w:t>表格数据封装成</w:t>
      </w:r>
      <w:r>
        <w:t>JSON</w:t>
      </w:r>
      <w:r>
        <w:t>的格式</w:t>
      </w:r>
      <w:r>
        <w:rPr>
          <w:rFonts w:hint="eastAsia"/>
        </w:rPr>
        <w:t>真正</w:t>
      </w:r>
      <w:r>
        <w:t>实现了</w:t>
      </w:r>
      <w:r>
        <w:rPr>
          <w:rFonts w:hint="eastAsia"/>
        </w:rPr>
        <w:t>非结构化</w:t>
      </w:r>
      <w:r>
        <w:t>数据的结构化。整个</w:t>
      </w:r>
      <w:r>
        <w:rPr>
          <w:rFonts w:hint="eastAsia"/>
        </w:rPr>
        <w:t>处理</w:t>
      </w:r>
      <w:r>
        <w:t>过程如下图所示：</w:t>
      </w:r>
    </w:p>
    <w:p w14:paraId="5B85F20F" w14:textId="77777777" w:rsidR="0048591B" w:rsidRPr="00942F9A" w:rsidRDefault="000534DA" w:rsidP="000534DA">
      <w:pPr>
        <w:pStyle w:val="07415"/>
        <w:spacing w:line="240" w:lineRule="auto"/>
        <w:ind w:firstLine="0"/>
        <w:jc w:val="center"/>
      </w:pPr>
      <w:r>
        <w:object w:dxaOrig="11265" w:dyaOrig="5070" w14:anchorId="5480B2C7">
          <v:shape id="_x0000_i1053" type="#_x0000_t75" style="width:439.2pt;height:198pt" o:ole="">
            <v:imagedata r:id="rId83" o:title=""/>
          </v:shape>
          <o:OLEObject Type="Embed" ProgID="Visio.Drawing.15" ShapeID="_x0000_i1053" DrawAspect="Content" ObjectID="_1571491931" r:id="rId84"/>
        </w:object>
      </w:r>
      <w:r w:rsidR="00057019" w:rsidRPr="00057019">
        <w:rPr>
          <w:rFonts w:ascii="楷体_GB2312" w:eastAsia="楷体_GB2312" w:hAnsi="Calibri" w:cs="Times New Roman" w:hint="eastAsia"/>
          <w:kern w:val="2"/>
          <w:sz w:val="21"/>
          <w:szCs w:val="21"/>
        </w:rPr>
        <w:t>图</w:t>
      </w:r>
      <w:r w:rsidR="00057019" w:rsidRPr="00057019">
        <w:rPr>
          <w:rFonts w:ascii="楷体_GB2312" w:eastAsia="楷体_GB2312" w:hAnsi="Calibri" w:cs="Times New Roman"/>
          <w:kern w:val="2"/>
          <w:sz w:val="21"/>
          <w:szCs w:val="21"/>
        </w:rPr>
        <w:t xml:space="preserve">5-1 </w:t>
      </w:r>
      <w:r w:rsidR="0048591B" w:rsidRPr="00057019">
        <w:rPr>
          <w:rFonts w:ascii="楷体_GB2312" w:eastAsia="楷体_GB2312" w:hAnsi="Calibri" w:cs="Times New Roman" w:hint="eastAsia"/>
          <w:kern w:val="2"/>
          <w:sz w:val="21"/>
          <w:szCs w:val="21"/>
        </w:rPr>
        <w:t>基于</w:t>
      </w:r>
      <w:r w:rsidR="0048591B" w:rsidRPr="00057019">
        <w:rPr>
          <w:rFonts w:ascii="楷体_GB2312" w:eastAsia="楷体_GB2312" w:hAnsi="Calibri" w:cs="Times New Roman"/>
          <w:kern w:val="2"/>
          <w:sz w:val="21"/>
          <w:szCs w:val="21"/>
        </w:rPr>
        <w:t>PDF</w:t>
      </w:r>
      <w:r w:rsidR="0048591B" w:rsidRPr="00057019">
        <w:rPr>
          <w:rFonts w:ascii="楷体_GB2312" w:eastAsia="楷体_GB2312" w:hAnsi="Calibri" w:cs="Times New Roman" w:hint="eastAsia"/>
          <w:kern w:val="2"/>
          <w:sz w:val="21"/>
          <w:szCs w:val="21"/>
        </w:rPr>
        <w:t>的</w:t>
      </w:r>
      <w:r w:rsidR="00DD227A" w:rsidRPr="00057019">
        <w:rPr>
          <w:rFonts w:ascii="楷体_GB2312" w:eastAsia="楷体_GB2312" w:hAnsi="Calibri" w:cs="Times New Roman"/>
          <w:kern w:val="2"/>
          <w:sz w:val="21"/>
          <w:szCs w:val="21"/>
        </w:rPr>
        <w:t>表格数据</w:t>
      </w:r>
      <w:r w:rsidR="00DD227A" w:rsidRPr="00057019">
        <w:rPr>
          <w:rFonts w:ascii="楷体_GB2312" w:eastAsia="楷体_GB2312" w:hAnsi="Calibri" w:cs="Times New Roman" w:hint="eastAsia"/>
          <w:kern w:val="2"/>
          <w:sz w:val="21"/>
          <w:szCs w:val="21"/>
        </w:rPr>
        <w:t>抽取</w:t>
      </w:r>
      <w:r w:rsidR="00DD227A" w:rsidRPr="00057019">
        <w:rPr>
          <w:rFonts w:ascii="楷体_GB2312" w:eastAsia="楷体_GB2312" w:hAnsi="Calibri" w:cs="Times New Roman"/>
          <w:kern w:val="2"/>
          <w:sz w:val="21"/>
          <w:szCs w:val="21"/>
        </w:rPr>
        <w:t>系统处理</w:t>
      </w:r>
      <w:r w:rsidR="0048591B" w:rsidRPr="00057019">
        <w:rPr>
          <w:rFonts w:ascii="楷体_GB2312" w:eastAsia="楷体_GB2312" w:hAnsi="Calibri" w:cs="Times New Roman"/>
          <w:kern w:val="2"/>
          <w:sz w:val="21"/>
          <w:szCs w:val="21"/>
        </w:rPr>
        <w:t>流程</w:t>
      </w:r>
    </w:p>
    <w:p w14:paraId="3CA40157" w14:textId="7176D3B9" w:rsidR="00DD227A" w:rsidRDefault="00DD227A" w:rsidP="00DD227A">
      <w:pPr>
        <w:pStyle w:val="3"/>
      </w:pPr>
      <w:bookmarkStart w:id="147" w:name="_Toc406841185"/>
      <w:r>
        <w:rPr>
          <w:rFonts w:hint="eastAsia"/>
        </w:rPr>
        <w:lastRenderedPageBreak/>
        <w:t>系统层次描述</w:t>
      </w:r>
      <w:bookmarkEnd w:id="147"/>
    </w:p>
    <w:p w14:paraId="7AD442EA" w14:textId="77777777" w:rsidR="00DD227A" w:rsidRDefault="00DD227A" w:rsidP="0098793E">
      <w:pPr>
        <w:pStyle w:val="07415"/>
        <w:ind w:firstLineChars="200" w:firstLine="480"/>
      </w:pPr>
      <w:r>
        <w:rPr>
          <w:rFonts w:hint="eastAsia"/>
        </w:rPr>
        <w:t>根据</w:t>
      </w:r>
      <w:r>
        <w:t>系统的功能将系统分为如下的</w:t>
      </w:r>
      <w:r>
        <w:rPr>
          <w:rFonts w:hint="eastAsia"/>
        </w:rPr>
        <w:t>三</w:t>
      </w:r>
      <w:r>
        <w:t>个部分。最底层是</w:t>
      </w:r>
      <w:r>
        <w:rPr>
          <w:rFonts w:hint="eastAsia"/>
        </w:rPr>
        <w:t>PDF</w:t>
      </w:r>
      <w:r>
        <w:rPr>
          <w:rFonts w:hint="eastAsia"/>
        </w:rPr>
        <w:t>文档</w:t>
      </w:r>
      <w:r>
        <w:t>解析</w:t>
      </w:r>
      <w:r>
        <w:rPr>
          <w:rFonts w:hint="eastAsia"/>
        </w:rPr>
        <w:t>层</w:t>
      </w:r>
      <w:r>
        <w:t>，主要完成</w:t>
      </w:r>
      <w:r>
        <w:t>PDF</w:t>
      </w:r>
      <w:r>
        <w:t>中文字</w:t>
      </w:r>
      <w:r>
        <w:rPr>
          <w:rFonts w:hint="eastAsia"/>
        </w:rPr>
        <w:t>和</w:t>
      </w:r>
      <w:r>
        <w:t>线条信息的提取和封装。</w:t>
      </w:r>
      <w:r w:rsidR="009B0853">
        <w:rPr>
          <w:rFonts w:hint="eastAsia"/>
        </w:rPr>
        <w:t>中间</w:t>
      </w:r>
      <w:r>
        <w:rPr>
          <w:rFonts w:hint="eastAsia"/>
        </w:rPr>
        <w:t>是</w:t>
      </w:r>
      <w:r>
        <w:t>PDF</w:t>
      </w:r>
      <w:r>
        <w:t>表格</w:t>
      </w:r>
      <w:r>
        <w:rPr>
          <w:rFonts w:hint="eastAsia"/>
        </w:rPr>
        <w:t>还原</w:t>
      </w:r>
      <w:r>
        <w:t>层，</w:t>
      </w:r>
      <w:r>
        <w:rPr>
          <w:rFonts w:hint="eastAsia"/>
        </w:rPr>
        <w:t>该层</w:t>
      </w:r>
      <w:r>
        <w:t>是整个解析系统的核心层，</w:t>
      </w:r>
      <w:r>
        <w:rPr>
          <w:rFonts w:hint="eastAsia"/>
        </w:rPr>
        <w:t>实现</w:t>
      </w:r>
      <w:r>
        <w:t>了表格还原的核心算法。主要</w:t>
      </w:r>
      <w:r>
        <w:rPr>
          <w:rFonts w:hint="eastAsia"/>
        </w:rPr>
        <w:t>包括</w:t>
      </w:r>
      <w:r>
        <w:t>表格</w:t>
      </w:r>
      <w:r>
        <w:rPr>
          <w:rFonts w:hint="eastAsia"/>
        </w:rPr>
        <w:t>轮廓</w:t>
      </w:r>
      <w:r>
        <w:t>栅格化，</w:t>
      </w:r>
      <w:r>
        <w:rPr>
          <w:rFonts w:hint="eastAsia"/>
        </w:rPr>
        <w:t>复杂表头</w:t>
      </w:r>
      <w:r>
        <w:t>的识别与</w:t>
      </w:r>
      <w:r>
        <w:rPr>
          <w:rFonts w:hint="eastAsia"/>
        </w:rPr>
        <w:t>转换</w:t>
      </w:r>
      <w:r>
        <w:t>，</w:t>
      </w:r>
      <w:r>
        <w:rPr>
          <w:rFonts w:hint="eastAsia"/>
        </w:rPr>
        <w:t>表格</w:t>
      </w:r>
      <w:r>
        <w:t>内容</w:t>
      </w:r>
      <w:r>
        <w:rPr>
          <w:rFonts w:hint="eastAsia"/>
        </w:rPr>
        <w:t>归位</w:t>
      </w:r>
      <w:r>
        <w:t>等</w:t>
      </w:r>
      <w:r>
        <w:rPr>
          <w:rFonts w:hint="eastAsia"/>
        </w:rPr>
        <w:t>内容</w:t>
      </w:r>
      <w:r>
        <w:t>。顶层</w:t>
      </w:r>
      <w:r>
        <w:rPr>
          <w:rFonts w:hint="eastAsia"/>
        </w:rPr>
        <w:t>是</w:t>
      </w:r>
      <w:r>
        <w:t>对已处理的表格数据的进一步封装。</w:t>
      </w:r>
    </w:p>
    <w:p w14:paraId="3C1802D2" w14:textId="77777777" w:rsidR="00DD227A" w:rsidRDefault="00EE19D1" w:rsidP="00EE19D1">
      <w:pPr>
        <w:pStyle w:val="07415"/>
        <w:spacing w:line="240" w:lineRule="auto"/>
        <w:ind w:firstLine="0"/>
        <w:jc w:val="center"/>
      </w:pPr>
      <w:r>
        <w:object w:dxaOrig="7380" w:dyaOrig="5550" w14:anchorId="685752C2">
          <v:shape id="_x0000_i1054" type="#_x0000_t75" style="width:368.4pt;height:277.2pt" o:ole="">
            <v:imagedata r:id="rId85" o:title=""/>
          </v:shape>
          <o:OLEObject Type="Embed" ProgID="Visio.Drawing.15" ShapeID="_x0000_i1054" DrawAspect="Content" ObjectID="_1571491932" r:id="rId86"/>
        </w:object>
      </w:r>
    </w:p>
    <w:p w14:paraId="0030F6DA" w14:textId="77777777" w:rsidR="00EE19D1" w:rsidRDefault="00057019" w:rsidP="00EE19D1">
      <w:pPr>
        <w:pStyle w:val="07415"/>
        <w:spacing w:line="240" w:lineRule="auto"/>
        <w:ind w:firstLine="0"/>
        <w:jc w:val="center"/>
      </w:pPr>
      <w:r w:rsidRPr="00057019">
        <w:rPr>
          <w:rFonts w:ascii="楷体_GB2312" w:eastAsia="楷体_GB2312" w:hAnsi="Calibri" w:cs="Times New Roman" w:hint="eastAsia"/>
          <w:kern w:val="2"/>
          <w:sz w:val="21"/>
          <w:szCs w:val="21"/>
        </w:rPr>
        <w:t>图5</w:t>
      </w:r>
      <w:r w:rsidRPr="00057019">
        <w:rPr>
          <w:rFonts w:ascii="楷体_GB2312" w:eastAsia="楷体_GB2312" w:hAnsi="Calibri" w:cs="Times New Roman"/>
          <w:kern w:val="2"/>
          <w:sz w:val="21"/>
          <w:szCs w:val="21"/>
        </w:rPr>
        <w:t xml:space="preserve">-2 </w:t>
      </w:r>
      <w:r w:rsidR="00EE19D1" w:rsidRPr="00057019">
        <w:rPr>
          <w:rFonts w:ascii="楷体_GB2312" w:eastAsia="楷体_GB2312" w:hAnsi="Calibri" w:cs="Times New Roman" w:hint="eastAsia"/>
          <w:kern w:val="2"/>
          <w:sz w:val="21"/>
          <w:szCs w:val="21"/>
        </w:rPr>
        <w:t>基于</w:t>
      </w:r>
      <w:r w:rsidR="00EE19D1" w:rsidRPr="00057019">
        <w:rPr>
          <w:rFonts w:ascii="楷体_GB2312" w:eastAsia="楷体_GB2312" w:hAnsi="Calibri" w:cs="Times New Roman"/>
          <w:kern w:val="2"/>
          <w:sz w:val="21"/>
          <w:szCs w:val="21"/>
        </w:rPr>
        <w:t>PDF</w:t>
      </w:r>
      <w:r w:rsidR="00EE19D1" w:rsidRPr="00057019">
        <w:rPr>
          <w:rFonts w:ascii="楷体_GB2312" w:eastAsia="楷体_GB2312" w:hAnsi="Calibri" w:cs="Times New Roman" w:hint="eastAsia"/>
          <w:kern w:val="2"/>
          <w:sz w:val="21"/>
          <w:szCs w:val="21"/>
        </w:rPr>
        <w:t>的</w:t>
      </w:r>
      <w:r w:rsidR="00EE19D1" w:rsidRPr="00057019">
        <w:rPr>
          <w:rFonts w:ascii="楷体_GB2312" w:eastAsia="楷体_GB2312" w:hAnsi="Calibri" w:cs="Times New Roman"/>
          <w:kern w:val="2"/>
          <w:sz w:val="21"/>
          <w:szCs w:val="21"/>
        </w:rPr>
        <w:t>表格数据</w:t>
      </w:r>
      <w:r w:rsidR="00EE19D1" w:rsidRPr="00057019">
        <w:rPr>
          <w:rFonts w:ascii="楷体_GB2312" w:eastAsia="楷体_GB2312" w:hAnsi="Calibri" w:cs="Times New Roman" w:hint="eastAsia"/>
          <w:kern w:val="2"/>
          <w:sz w:val="21"/>
          <w:szCs w:val="21"/>
        </w:rPr>
        <w:t>抽取</w:t>
      </w:r>
      <w:r w:rsidR="00EE19D1" w:rsidRPr="00057019">
        <w:rPr>
          <w:rFonts w:ascii="楷体_GB2312" w:eastAsia="楷体_GB2312" w:hAnsi="Calibri" w:cs="Times New Roman"/>
          <w:kern w:val="2"/>
          <w:sz w:val="21"/>
          <w:szCs w:val="21"/>
        </w:rPr>
        <w:t>系统</w:t>
      </w:r>
      <w:r w:rsidR="00EE19D1" w:rsidRPr="00057019">
        <w:rPr>
          <w:rFonts w:ascii="楷体_GB2312" w:eastAsia="楷体_GB2312" w:hAnsi="Calibri" w:cs="Times New Roman" w:hint="eastAsia"/>
          <w:kern w:val="2"/>
          <w:sz w:val="21"/>
          <w:szCs w:val="21"/>
        </w:rPr>
        <w:t>层次图</w:t>
      </w:r>
    </w:p>
    <w:p w14:paraId="717AC463" w14:textId="77777777" w:rsidR="00EE19D1" w:rsidRDefault="00EE19D1" w:rsidP="001B4DE8">
      <w:pPr>
        <w:pStyle w:val="07415"/>
        <w:numPr>
          <w:ilvl w:val="3"/>
          <w:numId w:val="3"/>
        </w:numPr>
        <w:ind w:left="360" w:hangingChars="150" w:hanging="360"/>
      </w:pPr>
      <w:r>
        <w:rPr>
          <w:rFonts w:hint="eastAsia"/>
        </w:rPr>
        <w:t>PDF</w:t>
      </w:r>
      <w:r>
        <w:t>文档解析</w:t>
      </w:r>
      <w:r>
        <w:rPr>
          <w:rFonts w:hint="eastAsia"/>
        </w:rPr>
        <w:t>层</w:t>
      </w:r>
      <w:r>
        <w:t>：</w:t>
      </w:r>
      <w:r>
        <w:rPr>
          <w:rFonts w:hint="eastAsia"/>
        </w:rPr>
        <w:t>主要</w:t>
      </w:r>
      <w:r>
        <w:t>借助</w:t>
      </w:r>
      <w:r>
        <w:rPr>
          <w:rFonts w:hint="eastAsia"/>
        </w:rPr>
        <w:t>PDF</w:t>
      </w:r>
      <w:r>
        <w:t>开源类库</w:t>
      </w:r>
      <w:r>
        <w:t>PDFBox</w:t>
      </w:r>
      <w:r>
        <w:t>完成基本的</w:t>
      </w:r>
      <w:r>
        <w:t>PDF</w:t>
      </w:r>
      <w:r>
        <w:t>文档</w:t>
      </w:r>
      <w:r>
        <w:rPr>
          <w:rFonts w:hint="eastAsia"/>
        </w:rPr>
        <w:t>解析</w:t>
      </w:r>
      <w:r>
        <w:t>。</w:t>
      </w:r>
      <w:r>
        <w:rPr>
          <w:rFonts w:hint="eastAsia"/>
        </w:rPr>
        <w:t>通过</w:t>
      </w:r>
      <w:r>
        <w:t>修改</w:t>
      </w:r>
      <w:r>
        <w:rPr>
          <w:rFonts w:hint="eastAsia"/>
        </w:rPr>
        <w:t>PDFBox</w:t>
      </w:r>
      <w:r>
        <w:t>底层</w:t>
      </w:r>
      <w:r>
        <w:rPr>
          <w:rFonts w:hint="eastAsia"/>
        </w:rPr>
        <w:t>代码</w:t>
      </w:r>
      <w:r>
        <w:t>完成对</w:t>
      </w:r>
      <w:r>
        <w:t>PDF</w:t>
      </w:r>
      <w:r>
        <w:rPr>
          <w:rFonts w:hint="eastAsia"/>
        </w:rPr>
        <w:t>字符流</w:t>
      </w:r>
      <w:r>
        <w:t>中文字流与线条流</w:t>
      </w:r>
      <w:r>
        <w:rPr>
          <w:rFonts w:hint="eastAsia"/>
        </w:rPr>
        <w:t>的</w:t>
      </w:r>
      <w:r>
        <w:t>识别</w:t>
      </w:r>
      <w:r w:rsidR="00884A0A">
        <w:rPr>
          <w:rFonts w:hint="eastAsia"/>
        </w:rPr>
        <w:t>，</w:t>
      </w:r>
      <w:r>
        <w:t>并</w:t>
      </w:r>
      <w:r>
        <w:rPr>
          <w:rFonts w:hint="eastAsia"/>
        </w:rPr>
        <w:t>将</w:t>
      </w:r>
      <w:r w:rsidR="00884A0A">
        <w:rPr>
          <w:rFonts w:hint="eastAsia"/>
        </w:rPr>
        <w:t>其</w:t>
      </w:r>
      <w:r w:rsidR="00884A0A">
        <w:t>封装成上层能够识别和使用的格式。</w:t>
      </w:r>
    </w:p>
    <w:p w14:paraId="0DCCF6D7" w14:textId="77777777" w:rsidR="00EE19D1" w:rsidRDefault="00EE19D1" w:rsidP="001B4DE8">
      <w:pPr>
        <w:pStyle w:val="07415"/>
        <w:numPr>
          <w:ilvl w:val="3"/>
          <w:numId w:val="3"/>
        </w:numPr>
        <w:ind w:left="360" w:hangingChars="150" w:hanging="360"/>
      </w:pPr>
      <w:r>
        <w:rPr>
          <w:rFonts w:hint="eastAsia"/>
        </w:rPr>
        <w:t>PDF</w:t>
      </w:r>
      <w:r>
        <w:rPr>
          <w:rFonts w:hint="eastAsia"/>
        </w:rPr>
        <w:t>表格</w:t>
      </w:r>
      <w:r>
        <w:t>还原层：</w:t>
      </w:r>
      <w:r w:rsidR="00884A0A">
        <w:rPr>
          <w:rFonts w:hint="eastAsia"/>
        </w:rPr>
        <w:t>主要</w:t>
      </w:r>
      <w:r w:rsidR="00884A0A">
        <w:t>的</w:t>
      </w:r>
      <w:r w:rsidR="00884A0A">
        <w:t>PDF</w:t>
      </w:r>
      <w:r w:rsidR="00884A0A">
        <w:t>表格还原算法都在</w:t>
      </w:r>
      <w:r w:rsidR="00884A0A">
        <w:rPr>
          <w:rFonts w:hint="eastAsia"/>
        </w:rPr>
        <w:t>该</w:t>
      </w:r>
      <w:r w:rsidR="00884A0A">
        <w:t>层实现。表格</w:t>
      </w:r>
      <w:r w:rsidR="00884A0A">
        <w:rPr>
          <w:rFonts w:hint="eastAsia"/>
        </w:rPr>
        <w:t>轮廓还原</w:t>
      </w:r>
      <w:r w:rsidR="00884A0A">
        <w:t>算法主要通过对线条</w:t>
      </w:r>
      <w:r w:rsidR="00884A0A">
        <w:rPr>
          <w:rFonts w:hint="eastAsia"/>
        </w:rPr>
        <w:t>位置</w:t>
      </w:r>
      <w:r w:rsidR="00884A0A">
        <w:t>信息的排序和归类完成。</w:t>
      </w:r>
      <w:r w:rsidR="00884A0A">
        <w:rPr>
          <w:rFonts w:hint="eastAsia"/>
        </w:rPr>
        <w:t>复杂</w:t>
      </w:r>
      <w:r w:rsidR="00884A0A">
        <w:t>表头的识别和转化通过将表头转化成</w:t>
      </w:r>
      <w:r w:rsidR="00884A0A">
        <w:rPr>
          <w:rFonts w:hint="eastAsia"/>
        </w:rPr>
        <w:t>树</w:t>
      </w:r>
      <w:r w:rsidR="00884A0A">
        <w:t>形结构完成。</w:t>
      </w:r>
      <w:r w:rsidR="00884A0A">
        <w:rPr>
          <w:rFonts w:hint="eastAsia"/>
        </w:rPr>
        <w:t>转化</w:t>
      </w:r>
      <w:r w:rsidR="00884A0A">
        <w:t>完成后整个表格</w:t>
      </w:r>
      <w:r w:rsidR="00884A0A">
        <w:rPr>
          <w:rFonts w:hint="eastAsia"/>
        </w:rPr>
        <w:t>被</w:t>
      </w:r>
      <w:r w:rsidR="00884A0A">
        <w:t>整理成二维数组的形式，再通过对比表格中的文字信息</w:t>
      </w:r>
      <w:r w:rsidR="00884A0A">
        <w:rPr>
          <w:rFonts w:hint="eastAsia"/>
        </w:rPr>
        <w:t>与表格</w:t>
      </w:r>
      <w:r w:rsidR="00884A0A">
        <w:t>的位置将文字归位。最终</w:t>
      </w:r>
      <w:r w:rsidR="00884A0A">
        <w:rPr>
          <w:rFonts w:hint="eastAsia"/>
        </w:rPr>
        <w:t>完成</w:t>
      </w:r>
      <w:r w:rsidR="00884A0A">
        <w:t>从文字线条</w:t>
      </w:r>
      <w:r w:rsidR="00884A0A">
        <w:rPr>
          <w:rFonts w:hint="eastAsia"/>
        </w:rPr>
        <w:t>信息</w:t>
      </w:r>
      <w:r w:rsidR="00884A0A">
        <w:t>到二维数组的转换。</w:t>
      </w:r>
    </w:p>
    <w:p w14:paraId="0B265520" w14:textId="77777777" w:rsidR="00EE19D1" w:rsidRDefault="00EE19D1" w:rsidP="001B4DE8">
      <w:pPr>
        <w:pStyle w:val="07415"/>
        <w:numPr>
          <w:ilvl w:val="3"/>
          <w:numId w:val="3"/>
        </w:numPr>
        <w:ind w:left="360" w:hangingChars="150" w:hanging="360"/>
      </w:pPr>
      <w:r>
        <w:rPr>
          <w:rFonts w:hint="eastAsia"/>
        </w:rPr>
        <w:t>PDF</w:t>
      </w:r>
      <w:r>
        <w:rPr>
          <w:rFonts w:hint="eastAsia"/>
        </w:rPr>
        <w:t>表格数据</w:t>
      </w:r>
      <w:r>
        <w:t>封装</w:t>
      </w:r>
      <w:r>
        <w:rPr>
          <w:rFonts w:hint="eastAsia"/>
        </w:rPr>
        <w:t>层</w:t>
      </w:r>
      <w:r>
        <w:t>：</w:t>
      </w:r>
      <w:r w:rsidR="00884A0A">
        <w:rPr>
          <w:rFonts w:hint="eastAsia"/>
        </w:rPr>
        <w:t>有了</w:t>
      </w:r>
      <w:r w:rsidR="00884A0A">
        <w:t>中</w:t>
      </w:r>
      <w:r w:rsidR="00884A0A">
        <w:rPr>
          <w:rFonts w:hint="eastAsia"/>
        </w:rPr>
        <w:t>间</w:t>
      </w:r>
      <w:r w:rsidR="00884A0A">
        <w:t>层的</w:t>
      </w:r>
      <w:r w:rsidR="00884A0A">
        <w:rPr>
          <w:rFonts w:hint="eastAsia"/>
        </w:rPr>
        <w:t>数据</w:t>
      </w:r>
      <w:r w:rsidR="00884A0A">
        <w:t>处理，</w:t>
      </w:r>
      <w:r w:rsidR="00884A0A">
        <w:rPr>
          <w:rFonts w:hint="eastAsia"/>
        </w:rPr>
        <w:t>在</w:t>
      </w:r>
      <w:r w:rsidR="00884A0A">
        <w:t>数据封装层可以将</w:t>
      </w:r>
      <w:r w:rsidR="00884A0A">
        <w:rPr>
          <w:rFonts w:hint="eastAsia"/>
        </w:rPr>
        <w:t>二维数组</w:t>
      </w:r>
      <w:r w:rsidR="00884A0A">
        <w:t>形式的表格数据封装成各种需要的形式。</w:t>
      </w:r>
      <w:r w:rsidR="00884A0A">
        <w:rPr>
          <w:rFonts w:hint="eastAsia"/>
        </w:rPr>
        <w:t>本系统</w:t>
      </w:r>
      <w:r w:rsidR="00884A0A">
        <w:t>目前支持</w:t>
      </w:r>
      <w:r w:rsidR="00884A0A">
        <w:t>HTML</w:t>
      </w:r>
      <w:r w:rsidR="00884A0A">
        <w:t>、</w:t>
      </w:r>
      <w:r w:rsidR="00884A0A">
        <w:t>JSON</w:t>
      </w:r>
      <w:r w:rsidR="00884A0A">
        <w:t>格式的封装。</w:t>
      </w:r>
      <w:r w:rsidR="00884A0A">
        <w:rPr>
          <w:rFonts w:hint="eastAsia"/>
        </w:rPr>
        <w:t>HTML</w:t>
      </w:r>
      <w:r w:rsidR="00884A0A">
        <w:t>形式的表格能够很好的支持网页浏览，而</w:t>
      </w:r>
      <w:r w:rsidR="00884A0A">
        <w:t>JSON</w:t>
      </w:r>
      <w:r w:rsidR="00884A0A">
        <w:t>格式则利于</w:t>
      </w:r>
      <w:r w:rsidR="00884A0A">
        <w:rPr>
          <w:rFonts w:hint="eastAsia"/>
        </w:rPr>
        <w:t>信息</w:t>
      </w:r>
      <w:r w:rsidR="00884A0A">
        <w:t>的交换和存储</w:t>
      </w:r>
      <w:r w:rsidR="00884A0A">
        <w:rPr>
          <w:rFonts w:hint="eastAsia"/>
        </w:rPr>
        <w:t>。</w:t>
      </w:r>
    </w:p>
    <w:p w14:paraId="589C56E2" w14:textId="77777777" w:rsidR="003E673E" w:rsidRDefault="003E673E" w:rsidP="00DA0682">
      <w:pPr>
        <w:pStyle w:val="2"/>
      </w:pPr>
      <w:bookmarkStart w:id="148" w:name="_Toc406841186"/>
      <w:r>
        <w:rPr>
          <w:rFonts w:hint="eastAsia"/>
        </w:rPr>
        <w:lastRenderedPageBreak/>
        <w:t>基于</w:t>
      </w:r>
      <w:r>
        <w:rPr>
          <w:rFonts w:hint="eastAsia"/>
        </w:rPr>
        <w:t>PDFBox</w:t>
      </w:r>
      <w:r>
        <w:t>的</w:t>
      </w:r>
      <w:r w:rsidR="00DA0682">
        <w:rPr>
          <w:rFonts w:hint="eastAsia"/>
        </w:rPr>
        <w:t>文档解析层</w:t>
      </w:r>
      <w:bookmarkEnd w:id="148"/>
    </w:p>
    <w:p w14:paraId="00BE0707" w14:textId="77777777" w:rsidR="00DA0682" w:rsidRDefault="00DA0682" w:rsidP="001B4DE8">
      <w:pPr>
        <w:pStyle w:val="07415"/>
        <w:ind w:firstLineChars="200" w:firstLine="480"/>
      </w:pPr>
      <w:r>
        <w:rPr>
          <w:rFonts w:hint="eastAsia"/>
        </w:rPr>
        <w:t>PDF</w:t>
      </w:r>
      <w:r>
        <w:t>文档解析</w:t>
      </w:r>
      <w:r>
        <w:rPr>
          <w:rFonts w:hint="eastAsia"/>
        </w:rPr>
        <w:t>层</w:t>
      </w:r>
      <w:r>
        <w:t>主要借助</w:t>
      </w:r>
      <w:r>
        <w:t>PDF</w:t>
      </w:r>
      <w:r>
        <w:rPr>
          <w:rFonts w:hint="eastAsia"/>
        </w:rPr>
        <w:t>的</w:t>
      </w:r>
      <w:r>
        <w:t>开源类库</w:t>
      </w:r>
      <w:r>
        <w:t>PDFBox</w:t>
      </w:r>
      <w:r>
        <w:t>完成对</w:t>
      </w:r>
      <w:r>
        <w:t>PDF</w:t>
      </w:r>
      <w:r>
        <w:rPr>
          <w:rFonts w:hint="eastAsia"/>
        </w:rPr>
        <w:t>中</w:t>
      </w:r>
      <w:r>
        <w:t>文字与框线信息的提取和封装。</w:t>
      </w:r>
      <w:r>
        <w:rPr>
          <w:rFonts w:hint="eastAsia"/>
        </w:rPr>
        <w:t>PDFBox</w:t>
      </w:r>
      <w:r>
        <w:rPr>
          <w:rFonts w:hint="eastAsia"/>
        </w:rPr>
        <w:t>作为</w:t>
      </w:r>
      <w:r>
        <w:t>一种</w:t>
      </w:r>
      <w:r>
        <w:rPr>
          <w:rFonts w:hint="eastAsia"/>
        </w:rPr>
        <w:t>优秀</w:t>
      </w:r>
      <w:r>
        <w:t>的</w:t>
      </w:r>
      <w:r>
        <w:t>PDF</w:t>
      </w:r>
      <w:r>
        <w:t>类库，</w:t>
      </w:r>
      <w:r>
        <w:rPr>
          <w:rFonts w:hint="eastAsia"/>
        </w:rPr>
        <w:t>在底层</w:t>
      </w:r>
      <w:r>
        <w:t>对</w:t>
      </w:r>
      <w:r>
        <w:t>PDF</w:t>
      </w:r>
      <w:r>
        <w:t>的文字</w:t>
      </w:r>
      <w:r>
        <w:rPr>
          <w:rFonts w:hint="eastAsia"/>
        </w:rPr>
        <w:t>信息</w:t>
      </w:r>
      <w:r>
        <w:t>进行了较好的封装。</w:t>
      </w:r>
      <w:r>
        <w:rPr>
          <w:rFonts w:hint="eastAsia"/>
        </w:rPr>
        <w:t>单个</w:t>
      </w:r>
      <w:r>
        <w:t>的</w:t>
      </w:r>
      <w:r>
        <w:rPr>
          <w:rFonts w:hint="eastAsia"/>
        </w:rPr>
        <w:t>文字</w:t>
      </w:r>
      <w:r>
        <w:t>流包含了文字的字体，</w:t>
      </w:r>
      <w:r>
        <w:rPr>
          <w:rFonts w:hint="eastAsia"/>
        </w:rPr>
        <w:t>字号</w:t>
      </w:r>
      <w:r>
        <w:t>，</w:t>
      </w:r>
      <w:r>
        <w:rPr>
          <w:rFonts w:hint="eastAsia"/>
        </w:rPr>
        <w:t>颜色</w:t>
      </w:r>
      <w:r>
        <w:t>，位置坐标</w:t>
      </w:r>
      <w:r>
        <w:rPr>
          <w:rFonts w:hint="eastAsia"/>
        </w:rPr>
        <w:t>等</w:t>
      </w:r>
      <w:r>
        <w:t>信息。</w:t>
      </w:r>
      <w:r>
        <w:rPr>
          <w:rFonts w:hint="eastAsia"/>
        </w:rPr>
        <w:t>对于</w:t>
      </w:r>
      <w:r>
        <w:t>文字信息，本系统在</w:t>
      </w:r>
      <w:r>
        <w:t>PDFBox</w:t>
      </w:r>
      <w:r>
        <w:t>封装的基础上进行了简化处理。而</w:t>
      </w:r>
      <w:r>
        <w:rPr>
          <w:rFonts w:hint="eastAsia"/>
        </w:rPr>
        <w:t>对于框线</w:t>
      </w:r>
      <w:r>
        <w:t>信息，由于</w:t>
      </w:r>
      <w:r>
        <w:t>PDF</w:t>
      </w:r>
      <w:r>
        <w:t>中</w:t>
      </w:r>
      <w:r>
        <w:rPr>
          <w:rFonts w:hint="eastAsia"/>
        </w:rPr>
        <w:t>对于</w:t>
      </w:r>
      <w:r>
        <w:t>表格的框线没有明确的定义</w:t>
      </w:r>
      <w:r>
        <w:rPr>
          <w:rFonts w:hint="eastAsia"/>
        </w:rPr>
        <w:t>，表格框线和</w:t>
      </w:r>
      <w:r>
        <w:t>普通的线条并无区分。因此</w:t>
      </w:r>
      <w:r>
        <w:rPr>
          <w:rFonts w:hint="eastAsia"/>
        </w:rPr>
        <w:t>本系统根据</w:t>
      </w:r>
      <w:r>
        <w:t>线条的特征</w:t>
      </w:r>
      <w:r>
        <w:rPr>
          <w:rFonts w:hint="eastAsia"/>
        </w:rPr>
        <w:t>，</w:t>
      </w:r>
      <w:r>
        <w:t>参照文字的</w:t>
      </w:r>
      <w:r>
        <w:rPr>
          <w:rFonts w:hint="eastAsia"/>
        </w:rPr>
        <w:t>封装</w:t>
      </w:r>
      <w:r>
        <w:t>格式对线条进行了封装，为中间层</w:t>
      </w:r>
      <w:r>
        <w:rPr>
          <w:rFonts w:hint="eastAsia"/>
        </w:rPr>
        <w:t>的</w:t>
      </w:r>
      <w:r>
        <w:t>表格</w:t>
      </w:r>
      <w:r>
        <w:rPr>
          <w:rFonts w:hint="eastAsia"/>
        </w:rPr>
        <w:t>还原</w:t>
      </w:r>
      <w:r>
        <w:t>做好准备。</w:t>
      </w:r>
      <w:r w:rsidR="00153B5D">
        <w:rPr>
          <w:rFonts w:hint="eastAsia"/>
        </w:rPr>
        <w:t>在</w:t>
      </w:r>
      <w:r w:rsidR="00153B5D">
        <w:t>第四章已经</w:t>
      </w:r>
      <w:r w:rsidR="00153B5D">
        <w:rPr>
          <w:rFonts w:hint="eastAsia"/>
        </w:rPr>
        <w:t>着重</w:t>
      </w:r>
      <w:r w:rsidR="00153B5D">
        <w:t>介绍了基于</w:t>
      </w:r>
      <w:r w:rsidR="00153B5D">
        <w:t>PDFBox</w:t>
      </w:r>
      <w:r w:rsidR="00153B5D">
        <w:t>提取</w:t>
      </w:r>
      <w:r w:rsidR="00153B5D">
        <w:rPr>
          <w:rFonts w:hint="eastAsia"/>
        </w:rPr>
        <w:t>基本</w:t>
      </w:r>
      <w:r w:rsidR="00153B5D">
        <w:t>表格特征的</w:t>
      </w:r>
      <w:r w:rsidR="00153B5D">
        <w:rPr>
          <w:rFonts w:hint="eastAsia"/>
        </w:rPr>
        <w:t>实现</w:t>
      </w:r>
      <w:r w:rsidR="00153B5D">
        <w:t>细节，下面给出整个</w:t>
      </w:r>
      <w:r w:rsidR="00153B5D">
        <w:rPr>
          <w:rFonts w:hint="eastAsia"/>
        </w:rPr>
        <w:t>文档</w:t>
      </w:r>
      <w:r w:rsidR="00153B5D">
        <w:t>解析</w:t>
      </w:r>
      <w:r w:rsidR="00153B5D">
        <w:rPr>
          <w:rFonts w:hint="eastAsia"/>
        </w:rPr>
        <w:t>层</w:t>
      </w:r>
      <w:r w:rsidR="00153B5D">
        <w:t>的</w:t>
      </w:r>
      <w:r w:rsidR="000A36AD">
        <w:rPr>
          <w:rFonts w:hint="eastAsia"/>
        </w:rPr>
        <w:t>总体</w:t>
      </w:r>
      <w:r w:rsidR="00153B5D">
        <w:rPr>
          <w:rFonts w:hint="eastAsia"/>
        </w:rPr>
        <w:t>实现框图</w:t>
      </w:r>
      <w:r w:rsidR="00153B5D">
        <w:t>。</w:t>
      </w:r>
    </w:p>
    <w:p w14:paraId="152052BD" w14:textId="77777777" w:rsidR="00153B5D" w:rsidRDefault="00246EE5" w:rsidP="00246EE5">
      <w:pPr>
        <w:pStyle w:val="07415"/>
        <w:spacing w:line="240" w:lineRule="auto"/>
        <w:ind w:firstLineChars="200" w:firstLine="480"/>
      </w:pPr>
      <w:r>
        <w:object w:dxaOrig="8160" w:dyaOrig="7275" w14:anchorId="790ECDD7">
          <v:shape id="_x0000_i1055" type="#_x0000_t75" style="width:408pt;height:363.6pt" o:ole="">
            <v:imagedata r:id="rId87" o:title=""/>
          </v:shape>
          <o:OLEObject Type="Embed" ProgID="Visio.Drawing.15" ShapeID="_x0000_i1055" DrawAspect="Content" ObjectID="_1571491933" r:id="rId88"/>
        </w:object>
      </w:r>
    </w:p>
    <w:p w14:paraId="1412E32C" w14:textId="77777777" w:rsidR="00057019" w:rsidRPr="00057019" w:rsidRDefault="00057019" w:rsidP="00057019">
      <w:pPr>
        <w:pStyle w:val="07415"/>
        <w:spacing w:line="240" w:lineRule="auto"/>
        <w:ind w:firstLine="0"/>
        <w:jc w:val="center"/>
        <w:rPr>
          <w:rFonts w:ascii="楷体_GB2312" w:eastAsia="楷体_GB2312" w:hAnsi="Calibri" w:cs="Times New Roman"/>
          <w:kern w:val="2"/>
          <w:sz w:val="21"/>
          <w:szCs w:val="21"/>
        </w:rPr>
      </w:pPr>
      <w:r w:rsidRPr="00057019">
        <w:rPr>
          <w:rFonts w:ascii="楷体_GB2312" w:eastAsia="楷体_GB2312" w:hAnsi="Calibri" w:cs="Times New Roman" w:hint="eastAsia"/>
          <w:kern w:val="2"/>
          <w:sz w:val="21"/>
          <w:szCs w:val="21"/>
        </w:rPr>
        <w:t>图5</w:t>
      </w:r>
      <w:r w:rsidRPr="00057019">
        <w:rPr>
          <w:rFonts w:ascii="楷体_GB2312" w:eastAsia="楷体_GB2312" w:hAnsi="Calibri" w:cs="Times New Roman"/>
          <w:kern w:val="2"/>
          <w:sz w:val="21"/>
          <w:szCs w:val="21"/>
        </w:rPr>
        <w:t xml:space="preserve">-3 </w:t>
      </w:r>
      <w:r w:rsidRPr="00057019">
        <w:rPr>
          <w:rFonts w:ascii="楷体_GB2312" w:eastAsia="楷体_GB2312" w:hAnsi="Calibri" w:cs="Times New Roman" w:hint="eastAsia"/>
          <w:kern w:val="2"/>
          <w:sz w:val="21"/>
          <w:szCs w:val="21"/>
        </w:rPr>
        <w:t>解析</w:t>
      </w:r>
      <w:r w:rsidRPr="00057019">
        <w:rPr>
          <w:rFonts w:ascii="楷体_GB2312" w:eastAsia="楷体_GB2312" w:hAnsi="Calibri" w:cs="Times New Roman"/>
          <w:kern w:val="2"/>
          <w:sz w:val="21"/>
          <w:szCs w:val="21"/>
        </w:rPr>
        <w:t>层总体实现框图</w:t>
      </w:r>
    </w:p>
    <w:p w14:paraId="33A1CB0A" w14:textId="77777777" w:rsidR="00246EE5" w:rsidRPr="00153B5D" w:rsidRDefault="00246EE5" w:rsidP="001B4DE8">
      <w:pPr>
        <w:pStyle w:val="07415"/>
        <w:wordWrap w:val="0"/>
        <w:ind w:firstLineChars="200" w:firstLine="480"/>
      </w:pPr>
      <w:r>
        <w:rPr>
          <w:rFonts w:hint="eastAsia"/>
        </w:rPr>
        <w:t>解析</w:t>
      </w:r>
      <w:r>
        <w:t>层最终</w:t>
      </w:r>
      <w:r>
        <w:rPr>
          <w:rFonts w:hint="eastAsia"/>
        </w:rPr>
        <w:t>目的</w:t>
      </w:r>
      <w:r>
        <w:t>是为上层的表格还原层提供接口，使其能按页获取单页</w:t>
      </w:r>
      <w:r>
        <w:rPr>
          <w:rFonts w:hint="eastAsia"/>
        </w:rPr>
        <w:t>PDF</w:t>
      </w:r>
      <w:r>
        <w:t>的文字和线条信息。</w:t>
      </w:r>
      <w:r w:rsidR="00A2197E">
        <w:rPr>
          <w:rFonts w:hint="eastAsia"/>
        </w:rPr>
        <w:t>整个</w:t>
      </w:r>
      <w:r w:rsidR="00A2197E">
        <w:t>流程横跨</w:t>
      </w:r>
      <w:r w:rsidR="00A2197E">
        <w:t>PDFBox</w:t>
      </w:r>
      <w:r w:rsidR="00A2197E">
        <w:rPr>
          <w:rFonts w:hint="eastAsia"/>
        </w:rPr>
        <w:t>的</w:t>
      </w:r>
      <w:r w:rsidR="00A2197E">
        <w:t>三</w:t>
      </w:r>
      <w:r w:rsidR="00A2197E">
        <w:rPr>
          <w:rFonts w:hint="eastAsia"/>
        </w:rPr>
        <w:t>层</w:t>
      </w:r>
      <w:r w:rsidR="00A2197E">
        <w:t>，主要的修改</w:t>
      </w:r>
      <w:r w:rsidR="00A2197E">
        <w:rPr>
          <w:rFonts w:hint="eastAsia"/>
        </w:rPr>
        <w:t>集中</w:t>
      </w:r>
      <w:r w:rsidR="00A2197E">
        <w:t>在</w:t>
      </w:r>
      <w:r w:rsidR="00A2197E">
        <w:t>Cos Model</w:t>
      </w:r>
      <w:r w:rsidR="00A2197E">
        <w:t>层，</w:t>
      </w:r>
      <w:r w:rsidR="00A2197E">
        <w:rPr>
          <w:rFonts w:hint="eastAsia"/>
        </w:rPr>
        <w:t>通过</w:t>
      </w:r>
      <w:r w:rsidR="00A2197E">
        <w:t>解析</w:t>
      </w:r>
      <w:r w:rsidR="00A2197E">
        <w:t>PDFOperator</w:t>
      </w:r>
      <w:r w:rsidR="00A2197E">
        <w:rPr>
          <w:rFonts w:hint="eastAsia"/>
        </w:rPr>
        <w:t>对象</w:t>
      </w:r>
      <w:r w:rsidR="00A2197E">
        <w:t>的</w:t>
      </w:r>
      <w:r w:rsidR="00A2197E">
        <w:t>Q</w:t>
      </w:r>
      <w:r w:rsidR="00A2197E">
        <w:t>，</w:t>
      </w:r>
      <w:r w:rsidR="00A2197E">
        <w:t>q</w:t>
      </w:r>
      <w:r w:rsidR="00A2197E">
        <w:t>，</w:t>
      </w:r>
      <w:r w:rsidR="00A2197E">
        <w:t>re</w:t>
      </w:r>
      <w:r w:rsidR="00A2197E">
        <w:t>标记完成线条信息的提取。通过解析</w:t>
      </w:r>
      <w:r w:rsidR="00A2197E">
        <w:rPr>
          <w:rFonts w:hint="eastAsia"/>
        </w:rPr>
        <w:t>PDFOperator</w:t>
      </w:r>
      <w:r w:rsidR="00A2197E">
        <w:t>的</w:t>
      </w:r>
      <w:r w:rsidR="00A2197E">
        <w:rPr>
          <w:rFonts w:hint="eastAsia"/>
        </w:rPr>
        <w:t>BT</w:t>
      </w:r>
      <w:r w:rsidR="00A2197E">
        <w:t>，</w:t>
      </w:r>
      <w:r w:rsidR="00A2197E">
        <w:t>ET</w:t>
      </w:r>
      <w:r w:rsidR="00A2197E">
        <w:rPr>
          <w:rFonts w:hint="eastAsia"/>
        </w:rPr>
        <w:t>标记</w:t>
      </w:r>
      <w:r w:rsidR="00A2197E">
        <w:t>完成文字信息的提取，并将文字和线条信息</w:t>
      </w:r>
      <w:r w:rsidR="00A2197E">
        <w:rPr>
          <w:rFonts w:hint="eastAsia"/>
        </w:rPr>
        <w:t>分别</w:t>
      </w:r>
      <w:r w:rsidR="00A2197E">
        <w:t>封装于</w:t>
      </w:r>
      <w:r w:rsidR="00A2197E">
        <w:t>LineInformation</w:t>
      </w:r>
      <w:r w:rsidR="00A2197E">
        <w:t>类和</w:t>
      </w:r>
      <w:r w:rsidR="00A2197E">
        <w:t>CharacterInformation</w:t>
      </w:r>
      <w:r w:rsidR="00A2197E">
        <w:t>类中。</w:t>
      </w:r>
    </w:p>
    <w:p w14:paraId="60F71BBB" w14:textId="77777777" w:rsidR="00173303" w:rsidRDefault="006A028B">
      <w:pPr>
        <w:pStyle w:val="2"/>
      </w:pPr>
      <w:bookmarkStart w:id="149" w:name="_Toc406841187"/>
      <w:r>
        <w:rPr>
          <w:rFonts w:hint="eastAsia"/>
        </w:rPr>
        <w:lastRenderedPageBreak/>
        <w:t>PDF</w:t>
      </w:r>
      <w:r>
        <w:rPr>
          <w:rFonts w:hint="eastAsia"/>
        </w:rPr>
        <w:t>表格</w:t>
      </w:r>
      <w:r>
        <w:t>还原</w:t>
      </w:r>
      <w:r>
        <w:rPr>
          <w:rFonts w:hint="eastAsia"/>
        </w:rPr>
        <w:t>层</w:t>
      </w:r>
      <w:bookmarkEnd w:id="149"/>
    </w:p>
    <w:p w14:paraId="02EFB602" w14:textId="77777777" w:rsidR="00DC0EFC" w:rsidRDefault="00DC0EFC" w:rsidP="001B4DE8">
      <w:pPr>
        <w:pStyle w:val="07415"/>
        <w:wordWrap w:val="0"/>
        <w:ind w:firstLineChars="200" w:firstLine="480"/>
      </w:pPr>
      <w:r>
        <w:rPr>
          <w:rFonts w:hint="eastAsia"/>
        </w:rPr>
        <w:t>表格还原</w:t>
      </w:r>
      <w:r>
        <w:t>层是整个表格提取的核心层，通过</w:t>
      </w:r>
      <w:r>
        <w:rPr>
          <w:rFonts w:hint="eastAsia"/>
        </w:rPr>
        <w:t>处理</w:t>
      </w:r>
      <w:r>
        <w:t>下层</w:t>
      </w:r>
      <w:r>
        <w:rPr>
          <w:rFonts w:hint="eastAsia"/>
        </w:rPr>
        <w:t>封装</w:t>
      </w:r>
      <w:r>
        <w:t>的基本</w:t>
      </w:r>
      <w:r>
        <w:rPr>
          <w:rFonts w:hint="eastAsia"/>
        </w:rPr>
        <w:t>文字</w:t>
      </w:r>
      <w:r>
        <w:t>和线条信息</w:t>
      </w:r>
      <w:r>
        <w:rPr>
          <w:rFonts w:hint="eastAsia"/>
        </w:rPr>
        <w:t>还原出</w:t>
      </w:r>
      <w:r>
        <w:t>实际的表格，并</w:t>
      </w:r>
      <w:r>
        <w:rPr>
          <w:rFonts w:hint="eastAsia"/>
        </w:rPr>
        <w:t>最终</w:t>
      </w:r>
      <w:r>
        <w:t>通过二维数组</w:t>
      </w:r>
      <w:r>
        <w:rPr>
          <w:rFonts w:hint="eastAsia"/>
        </w:rPr>
        <w:t>来</w:t>
      </w:r>
      <w:r>
        <w:t>表示</w:t>
      </w:r>
      <w:r>
        <w:rPr>
          <w:rFonts w:hint="eastAsia"/>
        </w:rPr>
        <w:t>所有</w:t>
      </w:r>
      <w:r>
        <w:t>的表格信息。以便于</w:t>
      </w:r>
      <w:r>
        <w:rPr>
          <w:rFonts w:hint="eastAsia"/>
        </w:rPr>
        <w:t>上层</w:t>
      </w:r>
      <w:r>
        <w:t>对表格数据进行进一步的封装和使用。</w:t>
      </w:r>
      <w:r w:rsidR="000A36AD">
        <w:rPr>
          <w:rFonts w:hint="eastAsia"/>
        </w:rPr>
        <w:t>主要</w:t>
      </w:r>
      <w:r w:rsidR="000A36AD">
        <w:t>算法包括</w:t>
      </w:r>
      <w:r w:rsidR="000A36AD">
        <w:rPr>
          <w:rFonts w:hint="eastAsia"/>
        </w:rPr>
        <w:t>表格</w:t>
      </w:r>
      <w:r w:rsidR="000A36AD">
        <w:t>轮廓栅格化</w:t>
      </w:r>
      <w:r w:rsidR="000A36AD">
        <w:rPr>
          <w:rFonts w:hint="eastAsia"/>
        </w:rPr>
        <w:t>，</w:t>
      </w:r>
      <w:r w:rsidR="000A36AD">
        <w:t>表格内容归位，</w:t>
      </w:r>
      <w:r w:rsidR="000A36AD">
        <w:rPr>
          <w:rFonts w:hint="eastAsia"/>
        </w:rPr>
        <w:t>分页</w:t>
      </w:r>
      <w:r w:rsidR="000A36AD">
        <w:t>表格合并，复杂</w:t>
      </w:r>
      <w:r w:rsidR="000A36AD">
        <w:rPr>
          <w:rFonts w:hint="eastAsia"/>
        </w:rPr>
        <w:t>表头</w:t>
      </w:r>
      <w:r w:rsidR="000A36AD">
        <w:t>处理，表格展开方式识别等内容。在</w:t>
      </w:r>
      <w:r w:rsidR="000A36AD">
        <w:rPr>
          <w:rFonts w:hint="eastAsia"/>
        </w:rPr>
        <w:t>第四章</w:t>
      </w:r>
      <w:r w:rsidR="000A36AD">
        <w:t>已经对各个算法进行了详细的介绍，下面给出</w:t>
      </w:r>
      <w:r w:rsidR="000A36AD">
        <w:rPr>
          <w:rFonts w:hint="eastAsia"/>
        </w:rPr>
        <w:t>整个</w:t>
      </w:r>
      <w:r w:rsidR="000A36AD">
        <w:t>表格还原层的</w:t>
      </w:r>
      <w:r w:rsidR="000A36AD">
        <w:rPr>
          <w:rFonts w:hint="eastAsia"/>
        </w:rPr>
        <w:t>总体</w:t>
      </w:r>
      <w:r w:rsidR="000A36AD">
        <w:t>实现框图。</w:t>
      </w:r>
    </w:p>
    <w:p w14:paraId="41261716" w14:textId="77777777" w:rsidR="00DE60F8" w:rsidRDefault="00B62DF7" w:rsidP="00B62DF7">
      <w:pPr>
        <w:pStyle w:val="07415"/>
        <w:spacing w:line="240" w:lineRule="auto"/>
        <w:ind w:firstLine="0"/>
        <w:jc w:val="center"/>
      </w:pPr>
      <w:r>
        <w:object w:dxaOrig="6405" w:dyaOrig="7216" w14:anchorId="47FBAA7D">
          <v:shape id="_x0000_i1056" type="#_x0000_t75" style="width:320.4pt;height:360.6pt" o:ole="">
            <v:imagedata r:id="rId89" o:title=""/>
          </v:shape>
          <o:OLEObject Type="Embed" ProgID="Visio.Drawing.15" ShapeID="_x0000_i1056" DrawAspect="Content" ObjectID="_1571491934" r:id="rId90"/>
        </w:object>
      </w:r>
    </w:p>
    <w:p w14:paraId="6D506ED9" w14:textId="77777777" w:rsidR="00057019" w:rsidRPr="00057019" w:rsidRDefault="008D7D6B" w:rsidP="00057019">
      <w:pPr>
        <w:pStyle w:val="07415"/>
        <w:spacing w:line="240" w:lineRule="auto"/>
        <w:ind w:firstLine="0"/>
        <w:jc w:val="center"/>
        <w:rPr>
          <w:rFonts w:ascii="楷体_GB2312" w:eastAsia="楷体_GB2312" w:hAnsi="Calibri" w:cs="Times New Roman"/>
          <w:kern w:val="2"/>
          <w:sz w:val="21"/>
          <w:szCs w:val="21"/>
        </w:rPr>
      </w:pPr>
      <w:r w:rsidRPr="00057019">
        <w:rPr>
          <w:rFonts w:ascii="楷体_GB2312" w:eastAsia="楷体_GB2312" w:hAnsi="Calibri" w:cs="Times New Roman"/>
          <w:kern w:val="2"/>
          <w:sz w:val="21"/>
          <w:szCs w:val="21"/>
        </w:rPr>
        <w:tab/>
      </w:r>
      <w:r w:rsidR="00057019" w:rsidRPr="00057019">
        <w:rPr>
          <w:rFonts w:ascii="楷体_GB2312" w:eastAsia="楷体_GB2312" w:hAnsi="Calibri" w:cs="Times New Roman" w:hint="eastAsia"/>
          <w:kern w:val="2"/>
          <w:sz w:val="21"/>
          <w:szCs w:val="21"/>
        </w:rPr>
        <w:t>图5</w:t>
      </w:r>
      <w:r w:rsidR="00057019" w:rsidRPr="00057019">
        <w:rPr>
          <w:rFonts w:ascii="楷体_GB2312" w:eastAsia="楷体_GB2312" w:hAnsi="Calibri" w:cs="Times New Roman"/>
          <w:kern w:val="2"/>
          <w:sz w:val="21"/>
          <w:szCs w:val="21"/>
        </w:rPr>
        <w:t xml:space="preserve">-4 </w:t>
      </w:r>
      <w:r w:rsidR="00057019" w:rsidRPr="00057019">
        <w:rPr>
          <w:rFonts w:ascii="楷体_GB2312" w:eastAsia="楷体_GB2312" w:hAnsi="Calibri" w:cs="Times New Roman" w:hint="eastAsia"/>
          <w:kern w:val="2"/>
          <w:sz w:val="21"/>
          <w:szCs w:val="21"/>
        </w:rPr>
        <w:t>表格</w:t>
      </w:r>
      <w:r w:rsidR="00057019" w:rsidRPr="00057019">
        <w:rPr>
          <w:rFonts w:ascii="楷体_GB2312" w:eastAsia="楷体_GB2312" w:hAnsi="Calibri" w:cs="Times New Roman"/>
          <w:kern w:val="2"/>
          <w:sz w:val="21"/>
          <w:szCs w:val="21"/>
        </w:rPr>
        <w:t>还原</w:t>
      </w:r>
      <w:r w:rsidR="00057019" w:rsidRPr="00057019">
        <w:rPr>
          <w:rFonts w:ascii="楷体_GB2312" w:eastAsia="楷体_GB2312" w:hAnsi="Calibri" w:cs="Times New Roman" w:hint="eastAsia"/>
          <w:kern w:val="2"/>
          <w:sz w:val="21"/>
          <w:szCs w:val="21"/>
        </w:rPr>
        <w:t>层</w:t>
      </w:r>
      <w:r w:rsidR="00057019" w:rsidRPr="00057019">
        <w:rPr>
          <w:rFonts w:ascii="楷体_GB2312" w:eastAsia="楷体_GB2312" w:hAnsi="Calibri" w:cs="Times New Roman"/>
          <w:kern w:val="2"/>
          <w:sz w:val="21"/>
          <w:szCs w:val="21"/>
        </w:rPr>
        <w:t>总体实现框图</w:t>
      </w:r>
    </w:p>
    <w:p w14:paraId="41B97318" w14:textId="77777777" w:rsidR="008D7D6B" w:rsidRPr="00DC0EFC" w:rsidRDefault="008D7D6B" w:rsidP="001B4DE8">
      <w:pPr>
        <w:pStyle w:val="07415"/>
        <w:wordWrap w:val="0"/>
        <w:ind w:firstLineChars="200" w:firstLine="480"/>
      </w:pPr>
      <w:r>
        <w:rPr>
          <w:rFonts w:hint="eastAsia"/>
        </w:rPr>
        <w:t>该</w:t>
      </w:r>
      <w:r>
        <w:t>层</w:t>
      </w:r>
      <w:r>
        <w:rPr>
          <w:rFonts w:hint="eastAsia"/>
        </w:rPr>
        <w:t>利用</w:t>
      </w:r>
      <w:r>
        <w:t>解析层的线条对象和文字对象，首先</w:t>
      </w:r>
      <w:r>
        <w:rPr>
          <w:rFonts w:hint="eastAsia"/>
        </w:rPr>
        <w:t>利用</w:t>
      </w:r>
      <w:r>
        <w:t>线条获取二维表格的行数和列数，</w:t>
      </w:r>
      <w:r>
        <w:rPr>
          <w:rFonts w:hint="eastAsia"/>
        </w:rPr>
        <w:t>同时</w:t>
      </w:r>
      <w:r>
        <w:t>利用行列刻度将</w:t>
      </w:r>
      <w:r>
        <w:rPr>
          <w:rFonts w:hint="eastAsia"/>
        </w:rPr>
        <w:t>对应</w:t>
      </w:r>
      <w:r>
        <w:t>的文字填充入单元格。</w:t>
      </w:r>
      <w:r>
        <w:rPr>
          <w:rFonts w:hint="eastAsia"/>
        </w:rPr>
        <w:t>为了</w:t>
      </w:r>
      <w:r>
        <w:t>覆盖</w:t>
      </w:r>
      <w:r>
        <w:t>PDF</w:t>
      </w:r>
      <w:r>
        <w:t>中的大部分表格，</w:t>
      </w:r>
      <w:r>
        <w:rPr>
          <w:rFonts w:hint="eastAsia"/>
        </w:rPr>
        <w:t>针对大</w:t>
      </w:r>
      <w:r>
        <w:t>表做了表格合并处理，针对复杂表头</w:t>
      </w:r>
      <w:r>
        <w:rPr>
          <w:rFonts w:hint="eastAsia"/>
        </w:rPr>
        <w:t>做了</w:t>
      </w:r>
      <w:r>
        <w:t>表格简化，</w:t>
      </w:r>
      <w:r>
        <w:rPr>
          <w:rFonts w:hint="eastAsia"/>
        </w:rPr>
        <w:t>同时基于</w:t>
      </w:r>
      <w:r>
        <w:t>表格内容和行列特征对表格的方向进行了判别，</w:t>
      </w:r>
      <w:r>
        <w:rPr>
          <w:rFonts w:hint="eastAsia"/>
        </w:rPr>
        <w:t>上层</w:t>
      </w:r>
      <w:r>
        <w:t>的表格进行做好铺垫。上层</w:t>
      </w:r>
      <w:r>
        <w:rPr>
          <w:rFonts w:hint="eastAsia"/>
        </w:rPr>
        <w:t>的</w:t>
      </w:r>
      <w:r>
        <w:t>表格解析则</w:t>
      </w:r>
      <w:r>
        <w:rPr>
          <w:rFonts w:hint="eastAsia"/>
        </w:rPr>
        <w:t>利用</w:t>
      </w:r>
      <w:r>
        <w:t>该</w:t>
      </w:r>
      <w:r>
        <w:rPr>
          <w:rFonts w:hint="eastAsia"/>
        </w:rPr>
        <w:t>层提供</w:t>
      </w:r>
      <w:r>
        <w:t>的二维字符串型数组完成。</w:t>
      </w:r>
    </w:p>
    <w:p w14:paraId="028127BB" w14:textId="77777777" w:rsidR="006A028B" w:rsidRDefault="006A028B">
      <w:pPr>
        <w:pStyle w:val="2"/>
      </w:pPr>
      <w:bookmarkStart w:id="150" w:name="_Toc406841188"/>
      <w:r>
        <w:rPr>
          <w:rFonts w:hint="eastAsia"/>
        </w:rPr>
        <w:lastRenderedPageBreak/>
        <w:t>PDF</w:t>
      </w:r>
      <w:r>
        <w:rPr>
          <w:rFonts w:hint="eastAsia"/>
        </w:rPr>
        <w:t>表格</w:t>
      </w:r>
      <w:r>
        <w:t>数据封装层</w:t>
      </w:r>
      <w:bookmarkEnd w:id="150"/>
    </w:p>
    <w:p w14:paraId="2FDDD367" w14:textId="77777777" w:rsidR="00D51472" w:rsidRPr="00D51472" w:rsidRDefault="00D51472" w:rsidP="00B5269C">
      <w:pPr>
        <w:pStyle w:val="07415"/>
        <w:wordWrap w:val="0"/>
        <w:spacing w:line="288" w:lineRule="auto"/>
        <w:ind w:firstLineChars="200" w:firstLine="480"/>
      </w:pPr>
      <w:r>
        <w:rPr>
          <w:rFonts w:hint="eastAsia"/>
        </w:rPr>
        <w:t>本系统</w:t>
      </w:r>
      <w:r>
        <w:t>提供两种表格的封装形式，</w:t>
      </w:r>
      <w:r>
        <w:t>HTML</w:t>
      </w:r>
      <w:r>
        <w:t>和</w:t>
      </w:r>
      <w:r>
        <w:t>JSON</w:t>
      </w:r>
      <w:r>
        <w:t>格式。</w:t>
      </w:r>
      <w:r>
        <w:t>HTML</w:t>
      </w:r>
      <w:r>
        <w:rPr>
          <w:rFonts w:hint="eastAsia"/>
        </w:rPr>
        <w:t>能</w:t>
      </w:r>
      <w:r>
        <w:t>很好的</w:t>
      </w:r>
      <w:r>
        <w:rPr>
          <w:rFonts w:hint="eastAsia"/>
        </w:rPr>
        <w:t>展示</w:t>
      </w:r>
      <w:r>
        <w:t>表格的</w:t>
      </w:r>
      <w:r>
        <w:rPr>
          <w:rFonts w:hint="eastAsia"/>
        </w:rPr>
        <w:t>结构</w:t>
      </w:r>
      <w:r>
        <w:t>，便于</w:t>
      </w:r>
      <w:r>
        <w:rPr>
          <w:rFonts w:hint="eastAsia"/>
        </w:rPr>
        <w:t>浏览</w:t>
      </w:r>
      <w:r>
        <w:t>。而</w:t>
      </w:r>
      <w:r>
        <w:rPr>
          <w:rFonts w:hint="eastAsia"/>
        </w:rPr>
        <w:t>JSON</w:t>
      </w:r>
      <w:r>
        <w:t>格式的数据这更利于存储和传输，</w:t>
      </w:r>
      <w:r>
        <w:rPr>
          <w:rFonts w:hint="eastAsia"/>
        </w:rPr>
        <w:t>该</w:t>
      </w:r>
      <w:r>
        <w:t>格式已经被广泛应用于非结构化的数据存储中。本系统</w:t>
      </w:r>
      <w:r>
        <w:rPr>
          <w:rFonts w:hint="eastAsia"/>
        </w:rPr>
        <w:t>中</w:t>
      </w:r>
      <w:r>
        <w:t>解析的</w:t>
      </w:r>
      <w:r>
        <w:rPr>
          <w:rFonts w:hint="eastAsia"/>
        </w:rPr>
        <w:t>表格数据</w:t>
      </w:r>
      <w:r>
        <w:t>就</w:t>
      </w:r>
      <w:r>
        <w:rPr>
          <w:rFonts w:hint="eastAsia"/>
        </w:rPr>
        <w:t>最终</w:t>
      </w:r>
      <w:r>
        <w:t>存放在非</w:t>
      </w:r>
      <w:r>
        <w:rPr>
          <w:rFonts w:hint="eastAsia"/>
        </w:rPr>
        <w:t>关系</w:t>
      </w:r>
      <w:r>
        <w:t>型的</w:t>
      </w:r>
      <w:r>
        <w:t>mongodb</w:t>
      </w:r>
      <w:r>
        <w:t>数据库中。</w:t>
      </w:r>
    </w:p>
    <w:p w14:paraId="6C03DF2C" w14:textId="77777777" w:rsidR="00DC0EFC" w:rsidRDefault="00DC0EFC" w:rsidP="00DC0EFC">
      <w:pPr>
        <w:pStyle w:val="3"/>
      </w:pPr>
      <w:bookmarkStart w:id="151" w:name="_Toc406841189"/>
      <w:r>
        <w:rPr>
          <w:rFonts w:hint="eastAsia"/>
        </w:rPr>
        <w:t>表格</w:t>
      </w:r>
      <w:r>
        <w:t>数据的HTML格式封装</w:t>
      </w:r>
      <w:bookmarkEnd w:id="151"/>
    </w:p>
    <w:p w14:paraId="6B959A23" w14:textId="77777777" w:rsidR="00D51472" w:rsidRDefault="00D51472" w:rsidP="00B5269C">
      <w:pPr>
        <w:pStyle w:val="07415"/>
        <w:wordWrap w:val="0"/>
        <w:spacing w:line="288" w:lineRule="auto"/>
        <w:ind w:firstLineChars="200" w:firstLine="480"/>
      </w:pPr>
      <w:r>
        <w:rPr>
          <w:rFonts w:hint="eastAsia"/>
        </w:rPr>
        <w:t>HTML</w:t>
      </w:r>
      <w:r>
        <w:t>是一种标记语言，</w:t>
      </w:r>
      <w:r>
        <w:rPr>
          <w:rFonts w:hint="eastAsia"/>
        </w:rPr>
        <w:t>该</w:t>
      </w:r>
      <w:r>
        <w:t>格式的数据便于在浏览器中浏览</w:t>
      </w:r>
      <w:r>
        <w:rPr>
          <w:rFonts w:hint="eastAsia"/>
        </w:rPr>
        <w:t>，</w:t>
      </w:r>
      <w:r>
        <w:t>具有</w:t>
      </w:r>
      <w:r>
        <w:rPr>
          <w:rFonts w:hint="eastAsia"/>
        </w:rPr>
        <w:t>较强</w:t>
      </w:r>
      <w:r>
        <w:t>的可读性。</w:t>
      </w:r>
      <w:r>
        <w:rPr>
          <w:rFonts w:hint="eastAsia"/>
        </w:rPr>
        <w:t>而</w:t>
      </w:r>
      <w:r>
        <w:t>HTML</w:t>
      </w:r>
      <w:r>
        <w:t>对于表格数据</w:t>
      </w:r>
      <w:r>
        <w:rPr>
          <w:rFonts w:hint="eastAsia"/>
        </w:rPr>
        <w:t>又</w:t>
      </w:r>
      <w:r>
        <w:t>具有较好的支持，事实上</w:t>
      </w:r>
      <w:r>
        <w:rPr>
          <w:rFonts w:hint="eastAsia"/>
        </w:rPr>
        <w:t>HTML</w:t>
      </w:r>
      <w:r>
        <w:t>页面中很多的数据都是以表格的形式</w:t>
      </w:r>
      <w:r>
        <w:rPr>
          <w:rFonts w:hint="eastAsia"/>
        </w:rPr>
        <w:t>存储</w:t>
      </w:r>
      <w:r>
        <w:t>的。</w:t>
      </w:r>
      <w:r>
        <w:rPr>
          <w:rFonts w:hint="eastAsia"/>
        </w:rPr>
        <w:t>基本</w:t>
      </w:r>
      <w:r>
        <w:t>的表格标记</w:t>
      </w:r>
      <w:r>
        <w:rPr>
          <w:rFonts w:hint="eastAsia"/>
        </w:rPr>
        <w:t>包括</w:t>
      </w:r>
      <w:r>
        <w:rPr>
          <w:rFonts w:hint="eastAsia"/>
        </w:rPr>
        <w:t>&lt;</w:t>
      </w:r>
      <w:r>
        <w:t>table</w:t>
      </w:r>
      <w:r>
        <w:rPr>
          <w:rFonts w:hint="eastAsia"/>
        </w:rPr>
        <w:t>&gt;</w:t>
      </w:r>
      <w:r>
        <w:rPr>
          <w:rFonts w:hint="eastAsia"/>
        </w:rPr>
        <w:t>、</w:t>
      </w:r>
      <w:r>
        <w:t>&lt;th&gt;</w:t>
      </w:r>
      <w:r>
        <w:rPr>
          <w:rFonts w:hint="eastAsia"/>
        </w:rPr>
        <w:t>、</w:t>
      </w:r>
      <w:r>
        <w:rPr>
          <w:rFonts w:hint="eastAsia"/>
        </w:rPr>
        <w:t>&lt;</w:t>
      </w:r>
      <w:r>
        <w:t>tr</w:t>
      </w:r>
      <w:r>
        <w:rPr>
          <w:rFonts w:hint="eastAsia"/>
        </w:rPr>
        <w:t>&gt;</w:t>
      </w:r>
      <w:r>
        <w:rPr>
          <w:rFonts w:hint="eastAsia"/>
        </w:rPr>
        <w:t>、</w:t>
      </w:r>
      <w:r>
        <w:rPr>
          <w:rFonts w:hint="eastAsia"/>
        </w:rPr>
        <w:t>&lt;</w:t>
      </w:r>
      <w:r>
        <w:t>td</w:t>
      </w:r>
      <w:r>
        <w:rPr>
          <w:rFonts w:hint="eastAsia"/>
        </w:rPr>
        <w:t>&gt;</w:t>
      </w:r>
      <w:r>
        <w:rPr>
          <w:rFonts w:hint="eastAsia"/>
        </w:rPr>
        <w:t>等</w:t>
      </w:r>
      <w:r>
        <w:t>。</w:t>
      </w:r>
      <w:r>
        <w:rPr>
          <w:rFonts w:hint="eastAsia"/>
        </w:rPr>
        <w:t>&lt;</w:t>
      </w:r>
      <w:r>
        <w:t>table</w:t>
      </w:r>
      <w:r>
        <w:rPr>
          <w:rFonts w:hint="eastAsia"/>
        </w:rPr>
        <w:t>&gt;</w:t>
      </w:r>
      <w:r>
        <w:rPr>
          <w:rFonts w:hint="eastAsia"/>
        </w:rPr>
        <w:t>标记</w:t>
      </w:r>
      <w:r>
        <w:t>用于描述一个表格，该标记中可以使用</w:t>
      </w:r>
      <w:r>
        <w:t>border</w:t>
      </w:r>
      <w:r>
        <w:t>等属性表示表格的框线</w:t>
      </w:r>
      <w:r>
        <w:rPr>
          <w:rFonts w:hint="eastAsia"/>
        </w:rPr>
        <w:t>等</w:t>
      </w:r>
      <w:r>
        <w:t>信息。</w:t>
      </w:r>
      <w:r>
        <w:rPr>
          <w:rFonts w:hint="eastAsia"/>
        </w:rPr>
        <w:t>&lt;</w:t>
      </w:r>
      <w:r>
        <w:t>th&gt;</w:t>
      </w:r>
      <w:r>
        <w:rPr>
          <w:rFonts w:hint="eastAsia"/>
        </w:rPr>
        <w:t>描述</w:t>
      </w:r>
      <w:r>
        <w:t>表格的标题，</w:t>
      </w:r>
      <w:r>
        <w:rPr>
          <w:rFonts w:hint="eastAsia"/>
        </w:rPr>
        <w:t>&lt;</w:t>
      </w:r>
      <w:r>
        <w:t>tr</w:t>
      </w:r>
      <w:r>
        <w:rPr>
          <w:rFonts w:hint="eastAsia"/>
        </w:rPr>
        <w:t>&gt;</w:t>
      </w:r>
      <w:r>
        <w:rPr>
          <w:rFonts w:hint="eastAsia"/>
        </w:rPr>
        <w:t>表示</w:t>
      </w:r>
      <w:r>
        <w:t>表格的行，</w:t>
      </w:r>
      <w:r>
        <w:rPr>
          <w:rFonts w:hint="eastAsia"/>
        </w:rPr>
        <w:t>&lt;</w:t>
      </w:r>
      <w:r>
        <w:t>td</w:t>
      </w:r>
      <w:r>
        <w:rPr>
          <w:rFonts w:hint="eastAsia"/>
        </w:rPr>
        <w:t>&gt;</w:t>
      </w:r>
      <w:r>
        <w:rPr>
          <w:rFonts w:hint="eastAsia"/>
        </w:rPr>
        <w:t>则</w:t>
      </w:r>
      <w:r>
        <w:t>表示表格的列</w:t>
      </w:r>
      <w:r>
        <w:rPr>
          <w:rFonts w:hint="eastAsia"/>
        </w:rPr>
        <w:t>。对于</w:t>
      </w:r>
      <w:r w:rsidR="0082708B">
        <w:t>一个二维数组形式的表格</w:t>
      </w:r>
      <w:r w:rsidR="0082708B">
        <w:t>f</w:t>
      </w:r>
      <w:r w:rsidR="0082708B">
        <w:rPr>
          <w:rFonts w:hint="eastAsia"/>
        </w:rPr>
        <w:t>orm</w:t>
      </w:r>
      <w:r>
        <w:t>,</w:t>
      </w:r>
      <w:r>
        <w:rPr>
          <w:rFonts w:hint="eastAsia"/>
        </w:rPr>
        <w:t>通过</w:t>
      </w:r>
      <w:r>
        <w:t>HTML</w:t>
      </w:r>
      <w:r w:rsidR="00057019">
        <w:t>表示后的样子</w:t>
      </w:r>
      <w:r>
        <w:t>如下：</w:t>
      </w:r>
    </w:p>
    <w:p w14:paraId="654713FE" w14:textId="77777777" w:rsidR="00D51472" w:rsidRDefault="001B4DE8" w:rsidP="00057019">
      <w:pPr>
        <w:pStyle w:val="07415"/>
        <w:spacing w:line="240" w:lineRule="auto"/>
        <w:jc w:val="center"/>
      </w:pPr>
      <w:r>
        <w:object w:dxaOrig="7710" w:dyaOrig="4590" w14:anchorId="1CC86124">
          <v:shape id="_x0000_i1057" type="#_x0000_t75" style="width:295.8pt;height:175.2pt" o:ole="">
            <v:imagedata r:id="rId91" o:title=""/>
          </v:shape>
          <o:OLEObject Type="Embed" ProgID="Visio.Drawing.15" ShapeID="_x0000_i1057" DrawAspect="Content" ObjectID="_1571491935" r:id="rId92"/>
        </w:object>
      </w:r>
    </w:p>
    <w:p w14:paraId="72D6EB09" w14:textId="77777777" w:rsidR="00057019" w:rsidRPr="00057019" w:rsidRDefault="00057019" w:rsidP="00057019">
      <w:pPr>
        <w:pStyle w:val="07415"/>
        <w:spacing w:line="240" w:lineRule="auto"/>
        <w:ind w:firstLine="0"/>
        <w:jc w:val="center"/>
        <w:rPr>
          <w:rFonts w:ascii="楷体_GB2312" w:eastAsia="楷体_GB2312" w:hAnsi="Calibri" w:cs="Times New Roman"/>
          <w:kern w:val="2"/>
          <w:sz w:val="21"/>
          <w:szCs w:val="21"/>
        </w:rPr>
      </w:pPr>
      <w:r w:rsidRPr="00057019">
        <w:rPr>
          <w:rFonts w:ascii="楷体_GB2312" w:eastAsia="楷体_GB2312" w:hAnsi="Calibri" w:cs="Times New Roman" w:hint="eastAsia"/>
          <w:kern w:val="2"/>
          <w:sz w:val="21"/>
          <w:szCs w:val="21"/>
        </w:rPr>
        <w:t>图5</w:t>
      </w:r>
      <w:r w:rsidRPr="00057019">
        <w:rPr>
          <w:rFonts w:ascii="楷体_GB2312" w:eastAsia="楷体_GB2312" w:hAnsi="Calibri" w:cs="Times New Roman"/>
          <w:kern w:val="2"/>
          <w:sz w:val="21"/>
          <w:szCs w:val="21"/>
        </w:rPr>
        <w:t xml:space="preserve">-5 </w:t>
      </w:r>
      <w:r w:rsidRPr="00057019">
        <w:rPr>
          <w:rFonts w:ascii="楷体_GB2312" w:eastAsia="楷体_GB2312" w:hAnsi="Calibri" w:cs="Times New Roman" w:hint="eastAsia"/>
          <w:kern w:val="2"/>
          <w:sz w:val="21"/>
          <w:szCs w:val="21"/>
        </w:rPr>
        <w:t>基于</w:t>
      </w:r>
      <w:r w:rsidRPr="00057019">
        <w:rPr>
          <w:rFonts w:ascii="楷体_GB2312" w:eastAsia="楷体_GB2312" w:hAnsi="Calibri" w:cs="Times New Roman"/>
          <w:kern w:val="2"/>
          <w:sz w:val="21"/>
          <w:szCs w:val="21"/>
        </w:rPr>
        <w:t>HTML</w:t>
      </w:r>
      <w:r w:rsidR="00A420D4">
        <w:rPr>
          <w:rFonts w:ascii="楷体_GB2312" w:eastAsia="楷体_GB2312" w:hAnsi="Calibri" w:cs="Times New Roman"/>
          <w:kern w:val="2"/>
          <w:sz w:val="21"/>
          <w:szCs w:val="21"/>
        </w:rPr>
        <w:t>封装的</w:t>
      </w:r>
      <w:r w:rsidR="00A420D4">
        <w:rPr>
          <w:rFonts w:ascii="楷体_GB2312" w:eastAsia="楷体_GB2312" w:hAnsi="Calibri" w:cs="Times New Roman" w:hint="eastAsia"/>
          <w:kern w:val="2"/>
          <w:sz w:val="21"/>
          <w:szCs w:val="21"/>
        </w:rPr>
        <w:t>表格</w:t>
      </w:r>
      <w:r w:rsidR="00A420D4">
        <w:rPr>
          <w:rFonts w:ascii="楷体_GB2312" w:eastAsia="楷体_GB2312" w:hAnsi="Calibri" w:cs="Times New Roman"/>
          <w:kern w:val="2"/>
          <w:sz w:val="21"/>
          <w:szCs w:val="21"/>
        </w:rPr>
        <w:t>格式</w:t>
      </w:r>
    </w:p>
    <w:p w14:paraId="3A03AA76" w14:textId="77777777" w:rsidR="00760E54" w:rsidRDefault="00760E54" w:rsidP="001B4DE8">
      <w:pPr>
        <w:pStyle w:val="07415"/>
        <w:wordWrap w:val="0"/>
        <w:ind w:firstLineChars="200" w:firstLine="480"/>
      </w:pPr>
      <w:r>
        <w:rPr>
          <w:rFonts w:hint="eastAsia"/>
        </w:rPr>
        <w:t>下图</w:t>
      </w:r>
      <w:r>
        <w:t>是</w:t>
      </w:r>
      <w:r>
        <w:rPr>
          <w:rFonts w:hint="eastAsia"/>
        </w:rPr>
        <w:t>封装</w:t>
      </w:r>
      <w:r>
        <w:t>后的表格示例：</w:t>
      </w:r>
    </w:p>
    <w:p w14:paraId="39AF43D0" w14:textId="77777777" w:rsidR="00760E54" w:rsidRDefault="00E71162" w:rsidP="00057019">
      <w:pPr>
        <w:pStyle w:val="07415"/>
        <w:spacing w:line="240" w:lineRule="auto"/>
        <w:jc w:val="center"/>
        <w:rPr>
          <w:noProof/>
        </w:rPr>
      </w:pPr>
      <w:r w:rsidRPr="00925F05">
        <w:rPr>
          <w:noProof/>
        </w:rPr>
        <w:drawing>
          <wp:inline distT="0" distB="0" distL="0" distR="0" wp14:anchorId="4E4372DA" wp14:editId="0C99E7B2">
            <wp:extent cx="3934337" cy="2131625"/>
            <wp:effectExtent l="0" t="0" r="0" b="2540"/>
            <wp:docPr id="2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3934337" cy="2131625"/>
                    </a:xfrm>
                    <a:prstGeom prst="rect">
                      <a:avLst/>
                    </a:prstGeom>
                    <a:noFill/>
                    <a:ln>
                      <a:noFill/>
                    </a:ln>
                  </pic:spPr>
                </pic:pic>
              </a:graphicData>
            </a:graphic>
          </wp:inline>
        </w:drawing>
      </w:r>
    </w:p>
    <w:p w14:paraId="13C95F54" w14:textId="77777777" w:rsidR="00057019" w:rsidRPr="00057019" w:rsidRDefault="00057019" w:rsidP="00057019">
      <w:pPr>
        <w:pStyle w:val="07415"/>
        <w:spacing w:line="240" w:lineRule="auto"/>
        <w:ind w:firstLine="0"/>
        <w:jc w:val="center"/>
        <w:rPr>
          <w:rFonts w:ascii="楷体_GB2312" w:eastAsia="楷体_GB2312" w:hAnsi="Calibri" w:cs="Times New Roman"/>
          <w:kern w:val="2"/>
          <w:sz w:val="21"/>
          <w:szCs w:val="21"/>
        </w:rPr>
      </w:pPr>
      <w:r w:rsidRPr="00057019">
        <w:rPr>
          <w:rFonts w:ascii="楷体_GB2312" w:eastAsia="楷体_GB2312" w:hAnsi="Calibri" w:cs="Times New Roman" w:hint="eastAsia"/>
          <w:kern w:val="2"/>
          <w:sz w:val="21"/>
          <w:szCs w:val="21"/>
        </w:rPr>
        <w:t>图5</w:t>
      </w:r>
      <w:r w:rsidRPr="00057019">
        <w:rPr>
          <w:rFonts w:ascii="楷体_GB2312" w:eastAsia="楷体_GB2312" w:hAnsi="Calibri" w:cs="Times New Roman"/>
          <w:kern w:val="2"/>
          <w:sz w:val="21"/>
          <w:szCs w:val="21"/>
        </w:rPr>
        <w:t xml:space="preserve">-6 </w:t>
      </w:r>
      <w:r w:rsidRPr="00057019">
        <w:rPr>
          <w:rFonts w:ascii="楷体_GB2312" w:eastAsia="楷体_GB2312" w:hAnsi="Calibri" w:cs="Times New Roman" w:hint="eastAsia"/>
          <w:kern w:val="2"/>
          <w:sz w:val="21"/>
          <w:szCs w:val="21"/>
        </w:rPr>
        <w:t>基于</w:t>
      </w:r>
      <w:r w:rsidRPr="00057019">
        <w:rPr>
          <w:rFonts w:ascii="楷体_GB2312" w:eastAsia="楷体_GB2312" w:hAnsi="Calibri" w:cs="Times New Roman"/>
          <w:kern w:val="2"/>
          <w:sz w:val="21"/>
          <w:szCs w:val="21"/>
        </w:rPr>
        <w:t>HTML</w:t>
      </w:r>
      <w:r w:rsidRPr="00057019">
        <w:rPr>
          <w:rFonts w:ascii="楷体_GB2312" w:eastAsia="楷体_GB2312" w:hAnsi="Calibri" w:cs="Times New Roman" w:hint="eastAsia"/>
          <w:kern w:val="2"/>
          <w:sz w:val="21"/>
          <w:szCs w:val="21"/>
        </w:rPr>
        <w:t>封装</w:t>
      </w:r>
      <w:r w:rsidRPr="00057019">
        <w:rPr>
          <w:rFonts w:ascii="楷体_GB2312" w:eastAsia="楷体_GB2312" w:hAnsi="Calibri" w:cs="Times New Roman"/>
          <w:kern w:val="2"/>
          <w:sz w:val="21"/>
          <w:szCs w:val="21"/>
        </w:rPr>
        <w:t>的</w:t>
      </w:r>
      <w:r w:rsidRPr="00057019">
        <w:rPr>
          <w:rFonts w:ascii="楷体_GB2312" w:eastAsia="楷体_GB2312" w:hAnsi="Calibri" w:cs="Times New Roman" w:hint="eastAsia"/>
          <w:kern w:val="2"/>
          <w:sz w:val="21"/>
          <w:szCs w:val="21"/>
        </w:rPr>
        <w:t>表格</w:t>
      </w:r>
      <w:r w:rsidRPr="00057019">
        <w:rPr>
          <w:rFonts w:ascii="楷体_GB2312" w:eastAsia="楷体_GB2312" w:hAnsi="Calibri" w:cs="Times New Roman"/>
          <w:kern w:val="2"/>
          <w:sz w:val="21"/>
          <w:szCs w:val="21"/>
        </w:rPr>
        <w:t>示意</w:t>
      </w:r>
    </w:p>
    <w:p w14:paraId="2F5AC80C" w14:textId="77777777" w:rsidR="00DC0EFC" w:rsidRDefault="00DC0EFC" w:rsidP="00DC0EFC">
      <w:pPr>
        <w:pStyle w:val="3"/>
      </w:pPr>
      <w:bookmarkStart w:id="152" w:name="_Toc406841190"/>
      <w:r>
        <w:rPr>
          <w:rFonts w:hint="eastAsia"/>
        </w:rPr>
        <w:lastRenderedPageBreak/>
        <w:t>表格</w:t>
      </w:r>
      <w:r>
        <w:t>数据的JSON格式封装</w:t>
      </w:r>
      <w:bookmarkEnd w:id="152"/>
    </w:p>
    <w:p w14:paraId="48B9467B" w14:textId="77777777" w:rsidR="00760E54" w:rsidRDefault="003D6E57" w:rsidP="001B4DE8">
      <w:pPr>
        <w:pStyle w:val="a0"/>
        <w:spacing w:before="72" w:line="400" w:lineRule="exact"/>
        <w:ind w:firstLine="0"/>
        <w:rPr>
          <w:bCs/>
          <w:noProof/>
          <w:sz w:val="21"/>
          <w:szCs w:val="24"/>
          <w:lang w:bidi="he-IL"/>
        </w:rPr>
      </w:pPr>
      <w:r>
        <w:rPr>
          <w:rFonts w:hint="eastAsia"/>
          <w:bCs/>
          <w:noProof/>
          <w:sz w:val="21"/>
          <w:szCs w:val="24"/>
          <w:lang w:bidi="he-IL"/>
        </w:rPr>
        <w:t>JSON</w:t>
      </w:r>
      <w:r>
        <w:rPr>
          <w:bCs/>
          <w:noProof/>
          <w:sz w:val="21"/>
          <w:szCs w:val="24"/>
          <w:lang w:bidi="he-IL"/>
        </w:rPr>
        <w:t>格式的表格数据展示。</w:t>
      </w:r>
    </w:p>
    <w:p w14:paraId="06D1B986" w14:textId="77777777" w:rsidR="00760E54" w:rsidRDefault="00540ED3" w:rsidP="00760E54">
      <w:pPr>
        <w:pStyle w:val="a0"/>
        <w:spacing w:before="72"/>
        <w:ind w:firstLine="0"/>
        <w:jc w:val="center"/>
        <w:rPr>
          <w:kern w:val="0"/>
          <w:sz w:val="21"/>
          <w:szCs w:val="24"/>
        </w:rPr>
      </w:pPr>
      <w:r>
        <w:rPr>
          <w:bCs/>
          <w:noProof/>
          <w:sz w:val="21"/>
          <w:szCs w:val="24"/>
          <w:lang w:bidi="he-IL"/>
        </w:rPr>
        <w:object w:dxaOrig="6570" w:dyaOrig="3915" w14:anchorId="075A4A9E">
          <v:shape id="_x0000_i1058" type="#_x0000_t75" style="width:328.8pt;height:196.2pt" o:ole="">
            <v:imagedata r:id="rId94" o:title=""/>
          </v:shape>
          <o:OLEObject Type="Embed" ProgID="Visio.Drawing.15" ShapeID="_x0000_i1058" DrawAspect="Content" ObjectID="_1571491936" r:id="rId95"/>
        </w:object>
      </w:r>
    </w:p>
    <w:p w14:paraId="36C6FF2E" w14:textId="77777777" w:rsidR="00760E54" w:rsidRPr="00057019" w:rsidRDefault="00760E54" w:rsidP="00057019">
      <w:pPr>
        <w:pStyle w:val="07415"/>
        <w:spacing w:line="240" w:lineRule="auto"/>
        <w:ind w:firstLine="0"/>
        <w:jc w:val="center"/>
        <w:rPr>
          <w:rFonts w:ascii="楷体_GB2312" w:eastAsia="楷体_GB2312" w:hAnsi="Calibri" w:cs="Times New Roman"/>
          <w:kern w:val="2"/>
          <w:sz w:val="21"/>
          <w:szCs w:val="21"/>
        </w:rPr>
      </w:pPr>
      <w:r w:rsidRPr="00057019">
        <w:rPr>
          <w:rFonts w:ascii="楷体_GB2312" w:eastAsia="楷体_GB2312" w:hAnsi="Calibri" w:cs="Times New Roman" w:hint="eastAsia"/>
          <w:kern w:val="2"/>
          <w:sz w:val="21"/>
          <w:szCs w:val="21"/>
        </w:rPr>
        <w:t>图</w:t>
      </w:r>
      <w:r w:rsidR="00057019" w:rsidRPr="00057019">
        <w:rPr>
          <w:rFonts w:ascii="楷体_GB2312" w:eastAsia="楷体_GB2312" w:hAnsi="Calibri" w:cs="Times New Roman"/>
          <w:kern w:val="2"/>
          <w:sz w:val="21"/>
          <w:szCs w:val="21"/>
        </w:rPr>
        <w:t>5-7</w:t>
      </w:r>
      <w:r w:rsidR="00057019">
        <w:rPr>
          <w:rFonts w:ascii="楷体_GB2312" w:eastAsia="楷体_GB2312" w:hAnsi="Calibri" w:cs="Times New Roman"/>
          <w:kern w:val="2"/>
          <w:sz w:val="21"/>
          <w:szCs w:val="21"/>
        </w:rPr>
        <w:t>-1</w:t>
      </w:r>
      <w:r w:rsidRPr="00057019">
        <w:rPr>
          <w:rFonts w:ascii="楷体_GB2312" w:eastAsia="楷体_GB2312" w:hAnsi="Calibri" w:cs="Times New Roman"/>
          <w:kern w:val="2"/>
          <w:sz w:val="21"/>
          <w:szCs w:val="21"/>
        </w:rPr>
        <w:t xml:space="preserve"> </w:t>
      </w:r>
      <w:r w:rsidRPr="00057019">
        <w:rPr>
          <w:rFonts w:ascii="楷体_GB2312" w:eastAsia="楷体_GB2312" w:hAnsi="Calibri" w:cs="Times New Roman" w:hint="eastAsia"/>
          <w:kern w:val="2"/>
          <w:sz w:val="21"/>
          <w:szCs w:val="21"/>
        </w:rPr>
        <w:t>三张表的</w:t>
      </w:r>
      <w:r w:rsidRPr="00057019">
        <w:rPr>
          <w:rFonts w:ascii="楷体_GB2312" w:eastAsia="楷体_GB2312" w:hAnsi="Calibri" w:cs="Times New Roman"/>
          <w:kern w:val="2"/>
          <w:sz w:val="21"/>
          <w:szCs w:val="21"/>
        </w:rPr>
        <w:t>Json</w:t>
      </w:r>
      <w:r w:rsidRPr="00057019">
        <w:rPr>
          <w:rFonts w:ascii="楷体_GB2312" w:eastAsia="楷体_GB2312" w:hAnsi="Calibri" w:cs="Times New Roman" w:hint="eastAsia"/>
          <w:kern w:val="2"/>
          <w:sz w:val="21"/>
          <w:szCs w:val="21"/>
        </w:rPr>
        <w:t>格式</w:t>
      </w:r>
    </w:p>
    <w:p w14:paraId="0B3855B7" w14:textId="77777777" w:rsidR="00760E54" w:rsidRDefault="00540ED3" w:rsidP="00760E54">
      <w:pPr>
        <w:pStyle w:val="a0"/>
        <w:spacing w:before="72"/>
        <w:ind w:firstLine="0"/>
        <w:jc w:val="center"/>
      </w:pPr>
      <w:r>
        <w:rPr>
          <w:bCs/>
          <w:noProof/>
          <w:sz w:val="21"/>
          <w:szCs w:val="24"/>
          <w:lang w:bidi="he-IL"/>
        </w:rPr>
        <w:object w:dxaOrig="6570" w:dyaOrig="6120" w14:anchorId="2DED56A8">
          <v:shape id="_x0000_i1059" type="#_x0000_t75" style="width:328.8pt;height:306pt" o:ole="">
            <v:imagedata r:id="rId96" o:title=""/>
          </v:shape>
          <o:OLEObject Type="Embed" ProgID="Visio.Drawing.15" ShapeID="_x0000_i1059" DrawAspect="Content" ObjectID="_1571491937" r:id="rId97"/>
        </w:object>
      </w:r>
    </w:p>
    <w:p w14:paraId="0B3D0455" w14:textId="77777777" w:rsidR="00760E54" w:rsidRPr="00057019" w:rsidRDefault="00760E54" w:rsidP="00057019">
      <w:pPr>
        <w:pStyle w:val="07415"/>
        <w:spacing w:line="240" w:lineRule="auto"/>
        <w:ind w:firstLine="0"/>
        <w:jc w:val="center"/>
        <w:rPr>
          <w:rFonts w:ascii="楷体_GB2312" w:eastAsia="楷体_GB2312" w:hAnsi="Calibri" w:cs="Times New Roman"/>
          <w:kern w:val="2"/>
          <w:sz w:val="21"/>
          <w:szCs w:val="21"/>
        </w:rPr>
      </w:pPr>
      <w:r w:rsidRPr="00057019">
        <w:rPr>
          <w:rFonts w:ascii="楷体_GB2312" w:eastAsia="楷体_GB2312" w:hAnsi="Calibri" w:cs="Times New Roman" w:hint="eastAsia"/>
          <w:kern w:val="2"/>
          <w:sz w:val="21"/>
          <w:szCs w:val="21"/>
        </w:rPr>
        <w:t>图</w:t>
      </w:r>
      <w:r w:rsidR="00057019" w:rsidRPr="00057019">
        <w:rPr>
          <w:rFonts w:ascii="楷体_GB2312" w:eastAsia="楷体_GB2312" w:hAnsi="Calibri" w:cs="Times New Roman"/>
          <w:kern w:val="2"/>
          <w:sz w:val="21"/>
          <w:szCs w:val="21"/>
        </w:rPr>
        <w:t>5-7-2</w:t>
      </w:r>
      <w:r w:rsidRPr="00057019">
        <w:rPr>
          <w:rFonts w:ascii="楷体_GB2312" w:eastAsia="楷体_GB2312" w:hAnsi="Calibri" w:cs="Times New Roman"/>
          <w:kern w:val="2"/>
          <w:sz w:val="21"/>
          <w:szCs w:val="21"/>
        </w:rPr>
        <w:t xml:space="preserve"> </w:t>
      </w:r>
      <w:r w:rsidRPr="00057019">
        <w:rPr>
          <w:rFonts w:ascii="楷体_GB2312" w:eastAsia="楷体_GB2312" w:hAnsi="Calibri" w:cs="Times New Roman" w:hint="eastAsia"/>
          <w:kern w:val="2"/>
          <w:sz w:val="21"/>
          <w:szCs w:val="21"/>
        </w:rPr>
        <w:t>单张表的</w:t>
      </w:r>
      <w:r w:rsidRPr="00057019">
        <w:rPr>
          <w:rFonts w:ascii="楷体_GB2312" w:eastAsia="楷体_GB2312" w:hAnsi="Calibri" w:cs="Times New Roman"/>
          <w:kern w:val="2"/>
          <w:sz w:val="21"/>
          <w:szCs w:val="21"/>
        </w:rPr>
        <w:t>Json</w:t>
      </w:r>
      <w:r w:rsidRPr="00057019">
        <w:rPr>
          <w:rFonts w:ascii="楷体_GB2312" w:eastAsia="楷体_GB2312" w:hAnsi="Calibri" w:cs="Times New Roman" w:hint="eastAsia"/>
          <w:kern w:val="2"/>
          <w:sz w:val="21"/>
          <w:szCs w:val="21"/>
        </w:rPr>
        <w:t>格式</w:t>
      </w:r>
    </w:p>
    <w:p w14:paraId="3EDBE2DB" w14:textId="77777777" w:rsidR="00760E54" w:rsidRDefault="00760E54" w:rsidP="00B5269C">
      <w:pPr>
        <w:pStyle w:val="a0"/>
        <w:spacing w:before="72" w:line="400" w:lineRule="exact"/>
        <w:rPr>
          <w:kern w:val="0"/>
          <w:sz w:val="21"/>
          <w:szCs w:val="24"/>
        </w:rPr>
      </w:pPr>
      <w:r>
        <w:rPr>
          <w:rFonts w:hint="eastAsia"/>
        </w:rPr>
        <w:t>单张表</w:t>
      </w:r>
      <w:r>
        <w:t>Json</w:t>
      </w:r>
      <w:r>
        <w:rPr>
          <w:rFonts w:hint="eastAsia"/>
        </w:rPr>
        <w:t>也是三张表中报表内容里每张表的具体格式。对于单张表的</w:t>
      </w:r>
      <w:r>
        <w:t>Json</w:t>
      </w:r>
      <w:r>
        <w:rPr>
          <w:rFonts w:hint="eastAsia"/>
        </w:rPr>
        <w:t>，内容的</w:t>
      </w:r>
      <w:r>
        <w:t>value</w:t>
      </w:r>
      <w:r>
        <w:rPr>
          <w:rFonts w:hint="eastAsia"/>
        </w:rPr>
        <w:t>值就是表格框线内的二维数组的内容。表格顺序是第一行各列的内容，由于</w:t>
      </w:r>
      <w:r>
        <w:t>Json</w:t>
      </w:r>
      <w:r>
        <w:rPr>
          <w:rFonts w:hint="eastAsia"/>
        </w:rPr>
        <w:t>的</w:t>
      </w:r>
      <w:r>
        <w:t>Object</w:t>
      </w:r>
      <w:r>
        <w:rPr>
          <w:rFonts w:hint="eastAsia"/>
        </w:rPr>
        <w:t>格式是没有顺序的，为了表示表格的基本顺序，使用了</w:t>
      </w:r>
      <w:r>
        <w:t>JsonArray</w:t>
      </w:r>
      <w:r>
        <w:rPr>
          <w:rFonts w:hint="eastAsia"/>
        </w:rPr>
        <w:t>格式记录表格的列顺序。下面的每行都是数组中的一个元素，</w:t>
      </w:r>
      <w:r>
        <w:t>key</w:t>
      </w:r>
      <w:r>
        <w:rPr>
          <w:rFonts w:hint="eastAsia"/>
        </w:rPr>
        <w:t>记录列值，</w:t>
      </w:r>
      <w:r>
        <w:t>value</w:t>
      </w:r>
      <w:r>
        <w:rPr>
          <w:rFonts w:hint="eastAsia"/>
        </w:rPr>
        <w:lastRenderedPageBreak/>
        <w:t>就是该列上第</w:t>
      </w:r>
      <w:r>
        <w:t>i</w:t>
      </w:r>
      <w:r>
        <w:rPr>
          <w:rFonts w:hint="eastAsia"/>
        </w:rPr>
        <w:t>行的内容了。通过该</w:t>
      </w:r>
      <w:r>
        <w:t>Json</w:t>
      </w:r>
      <w:r>
        <w:rPr>
          <w:rFonts w:hint="eastAsia"/>
        </w:rPr>
        <w:t>可以还原出原始的表格信息。</w:t>
      </w:r>
    </w:p>
    <w:p w14:paraId="149ACB52" w14:textId="77777777" w:rsidR="00396B8C" w:rsidRDefault="00396B8C">
      <w:pPr>
        <w:pStyle w:val="2"/>
      </w:pPr>
      <w:bookmarkStart w:id="153" w:name="_Toc406841191"/>
      <w:r>
        <w:rPr>
          <w:rFonts w:hint="eastAsia"/>
        </w:rPr>
        <w:t>测试</w:t>
      </w:r>
      <w:r>
        <w:t>和分析</w:t>
      </w:r>
      <w:bookmarkEnd w:id="153"/>
    </w:p>
    <w:p w14:paraId="1176C183" w14:textId="77777777" w:rsidR="007F5296" w:rsidRDefault="007F5296" w:rsidP="007F5296">
      <w:pPr>
        <w:pStyle w:val="3"/>
      </w:pPr>
      <w:bookmarkStart w:id="154" w:name="_Toc406841192"/>
      <w:r>
        <w:rPr>
          <w:rFonts w:hint="eastAsia"/>
        </w:rPr>
        <w:t>表格</w:t>
      </w:r>
      <w:r>
        <w:t>识别</w:t>
      </w:r>
      <w:r>
        <w:rPr>
          <w:rFonts w:hint="eastAsia"/>
        </w:rPr>
        <w:t>技术</w:t>
      </w:r>
      <w:r>
        <w:t>的评估参数</w:t>
      </w:r>
      <w:bookmarkEnd w:id="154"/>
    </w:p>
    <w:p w14:paraId="13EA8553" w14:textId="77777777" w:rsidR="00A1273A" w:rsidRDefault="004F754B" w:rsidP="00B5269C">
      <w:pPr>
        <w:pStyle w:val="a0"/>
        <w:spacing w:line="400" w:lineRule="exact"/>
      </w:pPr>
      <w:r w:rsidRPr="004F754B">
        <w:rPr>
          <w:rFonts w:hint="eastAsia"/>
        </w:rPr>
        <w:t>在</w:t>
      </w:r>
      <w:r w:rsidRPr="004F754B">
        <w:t>信息抽取中，常见的</w:t>
      </w:r>
      <w:r w:rsidRPr="004F754B">
        <w:rPr>
          <w:rFonts w:hint="eastAsia"/>
        </w:rPr>
        <w:t>性能</w:t>
      </w:r>
      <w:r w:rsidRPr="004F754B">
        <w:t>评估</w:t>
      </w:r>
      <w:r w:rsidRPr="004F754B">
        <w:rPr>
          <w:rFonts w:hint="eastAsia"/>
        </w:rPr>
        <w:t>方法</w:t>
      </w:r>
      <w:r w:rsidRPr="004F754B">
        <w:t>包含</w:t>
      </w:r>
      <w:r w:rsidRPr="004F754B">
        <w:rPr>
          <w:rFonts w:hint="eastAsia"/>
        </w:rPr>
        <w:t>召回率和</w:t>
      </w:r>
      <w:r w:rsidRPr="004F754B">
        <w:t>准确率。其中</w:t>
      </w:r>
      <w:r w:rsidRPr="004F754B">
        <w:rPr>
          <w:rFonts w:hint="eastAsia"/>
        </w:rPr>
        <w:t>召回率</w:t>
      </w:r>
      <w:r w:rsidRPr="004F754B">
        <w:t>等于系统正确</w:t>
      </w:r>
      <w:r>
        <w:rPr>
          <w:rFonts w:hint="eastAsia"/>
        </w:rPr>
        <w:t>解析的</w:t>
      </w:r>
      <w:r>
        <w:t>结果占</w:t>
      </w:r>
      <w:r>
        <w:rPr>
          <w:rFonts w:hint="eastAsia"/>
        </w:rPr>
        <w:t>总</w:t>
      </w:r>
      <w:r>
        <w:t>样本的比例。</w:t>
      </w:r>
      <w:r>
        <w:rPr>
          <w:rFonts w:hint="eastAsia"/>
        </w:rPr>
        <w:t>具体计算</w:t>
      </w:r>
      <w:r>
        <w:t>公式如下</w:t>
      </w:r>
      <w:r>
        <w:rPr>
          <w:rFonts w:hint="eastAsia"/>
        </w:rPr>
        <w:t>：</w:t>
      </w:r>
    </w:p>
    <w:p w14:paraId="2709869D" w14:textId="77777777" w:rsidR="004F754B" w:rsidRPr="00E71162" w:rsidRDefault="00E71162" w:rsidP="004F754B">
      <w:pPr>
        <w:jc w:val="center"/>
      </w:pPr>
      <m:oMathPara>
        <m:oMath>
          <m:r>
            <m:rPr>
              <m:sty m:val="p"/>
            </m:rPr>
            <w:rPr>
              <w:rFonts w:ascii="Cambria Math" w:hAnsi="Cambria Math"/>
            </w:rPr>
            <m:t>R=</m:t>
          </m:r>
          <m:f>
            <m:fPr>
              <m:ctrlPr>
                <w:rPr>
                  <w:rFonts w:ascii="Cambria Math" w:hAnsi="Cambria Math"/>
                  <w:sz w:val="21"/>
                </w:rPr>
              </m:ctrlPr>
            </m:fPr>
            <m:num>
              <m:r>
                <m:rPr>
                  <m:sty m:val="p"/>
                </m:rPr>
                <w:rPr>
                  <w:rFonts w:ascii="Cambria Math" w:hAnsi="Cambria Math" w:hint="eastAsia"/>
                </w:rPr>
                <m:t>系统</m:t>
              </m:r>
              <m:r>
                <m:rPr>
                  <m:sty m:val="p"/>
                </m:rPr>
                <w:rPr>
                  <w:rFonts w:ascii="Cambria Math" w:hAnsi="Cambria Math"/>
                </w:rPr>
                <m:t>正确抽取的结果</m:t>
              </m:r>
            </m:num>
            <m:den>
              <m:r>
                <m:rPr>
                  <m:sty m:val="p"/>
                </m:rPr>
                <w:rPr>
                  <w:rFonts w:ascii="Cambria Math" w:hAnsi="Cambria Math" w:hint="eastAsia"/>
                </w:rPr>
                <m:t>所有</m:t>
              </m:r>
              <m:r>
                <m:rPr>
                  <m:sty m:val="p"/>
                </m:rPr>
                <w:rPr>
                  <w:rFonts w:ascii="Cambria Math" w:hAnsi="Cambria Math"/>
                </w:rPr>
                <m:t>应该抽取到的正确结果</m:t>
              </m:r>
            </m:den>
          </m:f>
          <m:r>
            <w:rPr>
              <w:rFonts w:ascii="Cambria Math" w:hAnsi="Cambria Math"/>
            </w:rPr>
            <m:t>×100%</m:t>
          </m:r>
        </m:oMath>
      </m:oMathPara>
    </w:p>
    <w:p w14:paraId="337DF71F" w14:textId="77777777" w:rsidR="00145EC8" w:rsidRDefault="00145EC8" w:rsidP="00B5269C">
      <w:pPr>
        <w:pStyle w:val="a0"/>
        <w:spacing w:line="400" w:lineRule="exact"/>
      </w:pPr>
      <w:r>
        <w:rPr>
          <w:rFonts w:hint="eastAsia"/>
        </w:rPr>
        <w:t>而</w:t>
      </w:r>
      <w:r>
        <w:t>准确率</w:t>
      </w:r>
      <w:r>
        <w:rPr>
          <w:rFonts w:hint="eastAsia"/>
        </w:rPr>
        <w:t>则</w:t>
      </w:r>
      <w:r>
        <w:t>表示系统正确解析的结果占总的解析结果的比例，具体计算公式如下：</w:t>
      </w:r>
    </w:p>
    <w:p w14:paraId="027E420C" w14:textId="77777777" w:rsidR="00145EC8" w:rsidRPr="00E71162" w:rsidRDefault="00E71162" w:rsidP="00145EC8">
      <w:pPr>
        <w:jc w:val="center"/>
      </w:pPr>
      <m:oMathPara>
        <m:oMath>
          <m:r>
            <m:rPr>
              <m:sty m:val="p"/>
            </m:rPr>
            <w:rPr>
              <w:rFonts w:ascii="Cambria Math" w:hAnsi="Cambria Math"/>
            </w:rPr>
            <m:t>P=</m:t>
          </m:r>
          <m:f>
            <m:fPr>
              <m:ctrlPr>
                <w:rPr>
                  <w:rFonts w:ascii="Cambria Math" w:hAnsi="Cambria Math"/>
                  <w:sz w:val="21"/>
                </w:rPr>
              </m:ctrlPr>
            </m:fPr>
            <m:num>
              <m:r>
                <m:rPr>
                  <m:sty m:val="p"/>
                </m:rPr>
                <w:rPr>
                  <w:rFonts w:ascii="Cambria Math" w:hAnsi="Cambria Math" w:hint="eastAsia"/>
                </w:rPr>
                <m:t>系统</m:t>
              </m:r>
              <m:r>
                <m:rPr>
                  <m:sty m:val="p"/>
                </m:rPr>
                <w:rPr>
                  <w:rFonts w:ascii="Cambria Math" w:hAnsi="Cambria Math"/>
                </w:rPr>
                <m:t>正确抽取的结果</m:t>
              </m:r>
            </m:num>
            <m:den>
              <m:r>
                <m:rPr>
                  <m:sty m:val="p"/>
                </m:rPr>
                <w:rPr>
                  <w:rFonts w:ascii="Cambria Math" w:hAnsi="Cambria Math" w:hint="eastAsia"/>
                </w:rPr>
                <m:t>系统</m:t>
              </m:r>
              <m:r>
                <m:rPr>
                  <m:sty m:val="p"/>
                </m:rPr>
                <w:rPr>
                  <w:rFonts w:ascii="Cambria Math" w:hAnsi="Cambria Math"/>
                </w:rPr>
                <m:t>抽取的结果</m:t>
              </m:r>
            </m:den>
          </m:f>
          <m:r>
            <w:rPr>
              <w:rFonts w:ascii="Cambria Math" w:hAnsi="Cambria Math"/>
            </w:rPr>
            <m:t>×100%</m:t>
          </m:r>
        </m:oMath>
      </m:oMathPara>
    </w:p>
    <w:p w14:paraId="40B87B69" w14:textId="77777777" w:rsidR="00145EC8" w:rsidRDefault="00145EC8" w:rsidP="00B5269C">
      <w:pPr>
        <w:pStyle w:val="a0"/>
        <w:spacing w:line="400" w:lineRule="exact"/>
      </w:pPr>
      <w:r>
        <w:rPr>
          <w:rFonts w:hint="eastAsia"/>
        </w:rPr>
        <w:t>通常</w:t>
      </w:r>
      <w:r>
        <w:t>情况下召回率和准确率是</w:t>
      </w:r>
      <w:r>
        <w:rPr>
          <w:rFonts w:hint="eastAsia"/>
        </w:rPr>
        <w:t>个</w:t>
      </w:r>
      <w:r>
        <w:t>矛盾体，增</w:t>
      </w:r>
      <w:r>
        <w:rPr>
          <w:rFonts w:hint="eastAsia"/>
        </w:rPr>
        <w:t>加</w:t>
      </w:r>
      <w:r>
        <w:t>召回率</w:t>
      </w:r>
      <w:r>
        <w:rPr>
          <w:rFonts w:hint="eastAsia"/>
        </w:rPr>
        <w:t>可能对</w:t>
      </w:r>
      <w:r>
        <w:t>准确率会有一定的影响；反之，增加准确率</w:t>
      </w:r>
      <w:r>
        <w:rPr>
          <w:rFonts w:hint="eastAsia"/>
        </w:rPr>
        <w:t>同样</w:t>
      </w:r>
      <w:r>
        <w:t>对召回率会产生影响。因此</w:t>
      </w:r>
      <w:r>
        <w:rPr>
          <w:rFonts w:hint="eastAsia"/>
        </w:rPr>
        <w:t>为</w:t>
      </w:r>
      <w:r>
        <w:t>了综合反映一个</w:t>
      </w:r>
      <w:r>
        <w:rPr>
          <w:rFonts w:hint="eastAsia"/>
        </w:rPr>
        <w:t>抽取</w:t>
      </w:r>
      <w:r>
        <w:t>系统</w:t>
      </w:r>
      <w:r>
        <w:rPr>
          <w:rFonts w:hint="eastAsia"/>
        </w:rPr>
        <w:t>的</w:t>
      </w:r>
      <w:r>
        <w:t>性能，</w:t>
      </w:r>
      <w:r>
        <w:rPr>
          <w:rFonts w:hint="eastAsia"/>
        </w:rPr>
        <w:t>往往</w:t>
      </w:r>
      <w:r>
        <w:t>还会考虑召回率和准确率的加权几何平均值，计算公式如下：</w:t>
      </w:r>
    </w:p>
    <w:p w14:paraId="006335B4" w14:textId="77777777" w:rsidR="00145EC8" w:rsidRPr="00E71162" w:rsidRDefault="00E71162" w:rsidP="00145EC8">
      <w:pPr>
        <w:jc w:val="center"/>
      </w:pPr>
      <m:oMathPara>
        <m:oMath>
          <m:r>
            <m:rPr>
              <m:sty m:val="p"/>
            </m:rPr>
            <w:rPr>
              <w:rFonts w:ascii="Cambria Math" w:hAnsi="Cambria Math"/>
            </w:rPr>
            <m:t>F=</m:t>
          </m:r>
          <m:f>
            <m:fPr>
              <m:ctrlPr>
                <w:rPr>
                  <w:rFonts w:ascii="Cambria Math" w:hAnsi="Cambria Math"/>
                  <w:sz w:val="21"/>
                </w:rPr>
              </m:ctrlPr>
            </m:fPr>
            <m:num>
              <m:r>
                <m:rPr>
                  <m:sty m:val="p"/>
                </m:rPr>
                <w:rPr>
                  <w:rFonts w:ascii="Cambria Math" w:hAnsi="Cambria Math" w:hint="eastAsia"/>
                </w:rPr>
                <m:t>(</m:t>
              </m:r>
              <m:sSup>
                <m:sSupPr>
                  <m:ctrlPr>
                    <w:rPr>
                      <w:rFonts w:ascii="Cambria Math" w:hAnsi="Cambria Math"/>
                      <w:sz w:val="21"/>
                    </w:rPr>
                  </m:ctrlPr>
                </m:sSupPr>
                <m:e>
                  <m:r>
                    <w:rPr>
                      <w:rFonts w:ascii="Cambria Math" w:hAnsi="Cambria Math"/>
                    </w:rPr>
                    <m:t>β</m:t>
                  </m:r>
                </m:e>
                <m:sup>
                  <m:r>
                    <w:rPr>
                      <w:rFonts w:ascii="Cambria Math" w:hAnsi="Cambria Math"/>
                    </w:rPr>
                    <m:t>2</m:t>
                  </m:r>
                </m:sup>
              </m:sSup>
              <m:r>
                <m:rPr>
                  <m:sty m:val="p"/>
                </m:rPr>
                <w:rPr>
                  <w:rFonts w:ascii="Cambria Math" w:hAnsi="Cambria Math"/>
                </w:rPr>
                <m:t>+1.0)×P×R</m:t>
              </m:r>
            </m:num>
            <m:den>
              <m:sSup>
                <m:sSupPr>
                  <m:ctrlPr>
                    <w:rPr>
                      <w:rFonts w:ascii="Cambria Math" w:hAnsi="Cambria Math"/>
                      <w:sz w:val="21"/>
                    </w:rPr>
                  </m:ctrlPr>
                </m:sSupPr>
                <m:e>
                  <m:r>
                    <w:rPr>
                      <w:rFonts w:ascii="Cambria Math" w:hAnsi="Cambria Math"/>
                    </w:rPr>
                    <m:t>β</m:t>
                  </m:r>
                </m:e>
                <m:sup>
                  <m:r>
                    <w:rPr>
                      <w:rFonts w:ascii="Cambria Math" w:hAnsi="Cambria Math"/>
                    </w:rPr>
                    <m:t>2</m:t>
                  </m:r>
                </m:sup>
              </m:sSup>
              <m:r>
                <w:rPr>
                  <w:rFonts w:ascii="Cambria Math" w:hAnsi="Cambria Math"/>
                </w:rPr>
                <m:t>×P+R</m:t>
              </m:r>
            </m:den>
          </m:f>
        </m:oMath>
      </m:oMathPara>
    </w:p>
    <w:p w14:paraId="790FFA9A" w14:textId="77777777" w:rsidR="00145EC8" w:rsidRDefault="00145EC8" w:rsidP="00F46BD6">
      <w:pPr>
        <w:pStyle w:val="a0"/>
        <w:spacing w:line="400" w:lineRule="exact"/>
      </w:pPr>
      <w:r>
        <w:rPr>
          <w:rFonts w:hint="eastAsia"/>
        </w:rPr>
        <w:t>其中，</w:t>
      </w:r>
      <w:r>
        <w:sym w:font="Symbol" w:char="F062"/>
      </w:r>
      <w:r>
        <w:rPr>
          <w:rFonts w:hint="eastAsia"/>
        </w:rPr>
        <w:t>是自定义</w:t>
      </w:r>
      <w:r>
        <w:t>阈值，用来控制召回率和准确率的权重。</w:t>
      </w:r>
      <w:r>
        <w:sym w:font="Symbol" w:char="F062"/>
      </w:r>
      <w:r>
        <w:rPr>
          <w:rFonts w:hint="eastAsia"/>
        </w:rPr>
        <w:t>等于</w:t>
      </w:r>
      <w:r>
        <w:rPr>
          <w:rFonts w:hint="eastAsia"/>
        </w:rPr>
        <w:t>1</w:t>
      </w:r>
      <w:r>
        <w:rPr>
          <w:rFonts w:hint="eastAsia"/>
        </w:rPr>
        <w:t>表示</w:t>
      </w:r>
      <w:r>
        <w:t>两者权重相同；</w:t>
      </w:r>
      <w:r>
        <w:sym w:font="Symbol" w:char="F062"/>
      </w:r>
      <w:r>
        <w:rPr>
          <w:rFonts w:hint="eastAsia"/>
        </w:rPr>
        <w:t>大于</w:t>
      </w:r>
      <w:r>
        <w:rPr>
          <w:rFonts w:hint="eastAsia"/>
        </w:rPr>
        <w:t>1</w:t>
      </w:r>
      <w:r>
        <w:rPr>
          <w:rFonts w:hint="eastAsia"/>
        </w:rPr>
        <w:t>则</w:t>
      </w:r>
      <w:r>
        <w:t>表示</w:t>
      </w:r>
      <w:r>
        <w:rPr>
          <w:rFonts w:hint="eastAsia"/>
        </w:rPr>
        <w:t>准确率</w:t>
      </w:r>
      <w:r>
        <w:t>更</w:t>
      </w:r>
      <w:r>
        <w:rPr>
          <w:rFonts w:hint="eastAsia"/>
        </w:rPr>
        <w:t>重要，小于</w:t>
      </w:r>
      <w:r>
        <w:rPr>
          <w:rFonts w:hint="eastAsia"/>
        </w:rPr>
        <w:t>1</w:t>
      </w:r>
      <w:r>
        <w:rPr>
          <w:rFonts w:hint="eastAsia"/>
        </w:rPr>
        <w:t>则</w:t>
      </w:r>
      <w:r>
        <w:t>召回率更重要。</w:t>
      </w:r>
      <w:r>
        <w:rPr>
          <w:rFonts w:hint="eastAsia"/>
        </w:rPr>
        <w:t>通常</w:t>
      </w:r>
      <w:r>
        <w:sym w:font="Symbol" w:char="F062"/>
      </w:r>
      <w:r>
        <w:rPr>
          <w:rFonts w:hint="eastAsia"/>
        </w:rPr>
        <w:t>值</w:t>
      </w:r>
      <w:r>
        <w:t>可以选取</w:t>
      </w:r>
      <w:r>
        <w:rPr>
          <w:rFonts w:hint="eastAsia"/>
        </w:rPr>
        <w:t>1,2,1/2</w:t>
      </w:r>
      <w:r>
        <w:rPr>
          <w:rFonts w:hint="eastAsia"/>
        </w:rPr>
        <w:t>。</w:t>
      </w:r>
    </w:p>
    <w:p w14:paraId="750DD955" w14:textId="77777777" w:rsidR="00145EC8" w:rsidRPr="00145EC8" w:rsidRDefault="00F46BD6" w:rsidP="00F46BD6">
      <w:pPr>
        <w:pStyle w:val="a0"/>
        <w:spacing w:line="400" w:lineRule="exact"/>
      </w:pPr>
      <w:r>
        <w:rPr>
          <w:rFonts w:hint="eastAsia"/>
        </w:rPr>
        <w:t>本系统</w:t>
      </w:r>
      <w:r>
        <w:t>所做的实验的评估参数则主要参考上述的三个标准。</w:t>
      </w:r>
      <w:r>
        <w:rPr>
          <w:rFonts w:hint="eastAsia"/>
        </w:rPr>
        <w:t>在</w:t>
      </w:r>
      <w:r>
        <w:t>具体应用场景下，</w:t>
      </w:r>
      <w:r>
        <w:rPr>
          <w:rFonts w:hint="eastAsia"/>
        </w:rPr>
        <w:t>召回率</w:t>
      </w:r>
      <w:r>
        <w:t>R</w:t>
      </w:r>
      <w:r>
        <w:rPr>
          <w:rFonts w:hint="eastAsia"/>
        </w:rPr>
        <w:t>表示</w:t>
      </w:r>
      <w:r>
        <w:rPr>
          <w:rFonts w:hint="eastAsia"/>
        </w:rPr>
        <w:t>2000</w:t>
      </w:r>
      <w:r>
        <w:rPr>
          <w:rFonts w:hint="eastAsia"/>
        </w:rPr>
        <w:t>家</w:t>
      </w:r>
      <w:r>
        <w:t>上市</w:t>
      </w:r>
      <w:r>
        <w:rPr>
          <w:rFonts w:hint="eastAsia"/>
        </w:rPr>
        <w:t>公司财务</w:t>
      </w:r>
      <w:r>
        <w:t>报表中能用本系统解析方法处理的</w:t>
      </w:r>
      <w:r>
        <w:rPr>
          <w:rFonts w:hint="eastAsia"/>
        </w:rPr>
        <w:t>表格所</w:t>
      </w:r>
      <w:r>
        <w:t>占有的比例。</w:t>
      </w:r>
      <w:r>
        <w:rPr>
          <w:rFonts w:hint="eastAsia"/>
        </w:rPr>
        <w:t>准确</w:t>
      </w:r>
      <w:r>
        <w:t>率</w:t>
      </w:r>
      <w:r>
        <w:t>P</w:t>
      </w:r>
      <w:r>
        <w:t>表示所有能用本系统解析的表格中</w:t>
      </w:r>
      <w:r>
        <w:rPr>
          <w:rFonts w:hint="eastAsia"/>
        </w:rPr>
        <w:t>正确</w:t>
      </w:r>
      <w:r>
        <w:t>解析的表格所占的比例。</w:t>
      </w:r>
      <w:r>
        <w:t>F</w:t>
      </w:r>
      <w:r>
        <w:rPr>
          <w:rFonts w:hint="eastAsia"/>
        </w:rPr>
        <w:t>则是根据</w:t>
      </w:r>
      <w:r>
        <w:rPr>
          <w:rFonts w:hint="eastAsia"/>
        </w:rPr>
        <w:t>R</w:t>
      </w:r>
      <w:r>
        <w:t>值和</w:t>
      </w:r>
      <w:r>
        <w:t>P</w:t>
      </w:r>
      <w:r>
        <w:t>值综合算出的结果。</w:t>
      </w:r>
    </w:p>
    <w:p w14:paraId="2F5795FB" w14:textId="77777777" w:rsidR="007F5296" w:rsidRDefault="007F5296" w:rsidP="007F5296">
      <w:pPr>
        <w:pStyle w:val="3"/>
      </w:pPr>
      <w:bookmarkStart w:id="155" w:name="_Toc406841193"/>
      <w:r>
        <w:rPr>
          <w:rFonts w:hint="eastAsia"/>
        </w:rPr>
        <w:t>实验</w:t>
      </w:r>
      <w:r>
        <w:t>结果</w:t>
      </w:r>
      <w:r w:rsidRPr="004F754B">
        <w:rPr>
          <w:rFonts w:ascii="Times New Roman" w:eastAsia="宋体" w:hAnsi="Times New Roman" w:hint="eastAsia"/>
          <w:bCs w:val="0"/>
          <w:szCs w:val="20"/>
        </w:rPr>
        <w:t>与</w:t>
      </w:r>
      <w:r>
        <w:t>分析</w:t>
      </w:r>
      <w:bookmarkEnd w:id="155"/>
    </w:p>
    <w:p w14:paraId="4E217AA6" w14:textId="77777777" w:rsidR="00D85B72" w:rsidRDefault="00D85B72" w:rsidP="00B5269C">
      <w:pPr>
        <w:numPr>
          <w:ilvl w:val="0"/>
          <w:numId w:val="16"/>
        </w:numPr>
        <w:spacing w:line="360" w:lineRule="auto"/>
      </w:pPr>
      <w:r>
        <w:rPr>
          <w:rFonts w:hint="eastAsia"/>
        </w:rPr>
        <w:t>沪深</w:t>
      </w:r>
      <w:r>
        <w:t>上市</w:t>
      </w:r>
      <w:r>
        <w:rPr>
          <w:rFonts w:hint="eastAsia"/>
        </w:rPr>
        <w:t>公司</w:t>
      </w:r>
      <w:r w:rsidR="00152FA3">
        <w:t>财报中</w:t>
      </w:r>
      <w:r>
        <w:t>财务报表</w:t>
      </w:r>
      <w:r>
        <w:rPr>
          <w:rFonts w:hint="eastAsia"/>
        </w:rPr>
        <w:t>的</w:t>
      </w:r>
      <w:r w:rsidR="00152FA3">
        <w:rPr>
          <w:rFonts w:hint="eastAsia"/>
        </w:rPr>
        <w:t>查</w:t>
      </w:r>
      <w:r w:rsidR="00152FA3">
        <w:t>全率分析</w:t>
      </w:r>
    </w:p>
    <w:p w14:paraId="756B228B" w14:textId="77777777" w:rsidR="009440F4" w:rsidRDefault="009440F4" w:rsidP="00B5269C">
      <w:pPr>
        <w:pStyle w:val="a0"/>
        <w:spacing w:line="400" w:lineRule="exact"/>
      </w:pPr>
      <w:r>
        <w:rPr>
          <w:rFonts w:hint="eastAsia"/>
        </w:rPr>
        <w:t>本次</w:t>
      </w:r>
      <w:r>
        <w:t>测试</w:t>
      </w:r>
      <w:r>
        <w:rPr>
          <w:rFonts w:hint="eastAsia"/>
        </w:rPr>
        <w:t>针对</w:t>
      </w:r>
      <w:r>
        <w:t>沪深两市</w:t>
      </w:r>
      <w:r>
        <w:rPr>
          <w:rFonts w:hint="eastAsia"/>
        </w:rPr>
        <w:t>的</w:t>
      </w:r>
      <w:r>
        <w:rPr>
          <w:rFonts w:hint="eastAsia"/>
        </w:rPr>
        <w:t>2000</w:t>
      </w:r>
      <w:r>
        <w:rPr>
          <w:rFonts w:hint="eastAsia"/>
        </w:rPr>
        <w:t>余家</w:t>
      </w:r>
      <w:r>
        <w:t>上市公司</w:t>
      </w:r>
      <w:r>
        <w:rPr>
          <w:rFonts w:hint="eastAsia"/>
        </w:rPr>
        <w:t>2012</w:t>
      </w:r>
      <w:r>
        <w:rPr>
          <w:rFonts w:hint="eastAsia"/>
        </w:rPr>
        <w:t>至</w:t>
      </w:r>
      <w:r>
        <w:rPr>
          <w:rFonts w:hint="eastAsia"/>
        </w:rPr>
        <w:t>2013</w:t>
      </w:r>
      <w:r>
        <w:rPr>
          <w:rFonts w:hint="eastAsia"/>
        </w:rPr>
        <w:t>年度</w:t>
      </w:r>
      <w:r>
        <w:t>的</w:t>
      </w:r>
      <w:r>
        <w:rPr>
          <w:rFonts w:hint="eastAsia"/>
        </w:rPr>
        <w:t>19938</w:t>
      </w:r>
      <w:r>
        <w:rPr>
          <w:rFonts w:hint="eastAsia"/>
        </w:rPr>
        <w:t>份</w:t>
      </w:r>
      <w:r>
        <w:t>财报进行测试</w:t>
      </w:r>
      <w:r>
        <w:rPr>
          <w:rFonts w:hint="eastAsia"/>
        </w:rPr>
        <w:t>分析。依照金融</w:t>
      </w:r>
      <w:r>
        <w:t>领域的相关规定，财</w:t>
      </w:r>
      <w:r>
        <w:rPr>
          <w:rFonts w:hint="eastAsia"/>
        </w:rPr>
        <w:t>报</w:t>
      </w:r>
      <w:r>
        <w:t>中</w:t>
      </w:r>
      <w:r>
        <w:rPr>
          <w:rFonts w:hint="eastAsia"/>
        </w:rPr>
        <w:t>必然</w:t>
      </w:r>
      <w:r>
        <w:t>包含财务报表，因此</w:t>
      </w:r>
      <w:r>
        <w:rPr>
          <w:rFonts w:hint="eastAsia"/>
        </w:rPr>
        <w:t>应该</w:t>
      </w:r>
      <w:r>
        <w:t>提取的表格数量与财报数量是一致的。</w:t>
      </w:r>
      <w:r w:rsidR="00CD1811">
        <w:rPr>
          <w:rFonts w:hint="eastAsia"/>
        </w:rPr>
        <w:t>进而</w:t>
      </w:r>
      <w:r w:rsidR="00CD1811">
        <w:t>可以通过统计解析</w:t>
      </w:r>
      <w:r w:rsidR="00CD1811">
        <w:rPr>
          <w:rFonts w:hint="eastAsia"/>
        </w:rPr>
        <w:t>成功</w:t>
      </w:r>
      <w:r w:rsidR="00CD1811">
        <w:t>的</w:t>
      </w:r>
      <w:r w:rsidR="00CD1811">
        <w:rPr>
          <w:rFonts w:hint="eastAsia"/>
        </w:rPr>
        <w:t>情况</w:t>
      </w:r>
      <w:r w:rsidR="00CD1811">
        <w:t>来</w:t>
      </w:r>
      <w:r w:rsidR="00CD1811">
        <w:rPr>
          <w:rFonts w:hint="eastAsia"/>
        </w:rPr>
        <w:t>计算</w:t>
      </w:r>
      <w:r w:rsidR="00CD1811">
        <w:t>相应的</w:t>
      </w:r>
      <w:r w:rsidR="00CD1811">
        <w:rPr>
          <w:rFonts w:hint="eastAsia"/>
        </w:rPr>
        <w:t>查全率。</w:t>
      </w:r>
      <w:r w:rsidR="00CD1811">
        <w:t>下表</w:t>
      </w:r>
      <w:r w:rsidR="00A2023B">
        <w:rPr>
          <w:rFonts w:hint="eastAsia"/>
        </w:rPr>
        <w:t>记录</w:t>
      </w:r>
      <w:r w:rsidR="00CD1811">
        <w:t>了</w:t>
      </w:r>
      <w:r w:rsidR="00CD1811">
        <w:rPr>
          <w:rFonts w:hint="eastAsia"/>
        </w:rPr>
        <w:t>各个</w:t>
      </w:r>
      <w:r w:rsidR="00CD1811">
        <w:t>季度财报对应的查全率。</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30"/>
        <w:gridCol w:w="1430"/>
        <w:gridCol w:w="1431"/>
        <w:gridCol w:w="1431"/>
        <w:gridCol w:w="1431"/>
        <w:gridCol w:w="1431"/>
      </w:tblGrid>
      <w:tr w:rsidR="003525A8" w14:paraId="77ACD25A" w14:textId="77777777" w:rsidTr="003525A8">
        <w:trPr>
          <w:jc w:val="center"/>
        </w:trPr>
        <w:tc>
          <w:tcPr>
            <w:tcW w:w="1430" w:type="dxa"/>
            <w:shd w:val="clear" w:color="auto" w:fill="auto"/>
          </w:tcPr>
          <w:p w14:paraId="2A193272" w14:textId="77777777" w:rsidR="00C57CEA" w:rsidRDefault="00C57CEA" w:rsidP="00B5269C">
            <w:pPr>
              <w:spacing w:line="400" w:lineRule="exact"/>
              <w:jc w:val="center"/>
            </w:pPr>
          </w:p>
        </w:tc>
        <w:tc>
          <w:tcPr>
            <w:tcW w:w="1430" w:type="dxa"/>
            <w:shd w:val="clear" w:color="auto" w:fill="auto"/>
          </w:tcPr>
          <w:p w14:paraId="23B1144F" w14:textId="77777777" w:rsidR="00C57CEA" w:rsidRDefault="00C57CEA" w:rsidP="00B5269C">
            <w:pPr>
              <w:spacing w:line="400" w:lineRule="exact"/>
              <w:jc w:val="center"/>
            </w:pPr>
            <w:r>
              <w:rPr>
                <w:rFonts w:hint="eastAsia"/>
              </w:rPr>
              <w:t>一季度</w:t>
            </w:r>
            <w:r>
              <w:t>财报</w:t>
            </w:r>
          </w:p>
        </w:tc>
        <w:tc>
          <w:tcPr>
            <w:tcW w:w="1431" w:type="dxa"/>
            <w:shd w:val="clear" w:color="auto" w:fill="auto"/>
          </w:tcPr>
          <w:p w14:paraId="5B64ECD2" w14:textId="77777777" w:rsidR="00C57CEA" w:rsidRDefault="00C57CEA" w:rsidP="00B5269C">
            <w:pPr>
              <w:spacing w:line="400" w:lineRule="exact"/>
              <w:jc w:val="center"/>
            </w:pPr>
            <w:r>
              <w:rPr>
                <w:rFonts w:hint="eastAsia"/>
              </w:rPr>
              <w:t>半年</w:t>
            </w:r>
            <w:r>
              <w:t>财报</w:t>
            </w:r>
          </w:p>
        </w:tc>
        <w:tc>
          <w:tcPr>
            <w:tcW w:w="1431" w:type="dxa"/>
            <w:shd w:val="clear" w:color="auto" w:fill="auto"/>
          </w:tcPr>
          <w:p w14:paraId="49DE1120" w14:textId="77777777" w:rsidR="00C57CEA" w:rsidRDefault="00C57CEA" w:rsidP="00B5269C">
            <w:pPr>
              <w:spacing w:line="400" w:lineRule="exact"/>
              <w:jc w:val="center"/>
            </w:pPr>
            <w:r>
              <w:rPr>
                <w:rFonts w:hint="eastAsia"/>
              </w:rPr>
              <w:t>三季度</w:t>
            </w:r>
            <w:r>
              <w:t>财报</w:t>
            </w:r>
          </w:p>
        </w:tc>
        <w:tc>
          <w:tcPr>
            <w:tcW w:w="1431" w:type="dxa"/>
            <w:shd w:val="clear" w:color="auto" w:fill="auto"/>
          </w:tcPr>
          <w:p w14:paraId="6743D47C" w14:textId="77777777" w:rsidR="00C57CEA" w:rsidRDefault="00C57CEA" w:rsidP="00B5269C">
            <w:pPr>
              <w:spacing w:line="400" w:lineRule="exact"/>
              <w:jc w:val="center"/>
            </w:pPr>
            <w:r>
              <w:rPr>
                <w:rFonts w:hint="eastAsia"/>
              </w:rPr>
              <w:t>全年</w:t>
            </w:r>
            <w:r>
              <w:t>财报</w:t>
            </w:r>
          </w:p>
        </w:tc>
        <w:tc>
          <w:tcPr>
            <w:tcW w:w="1431" w:type="dxa"/>
            <w:shd w:val="clear" w:color="auto" w:fill="auto"/>
          </w:tcPr>
          <w:p w14:paraId="303B8D69" w14:textId="77777777" w:rsidR="00C57CEA" w:rsidRDefault="00C57CEA" w:rsidP="00B5269C">
            <w:pPr>
              <w:spacing w:line="400" w:lineRule="exact"/>
              <w:jc w:val="center"/>
            </w:pPr>
            <w:r>
              <w:rPr>
                <w:rFonts w:hint="eastAsia"/>
              </w:rPr>
              <w:t>总</w:t>
            </w:r>
            <w:r>
              <w:t>计</w:t>
            </w:r>
          </w:p>
        </w:tc>
      </w:tr>
      <w:tr w:rsidR="003525A8" w14:paraId="53249499" w14:textId="77777777" w:rsidTr="003525A8">
        <w:trPr>
          <w:jc w:val="center"/>
        </w:trPr>
        <w:tc>
          <w:tcPr>
            <w:tcW w:w="1430" w:type="dxa"/>
            <w:shd w:val="clear" w:color="auto" w:fill="auto"/>
          </w:tcPr>
          <w:p w14:paraId="3C0EC566" w14:textId="77777777" w:rsidR="00C57CEA" w:rsidRDefault="00C57CEA" w:rsidP="00B5269C">
            <w:pPr>
              <w:spacing w:line="400" w:lineRule="exact"/>
              <w:jc w:val="center"/>
            </w:pPr>
            <w:r>
              <w:rPr>
                <w:rFonts w:hint="eastAsia"/>
              </w:rPr>
              <w:t>财报</w:t>
            </w:r>
            <w:r>
              <w:t>数量</w:t>
            </w:r>
          </w:p>
        </w:tc>
        <w:tc>
          <w:tcPr>
            <w:tcW w:w="1430" w:type="dxa"/>
            <w:shd w:val="clear" w:color="auto" w:fill="auto"/>
          </w:tcPr>
          <w:p w14:paraId="1DB7B9E4" w14:textId="77777777" w:rsidR="00C57CEA" w:rsidRDefault="00C57CEA" w:rsidP="00B5269C">
            <w:pPr>
              <w:spacing w:line="400" w:lineRule="exact"/>
              <w:jc w:val="center"/>
            </w:pPr>
            <w:r>
              <w:rPr>
                <w:rFonts w:hint="eastAsia"/>
              </w:rPr>
              <w:t>4937</w:t>
            </w:r>
          </w:p>
        </w:tc>
        <w:tc>
          <w:tcPr>
            <w:tcW w:w="1431" w:type="dxa"/>
            <w:shd w:val="clear" w:color="auto" w:fill="auto"/>
          </w:tcPr>
          <w:p w14:paraId="2C631F85" w14:textId="77777777" w:rsidR="00C57CEA" w:rsidRDefault="00C57CEA" w:rsidP="00B5269C">
            <w:pPr>
              <w:spacing w:line="400" w:lineRule="exact"/>
              <w:jc w:val="center"/>
            </w:pPr>
            <w:r>
              <w:rPr>
                <w:rFonts w:hint="eastAsia"/>
              </w:rPr>
              <w:t>4986</w:t>
            </w:r>
          </w:p>
        </w:tc>
        <w:tc>
          <w:tcPr>
            <w:tcW w:w="1431" w:type="dxa"/>
            <w:shd w:val="clear" w:color="auto" w:fill="auto"/>
          </w:tcPr>
          <w:p w14:paraId="71BCF3ED" w14:textId="77777777" w:rsidR="00C57CEA" w:rsidRDefault="00C57CEA" w:rsidP="00B5269C">
            <w:pPr>
              <w:spacing w:line="400" w:lineRule="exact"/>
              <w:jc w:val="center"/>
            </w:pPr>
            <w:r>
              <w:rPr>
                <w:rFonts w:hint="eastAsia"/>
              </w:rPr>
              <w:t>5040</w:t>
            </w:r>
          </w:p>
        </w:tc>
        <w:tc>
          <w:tcPr>
            <w:tcW w:w="1431" w:type="dxa"/>
            <w:shd w:val="clear" w:color="auto" w:fill="auto"/>
          </w:tcPr>
          <w:p w14:paraId="78E6B74A" w14:textId="77777777" w:rsidR="00C57CEA" w:rsidRDefault="00C57CEA" w:rsidP="00B5269C">
            <w:pPr>
              <w:spacing w:line="400" w:lineRule="exact"/>
              <w:jc w:val="center"/>
            </w:pPr>
            <w:r>
              <w:rPr>
                <w:rFonts w:hint="eastAsia"/>
              </w:rPr>
              <w:t>4975</w:t>
            </w:r>
          </w:p>
        </w:tc>
        <w:tc>
          <w:tcPr>
            <w:tcW w:w="1431" w:type="dxa"/>
            <w:shd w:val="clear" w:color="auto" w:fill="auto"/>
          </w:tcPr>
          <w:p w14:paraId="46129D2D" w14:textId="77777777" w:rsidR="00C57CEA" w:rsidRDefault="00C57CEA" w:rsidP="00B5269C">
            <w:pPr>
              <w:spacing w:line="400" w:lineRule="exact"/>
              <w:jc w:val="center"/>
            </w:pPr>
            <w:r>
              <w:rPr>
                <w:rFonts w:hint="eastAsia"/>
              </w:rPr>
              <w:t>19938</w:t>
            </w:r>
          </w:p>
        </w:tc>
      </w:tr>
      <w:tr w:rsidR="003525A8" w14:paraId="7F65BB55" w14:textId="77777777" w:rsidTr="003525A8">
        <w:trPr>
          <w:jc w:val="center"/>
        </w:trPr>
        <w:tc>
          <w:tcPr>
            <w:tcW w:w="1430" w:type="dxa"/>
            <w:shd w:val="clear" w:color="auto" w:fill="auto"/>
          </w:tcPr>
          <w:p w14:paraId="3D6595D6" w14:textId="77777777" w:rsidR="00C57CEA" w:rsidRDefault="00C57CEA" w:rsidP="00B5269C">
            <w:pPr>
              <w:spacing w:line="400" w:lineRule="exact"/>
              <w:jc w:val="center"/>
            </w:pPr>
            <w:r>
              <w:rPr>
                <w:rFonts w:hint="eastAsia"/>
              </w:rPr>
              <w:lastRenderedPageBreak/>
              <w:t>解析</w:t>
            </w:r>
            <w:r>
              <w:t>数量</w:t>
            </w:r>
          </w:p>
        </w:tc>
        <w:tc>
          <w:tcPr>
            <w:tcW w:w="1430" w:type="dxa"/>
            <w:shd w:val="clear" w:color="auto" w:fill="auto"/>
          </w:tcPr>
          <w:p w14:paraId="7D320DED" w14:textId="77777777" w:rsidR="00C57CEA" w:rsidRDefault="00C57CEA" w:rsidP="00B5269C">
            <w:pPr>
              <w:spacing w:line="400" w:lineRule="exact"/>
              <w:jc w:val="center"/>
            </w:pPr>
            <w:r>
              <w:rPr>
                <w:rFonts w:hint="eastAsia"/>
              </w:rPr>
              <w:t>3028</w:t>
            </w:r>
          </w:p>
        </w:tc>
        <w:tc>
          <w:tcPr>
            <w:tcW w:w="1431" w:type="dxa"/>
            <w:shd w:val="clear" w:color="auto" w:fill="auto"/>
          </w:tcPr>
          <w:p w14:paraId="044D3F7A" w14:textId="77777777" w:rsidR="00C57CEA" w:rsidRDefault="00C57CEA" w:rsidP="00B5269C">
            <w:pPr>
              <w:spacing w:line="400" w:lineRule="exact"/>
              <w:jc w:val="center"/>
            </w:pPr>
            <w:r>
              <w:rPr>
                <w:rFonts w:hint="eastAsia"/>
              </w:rPr>
              <w:t>3087</w:t>
            </w:r>
          </w:p>
        </w:tc>
        <w:tc>
          <w:tcPr>
            <w:tcW w:w="1431" w:type="dxa"/>
            <w:shd w:val="clear" w:color="auto" w:fill="auto"/>
          </w:tcPr>
          <w:p w14:paraId="2288E0E5" w14:textId="77777777" w:rsidR="00C57CEA" w:rsidRDefault="00C57CEA" w:rsidP="00B5269C">
            <w:pPr>
              <w:spacing w:line="400" w:lineRule="exact"/>
              <w:jc w:val="center"/>
            </w:pPr>
            <w:r>
              <w:rPr>
                <w:rFonts w:hint="eastAsia"/>
              </w:rPr>
              <w:t>4468</w:t>
            </w:r>
          </w:p>
        </w:tc>
        <w:tc>
          <w:tcPr>
            <w:tcW w:w="1431" w:type="dxa"/>
            <w:shd w:val="clear" w:color="auto" w:fill="auto"/>
          </w:tcPr>
          <w:p w14:paraId="78288628" w14:textId="77777777" w:rsidR="00C57CEA" w:rsidRDefault="00C57CEA" w:rsidP="00B5269C">
            <w:pPr>
              <w:spacing w:line="400" w:lineRule="exact"/>
              <w:jc w:val="center"/>
            </w:pPr>
            <w:r>
              <w:rPr>
                <w:rFonts w:hint="eastAsia"/>
              </w:rPr>
              <w:t>3255</w:t>
            </w:r>
          </w:p>
        </w:tc>
        <w:tc>
          <w:tcPr>
            <w:tcW w:w="1431" w:type="dxa"/>
            <w:shd w:val="clear" w:color="auto" w:fill="auto"/>
          </w:tcPr>
          <w:p w14:paraId="45AFABFC" w14:textId="77777777" w:rsidR="00C57CEA" w:rsidRDefault="00C57CEA" w:rsidP="00B5269C">
            <w:pPr>
              <w:spacing w:line="400" w:lineRule="exact"/>
              <w:jc w:val="center"/>
            </w:pPr>
            <w:r>
              <w:rPr>
                <w:rFonts w:hint="eastAsia"/>
              </w:rPr>
              <w:t>13838</w:t>
            </w:r>
          </w:p>
        </w:tc>
      </w:tr>
      <w:tr w:rsidR="003525A8" w14:paraId="2DFCE12D" w14:textId="77777777" w:rsidTr="003525A8">
        <w:trPr>
          <w:jc w:val="center"/>
        </w:trPr>
        <w:tc>
          <w:tcPr>
            <w:tcW w:w="1430" w:type="dxa"/>
            <w:shd w:val="clear" w:color="auto" w:fill="auto"/>
          </w:tcPr>
          <w:p w14:paraId="7CD0B572" w14:textId="77777777" w:rsidR="00C57CEA" w:rsidRDefault="0096008C" w:rsidP="00B5269C">
            <w:pPr>
              <w:spacing w:line="400" w:lineRule="exact"/>
              <w:jc w:val="center"/>
            </w:pPr>
            <w:r>
              <w:rPr>
                <w:rFonts w:hint="eastAsia"/>
              </w:rPr>
              <w:t>查全</w:t>
            </w:r>
            <w:r w:rsidR="00C57CEA">
              <w:t>率</w:t>
            </w:r>
          </w:p>
        </w:tc>
        <w:tc>
          <w:tcPr>
            <w:tcW w:w="1430" w:type="dxa"/>
            <w:shd w:val="clear" w:color="auto" w:fill="auto"/>
          </w:tcPr>
          <w:p w14:paraId="6DCDC322" w14:textId="77777777" w:rsidR="00C57CEA" w:rsidRDefault="009440F4" w:rsidP="00B5269C">
            <w:pPr>
              <w:spacing w:line="400" w:lineRule="exact"/>
              <w:jc w:val="center"/>
            </w:pPr>
            <w:r>
              <w:rPr>
                <w:rFonts w:hint="eastAsia"/>
              </w:rPr>
              <w:t>61.33</w:t>
            </w:r>
            <w:r>
              <w:t>%</w:t>
            </w:r>
          </w:p>
        </w:tc>
        <w:tc>
          <w:tcPr>
            <w:tcW w:w="1431" w:type="dxa"/>
            <w:shd w:val="clear" w:color="auto" w:fill="auto"/>
          </w:tcPr>
          <w:p w14:paraId="09C3DEC6" w14:textId="77777777" w:rsidR="00C57CEA" w:rsidRDefault="009440F4" w:rsidP="00B5269C">
            <w:pPr>
              <w:spacing w:line="400" w:lineRule="exact"/>
              <w:jc w:val="center"/>
            </w:pPr>
            <w:r>
              <w:rPr>
                <w:rFonts w:hint="eastAsia"/>
              </w:rPr>
              <w:t>61.91</w:t>
            </w:r>
            <w:r>
              <w:t>%</w:t>
            </w:r>
          </w:p>
        </w:tc>
        <w:tc>
          <w:tcPr>
            <w:tcW w:w="1431" w:type="dxa"/>
            <w:shd w:val="clear" w:color="auto" w:fill="auto"/>
          </w:tcPr>
          <w:p w14:paraId="3A46094D" w14:textId="77777777" w:rsidR="00C57CEA" w:rsidRDefault="009440F4" w:rsidP="00B5269C">
            <w:pPr>
              <w:spacing w:line="400" w:lineRule="exact"/>
              <w:jc w:val="center"/>
            </w:pPr>
            <w:r>
              <w:rPr>
                <w:rFonts w:hint="eastAsia"/>
              </w:rPr>
              <w:t>88.65</w:t>
            </w:r>
            <w:r>
              <w:t>%</w:t>
            </w:r>
          </w:p>
        </w:tc>
        <w:tc>
          <w:tcPr>
            <w:tcW w:w="1431" w:type="dxa"/>
            <w:shd w:val="clear" w:color="auto" w:fill="auto"/>
          </w:tcPr>
          <w:p w14:paraId="2BDFB1BB" w14:textId="77777777" w:rsidR="00C57CEA" w:rsidRDefault="009440F4" w:rsidP="00B5269C">
            <w:pPr>
              <w:spacing w:line="400" w:lineRule="exact"/>
              <w:jc w:val="center"/>
            </w:pPr>
            <w:r>
              <w:rPr>
                <w:rFonts w:hint="eastAsia"/>
              </w:rPr>
              <w:t>65.42</w:t>
            </w:r>
            <w:r>
              <w:t>%</w:t>
            </w:r>
          </w:p>
        </w:tc>
        <w:tc>
          <w:tcPr>
            <w:tcW w:w="1431" w:type="dxa"/>
            <w:shd w:val="clear" w:color="auto" w:fill="auto"/>
          </w:tcPr>
          <w:p w14:paraId="3FB215D8" w14:textId="77777777" w:rsidR="00C57CEA" w:rsidRDefault="009440F4" w:rsidP="00B5269C">
            <w:pPr>
              <w:spacing w:line="400" w:lineRule="exact"/>
              <w:jc w:val="center"/>
            </w:pPr>
            <w:r>
              <w:rPr>
                <w:rFonts w:hint="eastAsia"/>
              </w:rPr>
              <w:t>69.40</w:t>
            </w:r>
            <w:r>
              <w:t>%</w:t>
            </w:r>
          </w:p>
        </w:tc>
      </w:tr>
    </w:tbl>
    <w:p w14:paraId="59574FCA" w14:textId="77777777" w:rsidR="00CD1811" w:rsidRPr="00CD1811" w:rsidRDefault="00CD1811" w:rsidP="00CD1811">
      <w:pPr>
        <w:pStyle w:val="07415"/>
        <w:spacing w:line="360" w:lineRule="auto"/>
        <w:ind w:firstLine="0"/>
        <w:jc w:val="center"/>
        <w:rPr>
          <w:rFonts w:ascii="楷体_GB2312" w:eastAsia="楷体_GB2312" w:hAnsi="Calibri" w:cs="Times New Roman"/>
          <w:kern w:val="2"/>
          <w:sz w:val="21"/>
          <w:szCs w:val="21"/>
        </w:rPr>
      </w:pPr>
      <w:r w:rsidRPr="00CD1811">
        <w:rPr>
          <w:rFonts w:ascii="楷体_GB2312" w:eastAsia="楷体_GB2312" w:hAnsi="Calibri" w:cs="Times New Roman" w:hint="eastAsia"/>
          <w:kern w:val="2"/>
          <w:sz w:val="21"/>
          <w:szCs w:val="21"/>
        </w:rPr>
        <w:t>表5</w:t>
      </w:r>
      <w:r w:rsidRPr="00CD1811">
        <w:rPr>
          <w:rFonts w:ascii="楷体_GB2312" w:eastAsia="楷体_GB2312" w:hAnsi="Calibri" w:cs="Times New Roman"/>
          <w:kern w:val="2"/>
          <w:sz w:val="21"/>
          <w:szCs w:val="21"/>
        </w:rPr>
        <w:t>-1 2012</w:t>
      </w:r>
      <w:r w:rsidRPr="00CD1811">
        <w:rPr>
          <w:rFonts w:ascii="楷体_GB2312" w:eastAsia="楷体_GB2312" w:hAnsi="Calibri" w:cs="Times New Roman" w:hint="eastAsia"/>
          <w:kern w:val="2"/>
          <w:sz w:val="21"/>
          <w:szCs w:val="21"/>
        </w:rPr>
        <w:t>至2013年度</w:t>
      </w:r>
      <w:r w:rsidRPr="00CD1811">
        <w:rPr>
          <w:rFonts w:ascii="楷体_GB2312" w:eastAsia="楷体_GB2312" w:hAnsi="Calibri" w:cs="Times New Roman"/>
          <w:kern w:val="2"/>
          <w:sz w:val="21"/>
          <w:szCs w:val="21"/>
        </w:rPr>
        <w:t>财务报表</w:t>
      </w:r>
      <w:r w:rsidRPr="00CD1811">
        <w:rPr>
          <w:rFonts w:ascii="楷体_GB2312" w:eastAsia="楷体_GB2312" w:hAnsi="Calibri" w:cs="Times New Roman" w:hint="eastAsia"/>
          <w:kern w:val="2"/>
          <w:sz w:val="21"/>
          <w:szCs w:val="21"/>
        </w:rPr>
        <w:t>查全率</w:t>
      </w:r>
      <w:r w:rsidRPr="00CD1811">
        <w:rPr>
          <w:rFonts w:ascii="楷体_GB2312" w:eastAsia="楷体_GB2312" w:hAnsi="Calibri" w:cs="Times New Roman"/>
          <w:kern w:val="2"/>
          <w:sz w:val="21"/>
          <w:szCs w:val="21"/>
        </w:rPr>
        <w:t>统计</w:t>
      </w:r>
      <w:r w:rsidRPr="00CD1811">
        <w:rPr>
          <w:rFonts w:ascii="楷体_GB2312" w:eastAsia="楷体_GB2312" w:hAnsi="Calibri" w:cs="Times New Roman" w:hint="eastAsia"/>
          <w:kern w:val="2"/>
          <w:sz w:val="21"/>
          <w:szCs w:val="21"/>
        </w:rPr>
        <w:t>情况</w:t>
      </w:r>
    </w:p>
    <w:p w14:paraId="059CED6D" w14:textId="77777777" w:rsidR="00C57CEA" w:rsidRDefault="00CD1811" w:rsidP="00CD1811">
      <w:pPr>
        <w:ind w:firstLine="420"/>
      </w:pPr>
      <w:r>
        <w:rPr>
          <w:rFonts w:hint="eastAsia"/>
        </w:rPr>
        <w:t>各季度</w:t>
      </w:r>
      <w:r>
        <w:t>查全率</w:t>
      </w:r>
      <w:r>
        <w:rPr>
          <w:rFonts w:hint="eastAsia"/>
        </w:rPr>
        <w:t>柱状</w:t>
      </w:r>
      <w:r>
        <w:t>分布图如下：</w:t>
      </w:r>
    </w:p>
    <w:p w14:paraId="704D176E" w14:textId="77777777" w:rsidR="00CD1811" w:rsidRPr="00CD1811" w:rsidRDefault="00E71162" w:rsidP="00CD1811">
      <w:pPr>
        <w:jc w:val="center"/>
      </w:pPr>
      <w:r w:rsidRPr="004E1A3B">
        <w:rPr>
          <w:noProof/>
        </w:rPr>
        <w:drawing>
          <wp:inline distT="0" distB="0" distL="0" distR="0" wp14:anchorId="05223AE9" wp14:editId="0D3AA1E3">
            <wp:extent cx="5287645" cy="3093085"/>
            <wp:effectExtent l="0" t="0" r="0" b="0"/>
            <wp:docPr id="244" name="图表 1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98"/>
              </a:graphicData>
            </a:graphic>
          </wp:inline>
        </w:drawing>
      </w:r>
    </w:p>
    <w:p w14:paraId="5888D6F0" w14:textId="77777777" w:rsidR="00152FA3" w:rsidRPr="00152FA3" w:rsidRDefault="00152FA3" w:rsidP="00152FA3">
      <w:pPr>
        <w:pStyle w:val="07415"/>
        <w:spacing w:line="360" w:lineRule="auto"/>
        <w:ind w:firstLine="0"/>
        <w:jc w:val="center"/>
        <w:rPr>
          <w:rFonts w:ascii="楷体_GB2312" w:eastAsia="楷体_GB2312" w:hAnsi="Calibri" w:cs="Times New Roman"/>
          <w:kern w:val="2"/>
          <w:sz w:val="21"/>
          <w:szCs w:val="21"/>
        </w:rPr>
      </w:pPr>
      <w:r w:rsidRPr="00152FA3">
        <w:rPr>
          <w:rFonts w:ascii="楷体_GB2312" w:eastAsia="楷体_GB2312" w:hAnsi="Calibri" w:cs="Times New Roman" w:hint="eastAsia"/>
          <w:kern w:val="2"/>
          <w:sz w:val="21"/>
          <w:szCs w:val="21"/>
        </w:rPr>
        <w:t>图5</w:t>
      </w:r>
      <w:r w:rsidRPr="00152FA3">
        <w:rPr>
          <w:rFonts w:ascii="楷体_GB2312" w:eastAsia="楷体_GB2312" w:hAnsi="Calibri" w:cs="Times New Roman"/>
          <w:kern w:val="2"/>
          <w:sz w:val="21"/>
          <w:szCs w:val="21"/>
        </w:rPr>
        <w:t xml:space="preserve">-8 </w:t>
      </w:r>
      <w:r w:rsidRPr="00152FA3">
        <w:rPr>
          <w:rFonts w:ascii="楷体_GB2312" w:eastAsia="楷体_GB2312" w:hAnsi="Calibri" w:cs="Times New Roman" w:hint="eastAsia"/>
          <w:kern w:val="2"/>
          <w:sz w:val="21"/>
          <w:szCs w:val="21"/>
        </w:rPr>
        <w:t>各季度</w:t>
      </w:r>
      <w:r w:rsidRPr="00152FA3">
        <w:rPr>
          <w:rFonts w:ascii="楷体_GB2312" w:eastAsia="楷体_GB2312" w:hAnsi="Calibri" w:cs="Times New Roman"/>
          <w:kern w:val="2"/>
          <w:sz w:val="21"/>
          <w:szCs w:val="21"/>
        </w:rPr>
        <w:t>财报解析</w:t>
      </w:r>
      <w:r w:rsidR="00112A56">
        <w:rPr>
          <w:rFonts w:ascii="楷体_GB2312" w:eastAsia="楷体_GB2312" w:hAnsi="Calibri" w:cs="Times New Roman" w:hint="eastAsia"/>
          <w:kern w:val="2"/>
          <w:sz w:val="21"/>
          <w:szCs w:val="21"/>
        </w:rPr>
        <w:t>查全率</w:t>
      </w:r>
      <w:r w:rsidRPr="00152FA3">
        <w:rPr>
          <w:rFonts w:ascii="楷体_GB2312" w:eastAsia="楷体_GB2312" w:hAnsi="Calibri" w:cs="Times New Roman"/>
          <w:kern w:val="2"/>
          <w:sz w:val="21"/>
          <w:szCs w:val="21"/>
        </w:rPr>
        <w:t>柱状分布示意图</w:t>
      </w:r>
    </w:p>
    <w:p w14:paraId="14AA9852" w14:textId="5090CE64" w:rsidR="00CD1811" w:rsidRDefault="00CD1811" w:rsidP="00B5269C">
      <w:pPr>
        <w:pStyle w:val="a0"/>
        <w:spacing w:line="400" w:lineRule="exact"/>
      </w:pPr>
      <w:r>
        <w:rPr>
          <w:rFonts w:hint="eastAsia"/>
        </w:rPr>
        <w:t>查全率</w:t>
      </w:r>
      <w:r>
        <w:t>如图中折现所示，</w:t>
      </w:r>
      <w:r>
        <w:rPr>
          <w:rFonts w:hint="eastAsia"/>
        </w:rPr>
        <w:t>又</w:t>
      </w:r>
      <w:r>
        <w:t>上表知平均查全率为</w:t>
      </w:r>
      <w:r>
        <w:rPr>
          <w:rFonts w:hint="eastAsia"/>
        </w:rPr>
        <w:t>69.40</w:t>
      </w:r>
      <w:r>
        <w:t>%</w:t>
      </w:r>
      <w:r>
        <w:t>。</w:t>
      </w:r>
      <w:r>
        <w:rPr>
          <w:rFonts w:hint="eastAsia"/>
        </w:rPr>
        <w:t>各个</w:t>
      </w:r>
      <w:r>
        <w:t>季度的查全率分布较为平均。由于</w:t>
      </w:r>
      <w:r>
        <w:rPr>
          <w:rFonts w:hint="eastAsia"/>
        </w:rPr>
        <w:t>各公司</w:t>
      </w:r>
      <w:r>
        <w:t>财报</w:t>
      </w:r>
      <w:r>
        <w:rPr>
          <w:rFonts w:hint="eastAsia"/>
        </w:rPr>
        <w:t>形式</w:t>
      </w:r>
      <w:r>
        <w:t>各异，</w:t>
      </w:r>
      <w:r>
        <w:rPr>
          <w:rFonts w:hint="eastAsia"/>
        </w:rPr>
        <w:t>且</w:t>
      </w:r>
      <w:r>
        <w:t>相同公司不同季度财报的内容也有较大的差异</w:t>
      </w:r>
      <w:r>
        <w:rPr>
          <w:rFonts w:hint="eastAsia"/>
        </w:rPr>
        <w:t>。</w:t>
      </w:r>
      <w:r>
        <w:t>例如</w:t>
      </w:r>
      <w:r w:rsidR="00355B90">
        <w:rPr>
          <w:rFonts w:hint="eastAsia"/>
        </w:rPr>
        <w:t>半年度</w:t>
      </w:r>
      <w:r w:rsidR="00355B90">
        <w:t>和全年度财报往往需要与往年的数值进行对比，因此表格的形态也更加复杂，</w:t>
      </w:r>
      <w:r w:rsidR="00355B90">
        <w:rPr>
          <w:rFonts w:hint="eastAsia"/>
        </w:rPr>
        <w:t>涉及</w:t>
      </w:r>
      <w:r w:rsidR="00355B90">
        <w:t>复杂表格的处理。从</w:t>
      </w:r>
      <w:r w:rsidR="00355B90">
        <w:rPr>
          <w:rFonts w:hint="eastAsia"/>
        </w:rPr>
        <w:t>查全率</w:t>
      </w:r>
      <w:r w:rsidR="00355B90">
        <w:t>可以看出本</w:t>
      </w:r>
      <w:r w:rsidR="00554003">
        <w:rPr>
          <w:rFonts w:hint="eastAsia"/>
        </w:rPr>
        <w:t>系统</w:t>
      </w:r>
      <w:r w:rsidR="00355B90">
        <w:t>对各类表格的处理具有良好的效果。</w:t>
      </w:r>
      <w:r w:rsidR="00355B90">
        <w:rPr>
          <w:rFonts w:hint="eastAsia"/>
        </w:rPr>
        <w:t>对</w:t>
      </w:r>
      <w:r w:rsidR="00355B90">
        <w:t>各个季度不同</w:t>
      </w:r>
      <w:r w:rsidR="00355B90">
        <w:rPr>
          <w:rFonts w:hint="eastAsia"/>
        </w:rPr>
        <w:t>公司</w:t>
      </w:r>
      <w:r w:rsidR="00355B90">
        <w:t>的不同相关表格具有较强的普适性。</w:t>
      </w:r>
    </w:p>
    <w:p w14:paraId="6FA2412D" w14:textId="77777777" w:rsidR="00152FA3" w:rsidRDefault="00152FA3" w:rsidP="00B5269C">
      <w:pPr>
        <w:pStyle w:val="a0"/>
        <w:spacing w:line="400" w:lineRule="exact"/>
      </w:pPr>
      <w:r>
        <w:rPr>
          <w:rFonts w:hint="eastAsia"/>
        </w:rPr>
        <w:t>对于未能</w:t>
      </w:r>
      <w:r>
        <w:t>解析的表格进行</w:t>
      </w:r>
      <w:r>
        <w:rPr>
          <w:rFonts w:hint="eastAsia"/>
        </w:rPr>
        <w:t>统计</w:t>
      </w:r>
      <w:r>
        <w:t>分析，结果如下图所示</w:t>
      </w:r>
    </w:p>
    <w:p w14:paraId="3EAB4ED0" w14:textId="77777777" w:rsidR="00152FA3" w:rsidRDefault="00E71162" w:rsidP="00152FA3">
      <w:pPr>
        <w:jc w:val="center"/>
        <w:rPr>
          <w:noProof/>
        </w:rPr>
      </w:pPr>
      <w:r w:rsidRPr="004E1A3B">
        <w:rPr>
          <w:noProof/>
        </w:rPr>
        <w:drawing>
          <wp:inline distT="0" distB="0" distL="0" distR="0" wp14:anchorId="1D613F82" wp14:editId="36CE20FD">
            <wp:extent cx="4198288" cy="2297513"/>
            <wp:effectExtent l="0" t="0" r="12065" b="7620"/>
            <wp:docPr id="245" name="图表 12"/>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99"/>
              </a:graphicData>
            </a:graphic>
          </wp:inline>
        </w:drawing>
      </w:r>
    </w:p>
    <w:p w14:paraId="4CFB57F4" w14:textId="77777777" w:rsidR="009B73C9" w:rsidRDefault="009B73C9" w:rsidP="009B73C9">
      <w:pPr>
        <w:pStyle w:val="07415"/>
        <w:spacing w:line="360" w:lineRule="auto"/>
        <w:ind w:firstLine="0"/>
        <w:jc w:val="center"/>
        <w:rPr>
          <w:rFonts w:ascii="楷体_GB2312" w:eastAsia="楷体_GB2312" w:hAnsi="Calibri" w:cs="Times New Roman"/>
          <w:kern w:val="2"/>
          <w:sz w:val="21"/>
          <w:szCs w:val="21"/>
        </w:rPr>
      </w:pPr>
      <w:r w:rsidRPr="009B73C9">
        <w:rPr>
          <w:rFonts w:ascii="楷体_GB2312" w:eastAsia="楷体_GB2312" w:hAnsi="Calibri" w:cs="Times New Roman" w:hint="eastAsia"/>
          <w:kern w:val="2"/>
          <w:sz w:val="21"/>
          <w:szCs w:val="21"/>
        </w:rPr>
        <w:t>图5</w:t>
      </w:r>
      <w:r w:rsidRPr="009B73C9">
        <w:rPr>
          <w:rFonts w:ascii="楷体_GB2312" w:eastAsia="楷体_GB2312" w:hAnsi="Calibri" w:cs="Times New Roman"/>
          <w:kern w:val="2"/>
          <w:sz w:val="21"/>
          <w:szCs w:val="21"/>
        </w:rPr>
        <w:t xml:space="preserve">-9 </w:t>
      </w:r>
      <w:r w:rsidRPr="009B73C9">
        <w:rPr>
          <w:rFonts w:ascii="楷体_GB2312" w:eastAsia="楷体_GB2312" w:hAnsi="Calibri" w:cs="Times New Roman" w:hint="eastAsia"/>
          <w:kern w:val="2"/>
          <w:sz w:val="21"/>
          <w:szCs w:val="21"/>
        </w:rPr>
        <w:t>未</w:t>
      </w:r>
      <w:r w:rsidRPr="009B73C9">
        <w:rPr>
          <w:rFonts w:ascii="楷体_GB2312" w:eastAsia="楷体_GB2312" w:hAnsi="Calibri" w:cs="Times New Roman"/>
          <w:kern w:val="2"/>
          <w:sz w:val="21"/>
          <w:szCs w:val="21"/>
        </w:rPr>
        <w:t>解析</w:t>
      </w:r>
      <w:r w:rsidRPr="009B73C9">
        <w:rPr>
          <w:rFonts w:ascii="楷体_GB2312" w:eastAsia="楷体_GB2312" w:hAnsi="Calibri" w:cs="Times New Roman" w:hint="eastAsia"/>
          <w:kern w:val="2"/>
          <w:sz w:val="21"/>
          <w:szCs w:val="21"/>
        </w:rPr>
        <w:t>表格</w:t>
      </w:r>
      <w:r w:rsidRPr="009B73C9">
        <w:rPr>
          <w:rFonts w:ascii="楷体_GB2312" w:eastAsia="楷体_GB2312" w:hAnsi="Calibri" w:cs="Times New Roman"/>
          <w:kern w:val="2"/>
          <w:sz w:val="21"/>
          <w:szCs w:val="21"/>
        </w:rPr>
        <w:t>统计</w:t>
      </w:r>
      <w:r w:rsidRPr="009B73C9">
        <w:rPr>
          <w:rFonts w:ascii="楷体_GB2312" w:eastAsia="楷体_GB2312" w:hAnsi="Calibri" w:cs="Times New Roman" w:hint="eastAsia"/>
          <w:kern w:val="2"/>
          <w:sz w:val="21"/>
          <w:szCs w:val="21"/>
        </w:rPr>
        <w:t>结果</w:t>
      </w:r>
      <w:r w:rsidRPr="009B73C9">
        <w:rPr>
          <w:rFonts w:ascii="楷体_GB2312" w:eastAsia="楷体_GB2312" w:hAnsi="Calibri" w:cs="Times New Roman"/>
          <w:kern w:val="2"/>
          <w:sz w:val="21"/>
          <w:szCs w:val="21"/>
        </w:rPr>
        <w:t>示意图</w:t>
      </w:r>
    </w:p>
    <w:p w14:paraId="616A1609" w14:textId="753C96F1" w:rsidR="009B73C9" w:rsidRPr="009B73C9" w:rsidRDefault="009B73C9" w:rsidP="009B73C9">
      <w:pPr>
        <w:pStyle w:val="a0"/>
        <w:spacing w:line="400" w:lineRule="exact"/>
      </w:pPr>
      <w:r w:rsidRPr="009B73C9">
        <w:rPr>
          <w:rFonts w:hint="eastAsia"/>
        </w:rPr>
        <w:lastRenderedPageBreak/>
        <w:t>由</w:t>
      </w:r>
      <w:r w:rsidRPr="009B73C9">
        <w:t>图可知</w:t>
      </w:r>
      <w:r>
        <w:rPr>
          <w:rFonts w:hint="eastAsia"/>
        </w:rPr>
        <w:t>，</w:t>
      </w:r>
      <w:r>
        <w:t>未解析的表格中</w:t>
      </w:r>
      <w:r>
        <w:rPr>
          <w:rFonts w:hint="eastAsia"/>
        </w:rPr>
        <w:t>65</w:t>
      </w:r>
      <w:r>
        <w:t>%</w:t>
      </w:r>
      <w:r>
        <w:t>属于无框线的表格。</w:t>
      </w:r>
      <w:r>
        <w:rPr>
          <w:rFonts w:hint="eastAsia"/>
        </w:rPr>
        <w:t>由于</w:t>
      </w:r>
      <w:r>
        <w:t>本</w:t>
      </w:r>
      <w:r w:rsidR="00554003">
        <w:rPr>
          <w:rFonts w:hint="eastAsia"/>
        </w:rPr>
        <w:t>系统</w:t>
      </w:r>
      <w:r>
        <w:t>需要根据表格框线信息</w:t>
      </w:r>
      <w:r>
        <w:rPr>
          <w:rFonts w:hint="eastAsia"/>
        </w:rPr>
        <w:t>来</w:t>
      </w:r>
      <w:r>
        <w:t>栅格化表格，因此对于无框线的表格</w:t>
      </w:r>
      <w:r>
        <w:rPr>
          <w:rFonts w:hint="eastAsia"/>
        </w:rPr>
        <w:t>是</w:t>
      </w:r>
      <w:r>
        <w:t>无能为力的</w:t>
      </w:r>
      <w:r>
        <w:rPr>
          <w:rFonts w:hint="eastAsia"/>
        </w:rPr>
        <w:t>。</w:t>
      </w:r>
      <w:r>
        <w:t>这</w:t>
      </w:r>
      <w:r>
        <w:rPr>
          <w:rFonts w:hint="eastAsia"/>
        </w:rPr>
        <w:t>也是</w:t>
      </w:r>
      <w:r>
        <w:t>本</w:t>
      </w:r>
      <w:r w:rsidR="00554003">
        <w:rPr>
          <w:rFonts w:hint="eastAsia"/>
        </w:rPr>
        <w:t>方法</w:t>
      </w:r>
      <w:r>
        <w:t>在未来的可改进的主要方向。</w:t>
      </w:r>
      <w:r w:rsidR="006173A5">
        <w:rPr>
          <w:rFonts w:hint="eastAsia"/>
        </w:rPr>
        <w:t>对于</w:t>
      </w:r>
      <w:r w:rsidR="006173A5">
        <w:t>图片类的表格，</w:t>
      </w:r>
      <w:r w:rsidR="006173A5">
        <w:rPr>
          <w:rFonts w:hint="eastAsia"/>
        </w:rPr>
        <w:t>不是</w:t>
      </w:r>
      <w:r w:rsidR="006173A5">
        <w:t>本课题的研究方向</w:t>
      </w:r>
      <w:r w:rsidR="006173A5">
        <w:rPr>
          <w:rFonts w:hint="eastAsia"/>
        </w:rPr>
        <w:t>；</w:t>
      </w:r>
      <w:r w:rsidR="006173A5">
        <w:t>不规范表格即除首行和首列外其他行列存在跨行跨列的表</w:t>
      </w:r>
      <w:r w:rsidR="006173A5">
        <w:rPr>
          <w:rFonts w:hint="eastAsia"/>
        </w:rPr>
        <w:t>格</w:t>
      </w:r>
      <w:r w:rsidR="006173A5">
        <w:t>，该类表格通常具有可视性但不具有结构</w:t>
      </w:r>
      <w:r w:rsidR="006173A5">
        <w:rPr>
          <w:rFonts w:hint="eastAsia"/>
        </w:rPr>
        <w:t>性</w:t>
      </w:r>
      <w:r w:rsidR="006173A5">
        <w:t>，也不是本课题的研究</w:t>
      </w:r>
      <w:r w:rsidR="006173A5">
        <w:rPr>
          <w:rFonts w:hint="eastAsia"/>
        </w:rPr>
        <w:t>范围</w:t>
      </w:r>
      <w:r w:rsidR="006173A5">
        <w:t>。</w:t>
      </w:r>
    </w:p>
    <w:p w14:paraId="3DDC54C6" w14:textId="77777777" w:rsidR="00355B90" w:rsidRDefault="00152FA3" w:rsidP="00B5269C">
      <w:pPr>
        <w:numPr>
          <w:ilvl w:val="0"/>
          <w:numId w:val="16"/>
        </w:numPr>
        <w:spacing w:line="360" w:lineRule="auto"/>
      </w:pPr>
      <w:r>
        <w:rPr>
          <w:rFonts w:hint="eastAsia"/>
        </w:rPr>
        <w:t>沪深</w:t>
      </w:r>
      <w:r>
        <w:t>上市</w:t>
      </w:r>
      <w:r>
        <w:rPr>
          <w:rFonts w:hint="eastAsia"/>
        </w:rPr>
        <w:t>公司</w:t>
      </w:r>
      <w:r>
        <w:t>财报中财务报表</w:t>
      </w:r>
      <w:r>
        <w:rPr>
          <w:rFonts w:hint="eastAsia"/>
        </w:rPr>
        <w:t>的查准</w:t>
      </w:r>
      <w:r>
        <w:t>率分析</w:t>
      </w:r>
    </w:p>
    <w:p w14:paraId="48AD1349" w14:textId="77777777" w:rsidR="004C2537" w:rsidRDefault="004C2537" w:rsidP="00A2023B">
      <w:pPr>
        <w:pStyle w:val="a0"/>
        <w:spacing w:line="400" w:lineRule="exact"/>
      </w:pPr>
      <w:r>
        <w:rPr>
          <w:rFonts w:hint="eastAsia"/>
        </w:rPr>
        <w:t>针对上述</w:t>
      </w:r>
      <w:r>
        <w:t>已解析的沪深两市</w:t>
      </w:r>
      <w:r>
        <w:rPr>
          <w:rFonts w:hint="eastAsia"/>
        </w:rPr>
        <w:t>的</w:t>
      </w:r>
      <w:r>
        <w:rPr>
          <w:rFonts w:hint="eastAsia"/>
        </w:rPr>
        <w:t>2000</w:t>
      </w:r>
      <w:r>
        <w:rPr>
          <w:rFonts w:hint="eastAsia"/>
        </w:rPr>
        <w:t>余家</w:t>
      </w:r>
      <w:r>
        <w:t>上市公司</w:t>
      </w:r>
      <w:r>
        <w:rPr>
          <w:rFonts w:hint="eastAsia"/>
        </w:rPr>
        <w:t>2012</w:t>
      </w:r>
      <w:r>
        <w:rPr>
          <w:rFonts w:hint="eastAsia"/>
        </w:rPr>
        <w:t>至</w:t>
      </w:r>
      <w:r>
        <w:rPr>
          <w:rFonts w:hint="eastAsia"/>
        </w:rPr>
        <w:t>2013</w:t>
      </w:r>
      <w:r>
        <w:rPr>
          <w:rFonts w:hint="eastAsia"/>
        </w:rPr>
        <w:t>年度</w:t>
      </w:r>
      <w:r>
        <w:t>的</w:t>
      </w:r>
      <w:r>
        <w:t>13838</w:t>
      </w:r>
      <w:r>
        <w:rPr>
          <w:rFonts w:hint="eastAsia"/>
        </w:rPr>
        <w:t>份</w:t>
      </w:r>
      <w:r>
        <w:t>财报进行测试</w:t>
      </w:r>
      <w:r>
        <w:rPr>
          <w:rFonts w:hint="eastAsia"/>
        </w:rPr>
        <w:t>分析。依照金融</w:t>
      </w:r>
      <w:r>
        <w:t>领域的相关规定，</w:t>
      </w:r>
      <w:r>
        <w:rPr>
          <w:rFonts w:hint="eastAsia"/>
        </w:rPr>
        <w:t>财务</w:t>
      </w:r>
      <w:r>
        <w:t>报表</w:t>
      </w:r>
      <w:r>
        <w:rPr>
          <w:rFonts w:hint="eastAsia"/>
        </w:rPr>
        <w:t>中</w:t>
      </w:r>
      <w:r>
        <w:t>必然包含某些特定的属性行，例如</w:t>
      </w:r>
      <w:r>
        <w:rPr>
          <w:rFonts w:hint="eastAsia"/>
        </w:rPr>
        <w:t>资产</w:t>
      </w:r>
      <w:r>
        <w:t>负债表中必然包含</w:t>
      </w:r>
      <w:r>
        <w:t>“</w:t>
      </w:r>
      <w:r>
        <w:rPr>
          <w:rFonts w:hint="eastAsia"/>
        </w:rPr>
        <w:t>流动</w:t>
      </w:r>
      <w:r>
        <w:t>资产</w:t>
      </w:r>
      <w:r>
        <w:t>”</w:t>
      </w:r>
      <w:r>
        <w:rPr>
          <w:rFonts w:hint="eastAsia"/>
        </w:rPr>
        <w:t>、</w:t>
      </w:r>
      <w:r>
        <w:t>“</w:t>
      </w:r>
      <w:r>
        <w:rPr>
          <w:rFonts w:hint="eastAsia"/>
        </w:rPr>
        <w:t>非</w:t>
      </w:r>
      <w:r>
        <w:t>流动资产</w:t>
      </w:r>
      <w:r>
        <w:t>”</w:t>
      </w:r>
      <w:r>
        <w:rPr>
          <w:rFonts w:hint="eastAsia"/>
        </w:rPr>
        <w:t>等</w:t>
      </w:r>
      <w:r>
        <w:t>项目；</w:t>
      </w:r>
      <w:r>
        <w:rPr>
          <w:rFonts w:hint="eastAsia"/>
        </w:rPr>
        <w:t>利润表</w:t>
      </w:r>
      <w:r>
        <w:t>中必然包含</w:t>
      </w:r>
      <w:r>
        <w:t>“</w:t>
      </w:r>
      <w:r>
        <w:rPr>
          <w:rFonts w:hint="eastAsia"/>
        </w:rPr>
        <w:t>营业</w:t>
      </w:r>
      <w:r>
        <w:t>收入</w:t>
      </w:r>
      <w:r>
        <w:t>”</w:t>
      </w:r>
      <w:r>
        <w:rPr>
          <w:rFonts w:hint="eastAsia"/>
        </w:rPr>
        <w:t>、</w:t>
      </w:r>
      <w:r>
        <w:t>“</w:t>
      </w:r>
      <w:r>
        <w:rPr>
          <w:rFonts w:hint="eastAsia"/>
        </w:rPr>
        <w:t>营业</w:t>
      </w:r>
      <w:r>
        <w:t>利润</w:t>
      </w:r>
      <w:r>
        <w:t>”</w:t>
      </w:r>
      <w:r>
        <w:rPr>
          <w:rFonts w:hint="eastAsia"/>
        </w:rPr>
        <w:t>等</w:t>
      </w:r>
      <w:r>
        <w:t>项目</w:t>
      </w:r>
      <w:r w:rsidR="00A2023B">
        <w:rPr>
          <w:rFonts w:hint="eastAsia"/>
        </w:rPr>
        <w:t>。</w:t>
      </w:r>
      <w:r w:rsidR="00A2023B">
        <w:t>因此</w:t>
      </w:r>
      <w:r w:rsidR="00A2023B">
        <w:rPr>
          <w:rFonts w:hint="eastAsia"/>
        </w:rPr>
        <w:t>可以通过检测</w:t>
      </w:r>
      <w:r w:rsidR="00A2023B">
        <w:t>每张表提取数据</w:t>
      </w:r>
      <w:r w:rsidR="00A2023B">
        <w:rPr>
          <w:rFonts w:hint="eastAsia"/>
        </w:rPr>
        <w:t>的</w:t>
      </w:r>
      <w:r w:rsidR="00A2023B">
        <w:t>完整性来</w:t>
      </w:r>
      <w:r w:rsidR="00A2023B">
        <w:rPr>
          <w:rFonts w:hint="eastAsia"/>
        </w:rPr>
        <w:t>衡量</w:t>
      </w:r>
      <w:r w:rsidR="00A2023B">
        <w:t>表格的正确情况。</w:t>
      </w:r>
      <w:r>
        <w:t>下表</w:t>
      </w:r>
      <w:r w:rsidR="00A2023B">
        <w:rPr>
          <w:rFonts w:hint="eastAsia"/>
        </w:rPr>
        <w:t>记录</w:t>
      </w:r>
      <w:r>
        <w:t>了</w:t>
      </w:r>
      <w:r>
        <w:rPr>
          <w:rFonts w:hint="eastAsia"/>
        </w:rPr>
        <w:t>各个</w:t>
      </w:r>
      <w:r>
        <w:t>季度财报对应的</w:t>
      </w:r>
      <w:r w:rsidR="00A2023B">
        <w:t>查</w:t>
      </w:r>
      <w:r w:rsidR="00A2023B">
        <w:rPr>
          <w:rFonts w:hint="eastAsia"/>
        </w:rPr>
        <w:t>准</w:t>
      </w:r>
      <w:r>
        <w:t>率。</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30"/>
        <w:gridCol w:w="1430"/>
        <w:gridCol w:w="1431"/>
        <w:gridCol w:w="1431"/>
        <w:gridCol w:w="1431"/>
        <w:gridCol w:w="1431"/>
      </w:tblGrid>
      <w:tr w:rsidR="003525A8" w14:paraId="65BE9EBE" w14:textId="77777777" w:rsidTr="003525A8">
        <w:trPr>
          <w:jc w:val="center"/>
        </w:trPr>
        <w:tc>
          <w:tcPr>
            <w:tcW w:w="1430" w:type="dxa"/>
            <w:shd w:val="clear" w:color="auto" w:fill="auto"/>
          </w:tcPr>
          <w:p w14:paraId="32C9ABD1" w14:textId="77777777" w:rsidR="004C2537" w:rsidRDefault="004C2537" w:rsidP="003525A8">
            <w:pPr>
              <w:jc w:val="center"/>
            </w:pPr>
          </w:p>
        </w:tc>
        <w:tc>
          <w:tcPr>
            <w:tcW w:w="1430" w:type="dxa"/>
            <w:shd w:val="clear" w:color="auto" w:fill="auto"/>
          </w:tcPr>
          <w:p w14:paraId="7DD131A9" w14:textId="77777777" w:rsidR="004C2537" w:rsidRDefault="004C2537" w:rsidP="003525A8">
            <w:pPr>
              <w:jc w:val="center"/>
            </w:pPr>
            <w:r>
              <w:rPr>
                <w:rFonts w:hint="eastAsia"/>
              </w:rPr>
              <w:t>一季度</w:t>
            </w:r>
            <w:r>
              <w:t>财报</w:t>
            </w:r>
          </w:p>
        </w:tc>
        <w:tc>
          <w:tcPr>
            <w:tcW w:w="1431" w:type="dxa"/>
            <w:shd w:val="clear" w:color="auto" w:fill="auto"/>
          </w:tcPr>
          <w:p w14:paraId="5D6B1E33" w14:textId="77777777" w:rsidR="004C2537" w:rsidRDefault="004C2537" w:rsidP="003525A8">
            <w:pPr>
              <w:jc w:val="center"/>
            </w:pPr>
            <w:r>
              <w:rPr>
                <w:rFonts w:hint="eastAsia"/>
              </w:rPr>
              <w:t>半年</w:t>
            </w:r>
            <w:r>
              <w:t>财报</w:t>
            </w:r>
          </w:p>
        </w:tc>
        <w:tc>
          <w:tcPr>
            <w:tcW w:w="1431" w:type="dxa"/>
            <w:shd w:val="clear" w:color="auto" w:fill="auto"/>
          </w:tcPr>
          <w:p w14:paraId="71726377" w14:textId="77777777" w:rsidR="004C2537" w:rsidRDefault="004C2537" w:rsidP="003525A8">
            <w:pPr>
              <w:jc w:val="center"/>
            </w:pPr>
            <w:r>
              <w:rPr>
                <w:rFonts w:hint="eastAsia"/>
              </w:rPr>
              <w:t>三季度</w:t>
            </w:r>
            <w:r>
              <w:t>财报</w:t>
            </w:r>
          </w:p>
        </w:tc>
        <w:tc>
          <w:tcPr>
            <w:tcW w:w="1431" w:type="dxa"/>
            <w:shd w:val="clear" w:color="auto" w:fill="auto"/>
          </w:tcPr>
          <w:p w14:paraId="4C5EBD5F" w14:textId="77777777" w:rsidR="004C2537" w:rsidRDefault="004C2537" w:rsidP="003525A8">
            <w:pPr>
              <w:jc w:val="center"/>
            </w:pPr>
            <w:r>
              <w:rPr>
                <w:rFonts w:hint="eastAsia"/>
              </w:rPr>
              <w:t>全年</w:t>
            </w:r>
            <w:r>
              <w:t>财报</w:t>
            </w:r>
          </w:p>
        </w:tc>
        <w:tc>
          <w:tcPr>
            <w:tcW w:w="1431" w:type="dxa"/>
            <w:shd w:val="clear" w:color="auto" w:fill="auto"/>
          </w:tcPr>
          <w:p w14:paraId="6993CA23" w14:textId="77777777" w:rsidR="004C2537" w:rsidRDefault="004C2537" w:rsidP="003525A8">
            <w:pPr>
              <w:jc w:val="center"/>
            </w:pPr>
            <w:r>
              <w:rPr>
                <w:rFonts w:hint="eastAsia"/>
              </w:rPr>
              <w:t>总</w:t>
            </w:r>
            <w:r>
              <w:t>计</w:t>
            </w:r>
          </w:p>
        </w:tc>
      </w:tr>
      <w:tr w:rsidR="003525A8" w14:paraId="1DF54EEA" w14:textId="77777777" w:rsidTr="003525A8">
        <w:trPr>
          <w:jc w:val="center"/>
        </w:trPr>
        <w:tc>
          <w:tcPr>
            <w:tcW w:w="1430" w:type="dxa"/>
            <w:shd w:val="clear" w:color="auto" w:fill="auto"/>
          </w:tcPr>
          <w:p w14:paraId="5CDCCCCB" w14:textId="77777777" w:rsidR="004C2537" w:rsidRDefault="004C2537" w:rsidP="003525A8">
            <w:pPr>
              <w:jc w:val="center"/>
            </w:pPr>
            <w:r>
              <w:rPr>
                <w:rFonts w:hint="eastAsia"/>
              </w:rPr>
              <w:t>解析</w:t>
            </w:r>
            <w:r>
              <w:t>数量</w:t>
            </w:r>
          </w:p>
        </w:tc>
        <w:tc>
          <w:tcPr>
            <w:tcW w:w="1430" w:type="dxa"/>
            <w:shd w:val="clear" w:color="auto" w:fill="auto"/>
          </w:tcPr>
          <w:p w14:paraId="1DA9658F" w14:textId="77777777" w:rsidR="004C2537" w:rsidRDefault="004C2537" w:rsidP="003525A8">
            <w:pPr>
              <w:jc w:val="center"/>
            </w:pPr>
            <w:r>
              <w:rPr>
                <w:rFonts w:hint="eastAsia"/>
              </w:rPr>
              <w:t>3028</w:t>
            </w:r>
          </w:p>
        </w:tc>
        <w:tc>
          <w:tcPr>
            <w:tcW w:w="1431" w:type="dxa"/>
            <w:shd w:val="clear" w:color="auto" w:fill="auto"/>
          </w:tcPr>
          <w:p w14:paraId="06A9E250" w14:textId="77777777" w:rsidR="004C2537" w:rsidRDefault="004C2537" w:rsidP="003525A8">
            <w:pPr>
              <w:jc w:val="center"/>
            </w:pPr>
            <w:r>
              <w:rPr>
                <w:rFonts w:hint="eastAsia"/>
              </w:rPr>
              <w:t>3087</w:t>
            </w:r>
          </w:p>
        </w:tc>
        <w:tc>
          <w:tcPr>
            <w:tcW w:w="1431" w:type="dxa"/>
            <w:shd w:val="clear" w:color="auto" w:fill="auto"/>
          </w:tcPr>
          <w:p w14:paraId="3E5BD5DA" w14:textId="77777777" w:rsidR="004C2537" w:rsidRDefault="004C2537" w:rsidP="003525A8">
            <w:pPr>
              <w:jc w:val="center"/>
            </w:pPr>
            <w:r>
              <w:rPr>
                <w:rFonts w:hint="eastAsia"/>
              </w:rPr>
              <w:t>4468</w:t>
            </w:r>
          </w:p>
        </w:tc>
        <w:tc>
          <w:tcPr>
            <w:tcW w:w="1431" w:type="dxa"/>
            <w:shd w:val="clear" w:color="auto" w:fill="auto"/>
          </w:tcPr>
          <w:p w14:paraId="6427EE46" w14:textId="77777777" w:rsidR="004C2537" w:rsidRDefault="004C2537" w:rsidP="003525A8">
            <w:pPr>
              <w:jc w:val="center"/>
            </w:pPr>
            <w:r>
              <w:rPr>
                <w:rFonts w:hint="eastAsia"/>
              </w:rPr>
              <w:t>3255</w:t>
            </w:r>
          </w:p>
        </w:tc>
        <w:tc>
          <w:tcPr>
            <w:tcW w:w="1431" w:type="dxa"/>
            <w:shd w:val="clear" w:color="auto" w:fill="auto"/>
          </w:tcPr>
          <w:p w14:paraId="6AECEAB7" w14:textId="77777777" w:rsidR="004C2537" w:rsidRDefault="004C2537" w:rsidP="003525A8">
            <w:pPr>
              <w:jc w:val="center"/>
            </w:pPr>
            <w:r>
              <w:rPr>
                <w:rFonts w:hint="eastAsia"/>
              </w:rPr>
              <w:t>13838</w:t>
            </w:r>
          </w:p>
        </w:tc>
      </w:tr>
      <w:tr w:rsidR="003525A8" w14:paraId="13DB7B65" w14:textId="77777777" w:rsidTr="003525A8">
        <w:trPr>
          <w:jc w:val="center"/>
        </w:trPr>
        <w:tc>
          <w:tcPr>
            <w:tcW w:w="1430" w:type="dxa"/>
            <w:shd w:val="clear" w:color="auto" w:fill="auto"/>
          </w:tcPr>
          <w:p w14:paraId="66E13827" w14:textId="77777777" w:rsidR="004C2537" w:rsidRDefault="004C2537" w:rsidP="003525A8">
            <w:pPr>
              <w:jc w:val="center"/>
            </w:pPr>
            <w:r>
              <w:rPr>
                <w:rFonts w:hint="eastAsia"/>
              </w:rPr>
              <w:t>准确</w:t>
            </w:r>
            <w:r>
              <w:t>数量</w:t>
            </w:r>
          </w:p>
        </w:tc>
        <w:tc>
          <w:tcPr>
            <w:tcW w:w="1430" w:type="dxa"/>
            <w:shd w:val="clear" w:color="auto" w:fill="auto"/>
          </w:tcPr>
          <w:p w14:paraId="69342581" w14:textId="77777777" w:rsidR="004C2537" w:rsidRDefault="004C2537" w:rsidP="003525A8">
            <w:pPr>
              <w:jc w:val="center"/>
            </w:pPr>
            <w:r>
              <w:rPr>
                <w:rFonts w:hint="eastAsia"/>
              </w:rPr>
              <w:t>2663</w:t>
            </w:r>
          </w:p>
        </w:tc>
        <w:tc>
          <w:tcPr>
            <w:tcW w:w="1431" w:type="dxa"/>
            <w:shd w:val="clear" w:color="auto" w:fill="auto"/>
          </w:tcPr>
          <w:p w14:paraId="108FB0F0" w14:textId="77777777" w:rsidR="004C2537" w:rsidRDefault="004C2537" w:rsidP="003525A8">
            <w:pPr>
              <w:jc w:val="center"/>
            </w:pPr>
            <w:r>
              <w:rPr>
                <w:rFonts w:hint="eastAsia"/>
              </w:rPr>
              <w:t>2598</w:t>
            </w:r>
          </w:p>
        </w:tc>
        <w:tc>
          <w:tcPr>
            <w:tcW w:w="1431" w:type="dxa"/>
            <w:shd w:val="clear" w:color="auto" w:fill="auto"/>
          </w:tcPr>
          <w:p w14:paraId="7383B051" w14:textId="77777777" w:rsidR="004C2537" w:rsidRDefault="004C2537" w:rsidP="003525A8">
            <w:pPr>
              <w:jc w:val="center"/>
            </w:pPr>
            <w:r>
              <w:rPr>
                <w:rFonts w:hint="eastAsia"/>
              </w:rPr>
              <w:t>3971</w:t>
            </w:r>
          </w:p>
        </w:tc>
        <w:tc>
          <w:tcPr>
            <w:tcW w:w="1431" w:type="dxa"/>
            <w:shd w:val="clear" w:color="auto" w:fill="auto"/>
          </w:tcPr>
          <w:p w14:paraId="1E0FF80F" w14:textId="77777777" w:rsidR="004C2537" w:rsidRDefault="004C2537" w:rsidP="003525A8">
            <w:pPr>
              <w:jc w:val="center"/>
            </w:pPr>
            <w:r>
              <w:rPr>
                <w:rFonts w:hint="eastAsia"/>
              </w:rPr>
              <w:t>2803</w:t>
            </w:r>
          </w:p>
        </w:tc>
        <w:tc>
          <w:tcPr>
            <w:tcW w:w="1431" w:type="dxa"/>
            <w:shd w:val="clear" w:color="auto" w:fill="auto"/>
          </w:tcPr>
          <w:p w14:paraId="65AC08D3" w14:textId="77777777" w:rsidR="004C2537" w:rsidRDefault="004C2537" w:rsidP="003525A8">
            <w:pPr>
              <w:jc w:val="center"/>
            </w:pPr>
            <w:r>
              <w:rPr>
                <w:rFonts w:hint="eastAsia"/>
              </w:rPr>
              <w:t>12035</w:t>
            </w:r>
          </w:p>
        </w:tc>
      </w:tr>
      <w:tr w:rsidR="003525A8" w14:paraId="60FDC969" w14:textId="77777777" w:rsidTr="003525A8">
        <w:trPr>
          <w:jc w:val="center"/>
        </w:trPr>
        <w:tc>
          <w:tcPr>
            <w:tcW w:w="1430" w:type="dxa"/>
            <w:shd w:val="clear" w:color="auto" w:fill="auto"/>
          </w:tcPr>
          <w:p w14:paraId="66198504" w14:textId="77777777" w:rsidR="004C2537" w:rsidRDefault="004C2537" w:rsidP="003525A8">
            <w:pPr>
              <w:jc w:val="center"/>
            </w:pPr>
            <w:r>
              <w:rPr>
                <w:rFonts w:hint="eastAsia"/>
              </w:rPr>
              <w:t>准确</w:t>
            </w:r>
            <w:r>
              <w:t>率</w:t>
            </w:r>
          </w:p>
        </w:tc>
        <w:tc>
          <w:tcPr>
            <w:tcW w:w="1430" w:type="dxa"/>
            <w:shd w:val="clear" w:color="auto" w:fill="auto"/>
          </w:tcPr>
          <w:p w14:paraId="7C10D48C" w14:textId="77777777" w:rsidR="004C2537" w:rsidRDefault="004C2537" w:rsidP="003525A8">
            <w:pPr>
              <w:jc w:val="center"/>
            </w:pPr>
            <w:r>
              <w:t>87.94%</w:t>
            </w:r>
          </w:p>
        </w:tc>
        <w:tc>
          <w:tcPr>
            <w:tcW w:w="1431" w:type="dxa"/>
            <w:shd w:val="clear" w:color="auto" w:fill="auto"/>
          </w:tcPr>
          <w:p w14:paraId="2CB706DB" w14:textId="77777777" w:rsidR="004C2537" w:rsidRDefault="004C2537" w:rsidP="003525A8">
            <w:pPr>
              <w:jc w:val="center"/>
            </w:pPr>
            <w:r>
              <w:t>84.16%</w:t>
            </w:r>
          </w:p>
        </w:tc>
        <w:tc>
          <w:tcPr>
            <w:tcW w:w="1431" w:type="dxa"/>
            <w:shd w:val="clear" w:color="auto" w:fill="auto"/>
          </w:tcPr>
          <w:p w14:paraId="048ECD1D" w14:textId="77777777" w:rsidR="004C2537" w:rsidRDefault="004C2537" w:rsidP="003525A8">
            <w:pPr>
              <w:jc w:val="center"/>
            </w:pPr>
            <w:r>
              <w:rPr>
                <w:rFonts w:hint="eastAsia"/>
              </w:rPr>
              <w:t>88.87</w:t>
            </w:r>
            <w:r>
              <w:t>%</w:t>
            </w:r>
          </w:p>
        </w:tc>
        <w:tc>
          <w:tcPr>
            <w:tcW w:w="1431" w:type="dxa"/>
            <w:shd w:val="clear" w:color="auto" w:fill="auto"/>
          </w:tcPr>
          <w:p w14:paraId="755F84EF" w14:textId="77777777" w:rsidR="004C2537" w:rsidRDefault="004C2537" w:rsidP="003525A8">
            <w:pPr>
              <w:jc w:val="center"/>
            </w:pPr>
            <w:r>
              <w:t>86.11%</w:t>
            </w:r>
          </w:p>
        </w:tc>
        <w:tc>
          <w:tcPr>
            <w:tcW w:w="1431" w:type="dxa"/>
            <w:shd w:val="clear" w:color="auto" w:fill="auto"/>
          </w:tcPr>
          <w:p w14:paraId="6C7BB5E3" w14:textId="77777777" w:rsidR="004C2537" w:rsidRDefault="004C2537" w:rsidP="003525A8">
            <w:pPr>
              <w:jc w:val="center"/>
            </w:pPr>
            <w:r>
              <w:rPr>
                <w:rFonts w:hint="eastAsia"/>
              </w:rPr>
              <w:t>86.97</w:t>
            </w:r>
            <w:r>
              <w:t>%</w:t>
            </w:r>
          </w:p>
        </w:tc>
      </w:tr>
    </w:tbl>
    <w:p w14:paraId="0324BC68" w14:textId="77777777" w:rsidR="004C2537" w:rsidRPr="00CD1811" w:rsidRDefault="004C2537" w:rsidP="004C2537">
      <w:pPr>
        <w:pStyle w:val="07415"/>
        <w:spacing w:line="360" w:lineRule="auto"/>
        <w:ind w:firstLine="0"/>
        <w:jc w:val="center"/>
        <w:rPr>
          <w:rFonts w:ascii="楷体_GB2312" w:eastAsia="楷体_GB2312" w:hAnsi="Calibri" w:cs="Times New Roman"/>
          <w:kern w:val="2"/>
          <w:sz w:val="21"/>
          <w:szCs w:val="21"/>
        </w:rPr>
      </w:pPr>
      <w:r w:rsidRPr="00CD1811">
        <w:rPr>
          <w:rFonts w:ascii="楷体_GB2312" w:eastAsia="楷体_GB2312" w:hAnsi="Calibri" w:cs="Times New Roman" w:hint="eastAsia"/>
          <w:kern w:val="2"/>
          <w:sz w:val="21"/>
          <w:szCs w:val="21"/>
        </w:rPr>
        <w:t>表5</w:t>
      </w:r>
      <w:r w:rsidRPr="00CD1811">
        <w:rPr>
          <w:rFonts w:ascii="楷体_GB2312" w:eastAsia="楷体_GB2312" w:hAnsi="Calibri" w:cs="Times New Roman"/>
          <w:kern w:val="2"/>
          <w:sz w:val="21"/>
          <w:szCs w:val="21"/>
        </w:rPr>
        <w:t>-</w:t>
      </w:r>
      <w:r>
        <w:rPr>
          <w:rFonts w:ascii="楷体_GB2312" w:eastAsia="楷体_GB2312" w:hAnsi="Calibri" w:cs="Times New Roman"/>
          <w:kern w:val="2"/>
          <w:sz w:val="21"/>
          <w:szCs w:val="21"/>
        </w:rPr>
        <w:t>2</w:t>
      </w:r>
      <w:r w:rsidRPr="00CD1811">
        <w:rPr>
          <w:rFonts w:ascii="楷体_GB2312" w:eastAsia="楷体_GB2312" w:hAnsi="Calibri" w:cs="Times New Roman"/>
          <w:kern w:val="2"/>
          <w:sz w:val="21"/>
          <w:szCs w:val="21"/>
        </w:rPr>
        <w:t xml:space="preserve"> 2012</w:t>
      </w:r>
      <w:r w:rsidRPr="00CD1811">
        <w:rPr>
          <w:rFonts w:ascii="楷体_GB2312" w:eastAsia="楷体_GB2312" w:hAnsi="Calibri" w:cs="Times New Roman" w:hint="eastAsia"/>
          <w:kern w:val="2"/>
          <w:sz w:val="21"/>
          <w:szCs w:val="21"/>
        </w:rPr>
        <w:t>至2013年度</w:t>
      </w:r>
      <w:r w:rsidRPr="00CD1811">
        <w:rPr>
          <w:rFonts w:ascii="楷体_GB2312" w:eastAsia="楷体_GB2312" w:hAnsi="Calibri" w:cs="Times New Roman"/>
          <w:kern w:val="2"/>
          <w:sz w:val="21"/>
          <w:szCs w:val="21"/>
        </w:rPr>
        <w:t>财务报表</w:t>
      </w:r>
      <w:r>
        <w:rPr>
          <w:rFonts w:ascii="楷体_GB2312" w:eastAsia="楷体_GB2312" w:hAnsi="Calibri" w:cs="Times New Roman" w:hint="eastAsia"/>
          <w:kern w:val="2"/>
          <w:sz w:val="21"/>
          <w:szCs w:val="21"/>
        </w:rPr>
        <w:t>查准</w:t>
      </w:r>
      <w:r>
        <w:rPr>
          <w:rFonts w:ascii="楷体_GB2312" w:eastAsia="楷体_GB2312" w:hAnsi="Calibri" w:cs="Times New Roman"/>
          <w:kern w:val="2"/>
          <w:sz w:val="21"/>
          <w:szCs w:val="21"/>
        </w:rPr>
        <w:t>率</w:t>
      </w:r>
      <w:r w:rsidRPr="00CD1811">
        <w:rPr>
          <w:rFonts w:ascii="楷体_GB2312" w:eastAsia="楷体_GB2312" w:hAnsi="Calibri" w:cs="Times New Roman"/>
          <w:kern w:val="2"/>
          <w:sz w:val="21"/>
          <w:szCs w:val="21"/>
        </w:rPr>
        <w:t>统计</w:t>
      </w:r>
      <w:r w:rsidRPr="00CD1811">
        <w:rPr>
          <w:rFonts w:ascii="楷体_GB2312" w:eastAsia="楷体_GB2312" w:hAnsi="Calibri" w:cs="Times New Roman" w:hint="eastAsia"/>
          <w:kern w:val="2"/>
          <w:sz w:val="21"/>
          <w:szCs w:val="21"/>
        </w:rPr>
        <w:t>情况</w:t>
      </w:r>
    </w:p>
    <w:p w14:paraId="335C8D8A" w14:textId="77777777" w:rsidR="00112A56" w:rsidRDefault="00112A56" w:rsidP="00112A56">
      <w:pPr>
        <w:ind w:firstLine="420"/>
      </w:pPr>
      <w:r>
        <w:rPr>
          <w:rFonts w:hint="eastAsia"/>
        </w:rPr>
        <w:t>各季度</w:t>
      </w:r>
      <w:r>
        <w:t>查全率</w:t>
      </w:r>
      <w:r>
        <w:rPr>
          <w:rFonts w:hint="eastAsia"/>
        </w:rPr>
        <w:t>柱状</w:t>
      </w:r>
      <w:r>
        <w:t>分布图如下：</w:t>
      </w:r>
    </w:p>
    <w:p w14:paraId="00AEC3FA" w14:textId="77777777" w:rsidR="00581D28" w:rsidRDefault="00E71162" w:rsidP="00112A56">
      <w:pPr>
        <w:jc w:val="center"/>
      </w:pPr>
      <w:r w:rsidRPr="004E1A3B">
        <w:rPr>
          <w:noProof/>
        </w:rPr>
        <w:drawing>
          <wp:inline distT="0" distB="0" distL="0" distR="0" wp14:anchorId="1CD45DAF" wp14:editId="1A1AB8E6">
            <wp:extent cx="5287645" cy="3093085"/>
            <wp:effectExtent l="0" t="0" r="0" b="0"/>
            <wp:docPr id="246" name="图表 15"/>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100"/>
              </a:graphicData>
            </a:graphic>
          </wp:inline>
        </w:drawing>
      </w:r>
    </w:p>
    <w:p w14:paraId="4BA0F3F5" w14:textId="77777777" w:rsidR="00112A56" w:rsidRPr="00152FA3" w:rsidRDefault="00112A56" w:rsidP="00112A56">
      <w:pPr>
        <w:pStyle w:val="07415"/>
        <w:spacing w:line="360" w:lineRule="auto"/>
        <w:ind w:firstLine="0"/>
        <w:jc w:val="center"/>
        <w:rPr>
          <w:rFonts w:ascii="楷体_GB2312" w:eastAsia="楷体_GB2312" w:hAnsi="Calibri" w:cs="Times New Roman"/>
          <w:kern w:val="2"/>
          <w:sz w:val="21"/>
          <w:szCs w:val="21"/>
        </w:rPr>
      </w:pPr>
      <w:r w:rsidRPr="00152FA3">
        <w:rPr>
          <w:rFonts w:ascii="楷体_GB2312" w:eastAsia="楷体_GB2312" w:hAnsi="Calibri" w:cs="Times New Roman" w:hint="eastAsia"/>
          <w:kern w:val="2"/>
          <w:sz w:val="21"/>
          <w:szCs w:val="21"/>
        </w:rPr>
        <w:t>图5</w:t>
      </w:r>
      <w:r w:rsidRPr="00152FA3">
        <w:rPr>
          <w:rFonts w:ascii="楷体_GB2312" w:eastAsia="楷体_GB2312" w:hAnsi="Calibri" w:cs="Times New Roman"/>
          <w:kern w:val="2"/>
          <w:sz w:val="21"/>
          <w:szCs w:val="21"/>
        </w:rPr>
        <w:t>-</w:t>
      </w:r>
      <w:r>
        <w:rPr>
          <w:rFonts w:ascii="楷体_GB2312" w:eastAsia="楷体_GB2312" w:hAnsi="Calibri" w:cs="Times New Roman"/>
          <w:kern w:val="2"/>
          <w:sz w:val="21"/>
          <w:szCs w:val="21"/>
        </w:rPr>
        <w:t>10</w:t>
      </w:r>
      <w:r w:rsidRPr="00152FA3">
        <w:rPr>
          <w:rFonts w:ascii="楷体_GB2312" w:eastAsia="楷体_GB2312" w:hAnsi="Calibri" w:cs="Times New Roman"/>
          <w:kern w:val="2"/>
          <w:sz w:val="21"/>
          <w:szCs w:val="21"/>
        </w:rPr>
        <w:t xml:space="preserve"> </w:t>
      </w:r>
      <w:r w:rsidRPr="00152FA3">
        <w:rPr>
          <w:rFonts w:ascii="楷体_GB2312" w:eastAsia="楷体_GB2312" w:hAnsi="Calibri" w:cs="Times New Roman" w:hint="eastAsia"/>
          <w:kern w:val="2"/>
          <w:sz w:val="21"/>
          <w:szCs w:val="21"/>
        </w:rPr>
        <w:t>各季度</w:t>
      </w:r>
      <w:r w:rsidRPr="00152FA3">
        <w:rPr>
          <w:rFonts w:ascii="楷体_GB2312" w:eastAsia="楷体_GB2312" w:hAnsi="Calibri" w:cs="Times New Roman"/>
          <w:kern w:val="2"/>
          <w:sz w:val="21"/>
          <w:szCs w:val="21"/>
        </w:rPr>
        <w:t>财报解析</w:t>
      </w:r>
      <w:r>
        <w:rPr>
          <w:rFonts w:ascii="楷体_GB2312" w:eastAsia="楷体_GB2312" w:hAnsi="Calibri" w:cs="Times New Roman" w:hint="eastAsia"/>
          <w:kern w:val="2"/>
          <w:sz w:val="21"/>
          <w:szCs w:val="21"/>
        </w:rPr>
        <w:t>查准率</w:t>
      </w:r>
      <w:r w:rsidRPr="00152FA3">
        <w:rPr>
          <w:rFonts w:ascii="楷体_GB2312" w:eastAsia="楷体_GB2312" w:hAnsi="Calibri" w:cs="Times New Roman"/>
          <w:kern w:val="2"/>
          <w:sz w:val="21"/>
          <w:szCs w:val="21"/>
        </w:rPr>
        <w:t>柱状分布示意图</w:t>
      </w:r>
    </w:p>
    <w:p w14:paraId="78BBE94D" w14:textId="30778786" w:rsidR="00271353" w:rsidRDefault="00C0774E" w:rsidP="00271353">
      <w:pPr>
        <w:pStyle w:val="a0"/>
        <w:spacing w:line="400" w:lineRule="exact"/>
      </w:pPr>
      <w:r>
        <w:rPr>
          <w:rFonts w:hint="eastAsia"/>
        </w:rPr>
        <w:t>查准</w:t>
      </w:r>
      <w:r>
        <w:t>率</w:t>
      </w:r>
      <w:r w:rsidR="00271353">
        <w:t>如图中折现所示，</w:t>
      </w:r>
      <w:r>
        <w:rPr>
          <w:rFonts w:hint="eastAsia"/>
        </w:rPr>
        <w:t>由</w:t>
      </w:r>
      <w:r w:rsidR="00271353">
        <w:t>上表知平均</w:t>
      </w:r>
      <w:r>
        <w:t>查</w:t>
      </w:r>
      <w:r>
        <w:rPr>
          <w:rFonts w:hint="eastAsia"/>
        </w:rPr>
        <w:t>准</w:t>
      </w:r>
      <w:r w:rsidR="00271353">
        <w:t>率为</w:t>
      </w:r>
      <w:r>
        <w:rPr>
          <w:rFonts w:hint="eastAsia"/>
        </w:rPr>
        <w:t>86.97</w:t>
      </w:r>
      <w:r>
        <w:t>%</w:t>
      </w:r>
      <w:r>
        <w:rPr>
          <w:rFonts w:hint="eastAsia"/>
        </w:rPr>
        <w:t>，</w:t>
      </w:r>
      <w:r>
        <w:t>且</w:t>
      </w:r>
      <w:r w:rsidR="00271353">
        <w:rPr>
          <w:rFonts w:hint="eastAsia"/>
        </w:rPr>
        <w:t>各个</w:t>
      </w:r>
      <w:r w:rsidR="00271353">
        <w:t>季度的</w:t>
      </w:r>
      <w:r>
        <w:t>查</w:t>
      </w:r>
      <w:r>
        <w:rPr>
          <w:rFonts w:hint="eastAsia"/>
        </w:rPr>
        <w:t>准</w:t>
      </w:r>
      <w:r w:rsidR="00271353">
        <w:t>率分布较为平均</w:t>
      </w:r>
      <w:r>
        <w:rPr>
          <w:rFonts w:hint="eastAsia"/>
        </w:rPr>
        <w:t>，均大于</w:t>
      </w:r>
      <w:r>
        <w:rPr>
          <w:rFonts w:hint="eastAsia"/>
        </w:rPr>
        <w:t>84</w:t>
      </w:r>
      <w:r>
        <w:t>%</w:t>
      </w:r>
      <w:r>
        <w:t>。可见</w:t>
      </w:r>
      <w:r>
        <w:rPr>
          <w:rFonts w:hint="eastAsia"/>
        </w:rPr>
        <w:t>本</w:t>
      </w:r>
      <w:r w:rsidR="00554003">
        <w:rPr>
          <w:rFonts w:hint="eastAsia"/>
        </w:rPr>
        <w:t>方法</w:t>
      </w:r>
      <w:r>
        <w:t>具有较高的准确率，</w:t>
      </w:r>
      <w:r>
        <w:rPr>
          <w:rFonts w:hint="eastAsia"/>
        </w:rPr>
        <w:t>原因</w:t>
      </w:r>
      <w:r>
        <w:t>在</w:t>
      </w:r>
      <w:r>
        <w:rPr>
          <w:rFonts w:hint="eastAsia"/>
        </w:rPr>
        <w:t>于</w:t>
      </w:r>
      <w:r>
        <w:t>采用了基于框线的表格还原算法，</w:t>
      </w:r>
      <w:r>
        <w:rPr>
          <w:rFonts w:hint="eastAsia"/>
        </w:rPr>
        <w:t>由于</w:t>
      </w:r>
      <w:r>
        <w:t>表格</w:t>
      </w:r>
      <w:r>
        <w:rPr>
          <w:rFonts w:hint="eastAsia"/>
        </w:rPr>
        <w:t>行列</w:t>
      </w:r>
      <w:r>
        <w:t>刻度的确定</w:t>
      </w:r>
      <w:r>
        <w:rPr>
          <w:rFonts w:hint="eastAsia"/>
        </w:rPr>
        <w:t>都是</w:t>
      </w:r>
      <w:r>
        <w:t>基于线条完成的，</w:t>
      </w:r>
      <w:r>
        <w:rPr>
          <w:rFonts w:hint="eastAsia"/>
        </w:rPr>
        <w:t>同时</w:t>
      </w:r>
      <w:r>
        <w:t>文字的填充也基于文字和线条的</w:t>
      </w:r>
      <w:r>
        <w:rPr>
          <w:rFonts w:hint="eastAsia"/>
        </w:rPr>
        <w:t>绝对</w:t>
      </w:r>
      <w:r>
        <w:t>位置关系，因此相对</w:t>
      </w:r>
      <w:r>
        <w:rPr>
          <w:rFonts w:hint="eastAsia"/>
        </w:rPr>
        <w:t>于</w:t>
      </w:r>
      <w:r>
        <w:t>其他的表格解析方式</w:t>
      </w:r>
      <w:r w:rsidR="00E60B48">
        <w:rPr>
          <w:rFonts w:hint="eastAsia"/>
        </w:rPr>
        <w:t>（如</w:t>
      </w:r>
      <w:r w:rsidR="00E60B48">
        <w:t>基于文字流的</w:t>
      </w:r>
      <w:r w:rsidR="00E60B48">
        <w:lastRenderedPageBreak/>
        <w:t>栅格化方式</w:t>
      </w:r>
      <w:r w:rsidR="00E60B48">
        <w:rPr>
          <w:rFonts w:hint="eastAsia"/>
        </w:rPr>
        <w:t>）</w:t>
      </w:r>
      <w:r>
        <w:t>具有更高的准确</w:t>
      </w:r>
      <w:r>
        <w:rPr>
          <w:rFonts w:hint="eastAsia"/>
        </w:rPr>
        <w:t>率</w:t>
      </w:r>
      <w:r>
        <w:t>。</w:t>
      </w:r>
    </w:p>
    <w:p w14:paraId="5BF21878" w14:textId="77777777" w:rsidR="00112A56" w:rsidRDefault="004B3DE2" w:rsidP="00B5269C">
      <w:pPr>
        <w:spacing w:line="288" w:lineRule="auto"/>
        <w:ind w:firstLine="420"/>
      </w:pPr>
      <w:r>
        <w:rPr>
          <w:rFonts w:hint="eastAsia"/>
        </w:rPr>
        <w:t>对未</w:t>
      </w:r>
      <w:r>
        <w:t>能准确解析的</w:t>
      </w:r>
      <w:r>
        <w:rPr>
          <w:rFonts w:hint="eastAsia"/>
        </w:rPr>
        <w:t>表格</w:t>
      </w:r>
      <w:r>
        <w:t>进行分析发现，</w:t>
      </w:r>
      <w:r>
        <w:rPr>
          <w:rFonts w:hint="eastAsia"/>
        </w:rPr>
        <w:t>基本</w:t>
      </w:r>
      <w:r>
        <w:t>是</w:t>
      </w:r>
      <w:r>
        <w:rPr>
          <w:rFonts w:hint="eastAsia"/>
        </w:rPr>
        <w:t>表格跨</w:t>
      </w:r>
      <w:r>
        <w:t>页造成的。由于</w:t>
      </w:r>
      <w:r>
        <w:rPr>
          <w:rFonts w:hint="eastAsia"/>
        </w:rPr>
        <w:t>财务</w:t>
      </w:r>
      <w:r>
        <w:t>报表偏大，不能在一张</w:t>
      </w:r>
      <w:r>
        <w:t>PDF</w:t>
      </w:r>
      <w:r>
        <w:t>页面上显示，因此在</w:t>
      </w:r>
      <w:r>
        <w:t>PDF</w:t>
      </w:r>
      <w:r>
        <w:rPr>
          <w:rFonts w:hint="eastAsia"/>
        </w:rPr>
        <w:t>中</w:t>
      </w:r>
      <w:r>
        <w:t>的财报往往横跨了多页</w:t>
      </w:r>
      <w:r>
        <w:t>PDF</w:t>
      </w:r>
      <w:r>
        <w:t>，因此容易遗漏某些信息。</w:t>
      </w:r>
      <w:r>
        <w:rPr>
          <w:rFonts w:hint="eastAsia"/>
        </w:rPr>
        <w:t>该</w:t>
      </w:r>
      <w:r>
        <w:t>问题也是</w:t>
      </w:r>
      <w:r>
        <w:t>PDF</w:t>
      </w:r>
      <w:r>
        <w:t>中表格解析的难点问题</w:t>
      </w:r>
      <w:r>
        <w:rPr>
          <w:rFonts w:hint="eastAsia"/>
        </w:rPr>
        <w:t>。</w:t>
      </w:r>
      <w:r>
        <w:t>对于</w:t>
      </w:r>
      <w:r>
        <w:rPr>
          <w:rFonts w:hint="eastAsia"/>
        </w:rPr>
        <w:t>该部分</w:t>
      </w:r>
      <w:r>
        <w:t>的说明</w:t>
      </w:r>
      <w:r>
        <w:rPr>
          <w:rFonts w:hint="eastAsia"/>
        </w:rPr>
        <w:t>已</w:t>
      </w:r>
      <w:r>
        <w:t>在</w:t>
      </w:r>
      <w:r>
        <w:rPr>
          <w:rFonts w:hint="eastAsia"/>
        </w:rPr>
        <w:t>第四章</w:t>
      </w:r>
      <w:r>
        <w:t>的第二小节做了介绍。</w:t>
      </w:r>
      <w:r>
        <w:rPr>
          <w:rFonts w:hint="eastAsia"/>
        </w:rPr>
        <w:t>通过</w:t>
      </w:r>
      <w:r>
        <w:t>综合考虑列数，表格在页面中的相对位置等因素综合</w:t>
      </w:r>
      <w:r>
        <w:rPr>
          <w:rFonts w:hint="eastAsia"/>
        </w:rPr>
        <w:t>处理</w:t>
      </w:r>
      <w:r>
        <w:t>表格跨页问题，经过优化，</w:t>
      </w:r>
      <w:r>
        <w:rPr>
          <w:rFonts w:hint="eastAsia"/>
        </w:rPr>
        <w:t>准确</w:t>
      </w:r>
      <w:r>
        <w:t>率还是</w:t>
      </w:r>
      <w:r>
        <w:rPr>
          <w:rFonts w:hint="eastAsia"/>
        </w:rPr>
        <w:t>比较</w:t>
      </w:r>
      <w:r>
        <w:t>理想的。</w:t>
      </w:r>
    </w:p>
    <w:p w14:paraId="71A1AA34" w14:textId="77777777" w:rsidR="00551FEE" w:rsidRDefault="00551FEE" w:rsidP="00B5269C">
      <w:pPr>
        <w:numPr>
          <w:ilvl w:val="0"/>
          <w:numId w:val="16"/>
        </w:numPr>
        <w:spacing w:line="360" w:lineRule="auto"/>
      </w:pPr>
      <w:r>
        <w:rPr>
          <w:rFonts w:hint="eastAsia"/>
        </w:rPr>
        <w:t>沪深</w:t>
      </w:r>
      <w:r>
        <w:t>上市</w:t>
      </w:r>
      <w:r>
        <w:rPr>
          <w:rFonts w:hint="eastAsia"/>
        </w:rPr>
        <w:t>公司</w:t>
      </w:r>
      <w:r>
        <w:t>财报中财务报表</w:t>
      </w:r>
      <w:r>
        <w:rPr>
          <w:rFonts w:hint="eastAsia"/>
        </w:rPr>
        <w:t>的</w:t>
      </w:r>
      <w:r>
        <w:rPr>
          <w:rFonts w:hint="eastAsia"/>
        </w:rPr>
        <w:t>F</w:t>
      </w:r>
      <w:r>
        <w:t>值分析</w:t>
      </w:r>
    </w:p>
    <w:p w14:paraId="620B7B55" w14:textId="77777777" w:rsidR="003E35C6" w:rsidRDefault="00551FEE" w:rsidP="00B5269C">
      <w:pPr>
        <w:spacing w:line="400" w:lineRule="exact"/>
        <w:ind w:firstLine="420"/>
      </w:pPr>
      <w:r>
        <w:rPr>
          <w:rFonts w:hint="eastAsia"/>
        </w:rPr>
        <w:t>根据公式</w:t>
      </w:r>
      <w:r>
        <w:t>计算</w:t>
      </w:r>
      <w:r>
        <w:rPr>
          <w:rFonts w:hint="eastAsia"/>
        </w:rPr>
        <w:t>F</w:t>
      </w:r>
      <w:r>
        <w:t>指数，</w:t>
      </w:r>
      <w:r>
        <w:rPr>
          <w:rFonts w:hint="eastAsia"/>
        </w:rPr>
        <w:t>取</w:t>
      </w:r>
      <w:r>
        <w:sym w:font="Symbol" w:char="F062"/>
      </w:r>
      <w:r>
        <w:rPr>
          <w:rFonts w:hint="eastAsia"/>
        </w:rPr>
        <w:t>值</w:t>
      </w:r>
      <w:r>
        <w:t>为</w:t>
      </w:r>
      <w:r>
        <w:rPr>
          <w:rFonts w:hint="eastAsia"/>
        </w:rPr>
        <w:t>1</w:t>
      </w:r>
      <w:r>
        <w:rPr>
          <w:rFonts w:hint="eastAsia"/>
        </w:rPr>
        <w:t>，</w:t>
      </w:r>
      <w:r>
        <w:t>即查全率与查准率同等重要。计算</w:t>
      </w:r>
      <w:r>
        <w:rPr>
          <w:rFonts w:hint="eastAsia"/>
        </w:rPr>
        <w:t>出</w:t>
      </w:r>
      <w:r>
        <w:t>的</w:t>
      </w:r>
      <w:r>
        <w:rPr>
          <w:rFonts w:hint="eastAsia"/>
        </w:rPr>
        <w:t>各个</w:t>
      </w:r>
      <w:r>
        <w:t>季度的</w:t>
      </w:r>
      <w:r>
        <w:t>F</w:t>
      </w:r>
      <w:r>
        <w:t>值</w:t>
      </w:r>
      <w:r>
        <w:rPr>
          <w:rFonts w:hint="eastAsia"/>
        </w:rPr>
        <w:t>如</w:t>
      </w:r>
      <w:r>
        <w:t>下表所示：</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30"/>
        <w:gridCol w:w="1430"/>
        <w:gridCol w:w="1431"/>
        <w:gridCol w:w="1431"/>
        <w:gridCol w:w="1431"/>
        <w:gridCol w:w="1431"/>
      </w:tblGrid>
      <w:tr w:rsidR="003525A8" w14:paraId="64C97817" w14:textId="77777777" w:rsidTr="003525A8">
        <w:trPr>
          <w:jc w:val="center"/>
        </w:trPr>
        <w:tc>
          <w:tcPr>
            <w:tcW w:w="1430" w:type="dxa"/>
            <w:shd w:val="clear" w:color="auto" w:fill="auto"/>
          </w:tcPr>
          <w:p w14:paraId="6D876230" w14:textId="77777777" w:rsidR="00551FEE" w:rsidRDefault="00551FEE" w:rsidP="003525A8">
            <w:pPr>
              <w:jc w:val="center"/>
            </w:pPr>
          </w:p>
        </w:tc>
        <w:tc>
          <w:tcPr>
            <w:tcW w:w="1430" w:type="dxa"/>
            <w:shd w:val="clear" w:color="auto" w:fill="auto"/>
          </w:tcPr>
          <w:p w14:paraId="7DCEC45E" w14:textId="77777777" w:rsidR="00551FEE" w:rsidRDefault="00551FEE" w:rsidP="003525A8">
            <w:pPr>
              <w:jc w:val="center"/>
            </w:pPr>
            <w:r>
              <w:rPr>
                <w:rFonts w:hint="eastAsia"/>
              </w:rPr>
              <w:t>一季度</w:t>
            </w:r>
            <w:r>
              <w:t>财报</w:t>
            </w:r>
          </w:p>
        </w:tc>
        <w:tc>
          <w:tcPr>
            <w:tcW w:w="1431" w:type="dxa"/>
            <w:shd w:val="clear" w:color="auto" w:fill="auto"/>
          </w:tcPr>
          <w:p w14:paraId="005050F3" w14:textId="77777777" w:rsidR="00551FEE" w:rsidRDefault="00551FEE" w:rsidP="003525A8">
            <w:pPr>
              <w:jc w:val="center"/>
            </w:pPr>
            <w:r>
              <w:rPr>
                <w:rFonts w:hint="eastAsia"/>
              </w:rPr>
              <w:t>半年</w:t>
            </w:r>
            <w:r>
              <w:t>财报</w:t>
            </w:r>
          </w:p>
        </w:tc>
        <w:tc>
          <w:tcPr>
            <w:tcW w:w="1431" w:type="dxa"/>
            <w:shd w:val="clear" w:color="auto" w:fill="auto"/>
          </w:tcPr>
          <w:p w14:paraId="243E2510" w14:textId="77777777" w:rsidR="00551FEE" w:rsidRDefault="00551FEE" w:rsidP="003525A8">
            <w:pPr>
              <w:jc w:val="center"/>
            </w:pPr>
            <w:r>
              <w:rPr>
                <w:rFonts w:hint="eastAsia"/>
              </w:rPr>
              <w:t>三季度</w:t>
            </w:r>
            <w:r>
              <w:t>财报</w:t>
            </w:r>
          </w:p>
        </w:tc>
        <w:tc>
          <w:tcPr>
            <w:tcW w:w="1431" w:type="dxa"/>
            <w:shd w:val="clear" w:color="auto" w:fill="auto"/>
          </w:tcPr>
          <w:p w14:paraId="7F20A5C9" w14:textId="77777777" w:rsidR="00551FEE" w:rsidRDefault="00551FEE" w:rsidP="003525A8">
            <w:pPr>
              <w:jc w:val="center"/>
            </w:pPr>
            <w:r>
              <w:rPr>
                <w:rFonts w:hint="eastAsia"/>
              </w:rPr>
              <w:t>全年</w:t>
            </w:r>
            <w:r>
              <w:t>财报</w:t>
            </w:r>
          </w:p>
        </w:tc>
        <w:tc>
          <w:tcPr>
            <w:tcW w:w="1431" w:type="dxa"/>
            <w:shd w:val="clear" w:color="auto" w:fill="auto"/>
          </w:tcPr>
          <w:p w14:paraId="2285097B" w14:textId="77777777" w:rsidR="00551FEE" w:rsidRDefault="00551FEE" w:rsidP="003525A8">
            <w:pPr>
              <w:jc w:val="center"/>
            </w:pPr>
            <w:r>
              <w:rPr>
                <w:rFonts w:hint="eastAsia"/>
              </w:rPr>
              <w:t>总</w:t>
            </w:r>
            <w:r>
              <w:t>计</w:t>
            </w:r>
          </w:p>
        </w:tc>
      </w:tr>
      <w:tr w:rsidR="003525A8" w14:paraId="32146BB0" w14:textId="77777777" w:rsidTr="003525A8">
        <w:trPr>
          <w:jc w:val="center"/>
        </w:trPr>
        <w:tc>
          <w:tcPr>
            <w:tcW w:w="1430" w:type="dxa"/>
            <w:shd w:val="clear" w:color="auto" w:fill="auto"/>
          </w:tcPr>
          <w:p w14:paraId="20110457" w14:textId="77777777" w:rsidR="00551FEE" w:rsidRDefault="00551FEE" w:rsidP="003525A8">
            <w:pPr>
              <w:jc w:val="center"/>
            </w:pPr>
            <w:r>
              <w:rPr>
                <w:rFonts w:hint="eastAsia"/>
              </w:rPr>
              <w:t>查全率</w:t>
            </w:r>
          </w:p>
        </w:tc>
        <w:tc>
          <w:tcPr>
            <w:tcW w:w="1430" w:type="dxa"/>
            <w:shd w:val="clear" w:color="auto" w:fill="auto"/>
          </w:tcPr>
          <w:p w14:paraId="47E04C5B" w14:textId="77777777" w:rsidR="00551FEE" w:rsidRDefault="00551FEE" w:rsidP="003525A8">
            <w:pPr>
              <w:jc w:val="center"/>
            </w:pPr>
            <w:r>
              <w:rPr>
                <w:rFonts w:hint="eastAsia"/>
              </w:rPr>
              <w:t>61.33</w:t>
            </w:r>
            <w:r>
              <w:t>%</w:t>
            </w:r>
          </w:p>
        </w:tc>
        <w:tc>
          <w:tcPr>
            <w:tcW w:w="1431" w:type="dxa"/>
            <w:shd w:val="clear" w:color="auto" w:fill="auto"/>
          </w:tcPr>
          <w:p w14:paraId="02DE153B" w14:textId="77777777" w:rsidR="00551FEE" w:rsidRDefault="00551FEE" w:rsidP="003525A8">
            <w:pPr>
              <w:jc w:val="center"/>
            </w:pPr>
            <w:r>
              <w:rPr>
                <w:rFonts w:hint="eastAsia"/>
              </w:rPr>
              <w:t>61.91</w:t>
            </w:r>
            <w:r>
              <w:t>%</w:t>
            </w:r>
          </w:p>
        </w:tc>
        <w:tc>
          <w:tcPr>
            <w:tcW w:w="1431" w:type="dxa"/>
            <w:shd w:val="clear" w:color="auto" w:fill="auto"/>
          </w:tcPr>
          <w:p w14:paraId="1CE12791" w14:textId="77777777" w:rsidR="00551FEE" w:rsidRDefault="00551FEE" w:rsidP="003525A8">
            <w:pPr>
              <w:jc w:val="center"/>
            </w:pPr>
            <w:r>
              <w:rPr>
                <w:rFonts w:hint="eastAsia"/>
              </w:rPr>
              <w:t>88.65</w:t>
            </w:r>
            <w:r>
              <w:t>%</w:t>
            </w:r>
          </w:p>
        </w:tc>
        <w:tc>
          <w:tcPr>
            <w:tcW w:w="1431" w:type="dxa"/>
            <w:shd w:val="clear" w:color="auto" w:fill="auto"/>
          </w:tcPr>
          <w:p w14:paraId="04B7A2D3" w14:textId="77777777" w:rsidR="00551FEE" w:rsidRDefault="00551FEE" w:rsidP="003525A8">
            <w:pPr>
              <w:jc w:val="center"/>
            </w:pPr>
            <w:r>
              <w:rPr>
                <w:rFonts w:hint="eastAsia"/>
              </w:rPr>
              <w:t>65.42</w:t>
            </w:r>
            <w:r>
              <w:t>%</w:t>
            </w:r>
          </w:p>
        </w:tc>
        <w:tc>
          <w:tcPr>
            <w:tcW w:w="1431" w:type="dxa"/>
            <w:shd w:val="clear" w:color="auto" w:fill="auto"/>
          </w:tcPr>
          <w:p w14:paraId="13EE252A" w14:textId="77777777" w:rsidR="00551FEE" w:rsidRDefault="00551FEE" w:rsidP="003525A8">
            <w:pPr>
              <w:jc w:val="center"/>
            </w:pPr>
            <w:r>
              <w:rPr>
                <w:rFonts w:hint="eastAsia"/>
              </w:rPr>
              <w:t>69.40</w:t>
            </w:r>
            <w:r>
              <w:t>%</w:t>
            </w:r>
          </w:p>
        </w:tc>
      </w:tr>
      <w:tr w:rsidR="003525A8" w14:paraId="57104BDF" w14:textId="77777777" w:rsidTr="003525A8">
        <w:trPr>
          <w:jc w:val="center"/>
        </w:trPr>
        <w:tc>
          <w:tcPr>
            <w:tcW w:w="1430" w:type="dxa"/>
            <w:shd w:val="clear" w:color="auto" w:fill="auto"/>
          </w:tcPr>
          <w:p w14:paraId="547417F4" w14:textId="77777777" w:rsidR="00551FEE" w:rsidRDefault="00551FEE" w:rsidP="003525A8">
            <w:pPr>
              <w:jc w:val="center"/>
            </w:pPr>
            <w:r>
              <w:rPr>
                <w:rFonts w:hint="eastAsia"/>
              </w:rPr>
              <w:t>查准率</w:t>
            </w:r>
          </w:p>
        </w:tc>
        <w:tc>
          <w:tcPr>
            <w:tcW w:w="1430" w:type="dxa"/>
            <w:shd w:val="clear" w:color="auto" w:fill="auto"/>
          </w:tcPr>
          <w:p w14:paraId="04C7BD64" w14:textId="77777777" w:rsidR="00551FEE" w:rsidRDefault="00551FEE" w:rsidP="003525A8">
            <w:pPr>
              <w:jc w:val="center"/>
            </w:pPr>
            <w:r>
              <w:t>87.94%</w:t>
            </w:r>
          </w:p>
        </w:tc>
        <w:tc>
          <w:tcPr>
            <w:tcW w:w="1431" w:type="dxa"/>
            <w:shd w:val="clear" w:color="auto" w:fill="auto"/>
          </w:tcPr>
          <w:p w14:paraId="7DB95F52" w14:textId="77777777" w:rsidR="00551FEE" w:rsidRDefault="00551FEE" w:rsidP="003525A8">
            <w:pPr>
              <w:jc w:val="center"/>
            </w:pPr>
            <w:r>
              <w:t>84.16%</w:t>
            </w:r>
          </w:p>
        </w:tc>
        <w:tc>
          <w:tcPr>
            <w:tcW w:w="1431" w:type="dxa"/>
            <w:shd w:val="clear" w:color="auto" w:fill="auto"/>
          </w:tcPr>
          <w:p w14:paraId="4B8ABD42" w14:textId="77777777" w:rsidR="00551FEE" w:rsidRDefault="00551FEE" w:rsidP="003525A8">
            <w:pPr>
              <w:jc w:val="center"/>
            </w:pPr>
            <w:r>
              <w:rPr>
                <w:rFonts w:hint="eastAsia"/>
              </w:rPr>
              <w:t>88.87</w:t>
            </w:r>
            <w:r>
              <w:t>%</w:t>
            </w:r>
          </w:p>
        </w:tc>
        <w:tc>
          <w:tcPr>
            <w:tcW w:w="1431" w:type="dxa"/>
            <w:shd w:val="clear" w:color="auto" w:fill="auto"/>
          </w:tcPr>
          <w:p w14:paraId="248B592E" w14:textId="77777777" w:rsidR="00551FEE" w:rsidRDefault="00551FEE" w:rsidP="003525A8">
            <w:pPr>
              <w:jc w:val="center"/>
            </w:pPr>
            <w:r>
              <w:t>86.11%</w:t>
            </w:r>
          </w:p>
        </w:tc>
        <w:tc>
          <w:tcPr>
            <w:tcW w:w="1431" w:type="dxa"/>
            <w:shd w:val="clear" w:color="auto" w:fill="auto"/>
          </w:tcPr>
          <w:p w14:paraId="10E90923" w14:textId="77777777" w:rsidR="00551FEE" w:rsidRDefault="00551FEE" w:rsidP="003525A8">
            <w:pPr>
              <w:jc w:val="center"/>
            </w:pPr>
            <w:r>
              <w:rPr>
                <w:rFonts w:hint="eastAsia"/>
              </w:rPr>
              <w:t>86.97</w:t>
            </w:r>
            <w:r>
              <w:t>%</w:t>
            </w:r>
          </w:p>
        </w:tc>
      </w:tr>
      <w:tr w:rsidR="003525A8" w14:paraId="5DB901F1" w14:textId="77777777" w:rsidTr="003525A8">
        <w:trPr>
          <w:jc w:val="center"/>
        </w:trPr>
        <w:tc>
          <w:tcPr>
            <w:tcW w:w="1430" w:type="dxa"/>
            <w:shd w:val="clear" w:color="auto" w:fill="auto"/>
          </w:tcPr>
          <w:p w14:paraId="273B80C8" w14:textId="77777777" w:rsidR="00551FEE" w:rsidRDefault="00551FEE" w:rsidP="003525A8">
            <w:pPr>
              <w:jc w:val="center"/>
            </w:pPr>
            <w:r>
              <w:rPr>
                <w:rFonts w:hint="eastAsia"/>
              </w:rPr>
              <w:t>F</w:t>
            </w:r>
            <w:r>
              <w:t>值</w:t>
            </w:r>
          </w:p>
        </w:tc>
        <w:tc>
          <w:tcPr>
            <w:tcW w:w="1430" w:type="dxa"/>
            <w:shd w:val="clear" w:color="auto" w:fill="auto"/>
          </w:tcPr>
          <w:p w14:paraId="30C8392C" w14:textId="77777777" w:rsidR="00551FEE" w:rsidRDefault="00551FEE" w:rsidP="003525A8">
            <w:pPr>
              <w:jc w:val="center"/>
            </w:pPr>
            <w:r>
              <w:rPr>
                <w:rFonts w:hint="eastAsia"/>
              </w:rPr>
              <w:t>72.48</w:t>
            </w:r>
            <w:r>
              <w:t>%</w:t>
            </w:r>
          </w:p>
        </w:tc>
        <w:tc>
          <w:tcPr>
            <w:tcW w:w="1431" w:type="dxa"/>
            <w:shd w:val="clear" w:color="auto" w:fill="auto"/>
          </w:tcPr>
          <w:p w14:paraId="0C460F86" w14:textId="77777777" w:rsidR="00551FEE" w:rsidRDefault="00551FEE" w:rsidP="003525A8">
            <w:pPr>
              <w:jc w:val="center"/>
            </w:pPr>
            <w:r>
              <w:rPr>
                <w:rFonts w:hint="eastAsia"/>
              </w:rPr>
              <w:t>71.23</w:t>
            </w:r>
            <w:r>
              <w:t>%</w:t>
            </w:r>
          </w:p>
        </w:tc>
        <w:tc>
          <w:tcPr>
            <w:tcW w:w="1431" w:type="dxa"/>
            <w:shd w:val="clear" w:color="auto" w:fill="auto"/>
          </w:tcPr>
          <w:p w14:paraId="76CE468B" w14:textId="77777777" w:rsidR="00551FEE" w:rsidRDefault="00551FEE" w:rsidP="003525A8">
            <w:pPr>
              <w:jc w:val="center"/>
            </w:pPr>
            <w:r>
              <w:rPr>
                <w:rFonts w:hint="eastAsia"/>
              </w:rPr>
              <w:t>88.76</w:t>
            </w:r>
            <w:r>
              <w:t>%</w:t>
            </w:r>
          </w:p>
        </w:tc>
        <w:tc>
          <w:tcPr>
            <w:tcW w:w="1431" w:type="dxa"/>
            <w:shd w:val="clear" w:color="auto" w:fill="auto"/>
          </w:tcPr>
          <w:p w14:paraId="62752B8B" w14:textId="77777777" w:rsidR="00551FEE" w:rsidRDefault="004773ED" w:rsidP="003525A8">
            <w:pPr>
              <w:jc w:val="center"/>
            </w:pPr>
            <w:r>
              <w:rPr>
                <w:rFonts w:hint="eastAsia"/>
              </w:rPr>
              <w:t>7</w:t>
            </w:r>
            <w:r>
              <w:t>4.17%</w:t>
            </w:r>
          </w:p>
        </w:tc>
        <w:tc>
          <w:tcPr>
            <w:tcW w:w="1431" w:type="dxa"/>
            <w:shd w:val="clear" w:color="auto" w:fill="auto"/>
          </w:tcPr>
          <w:p w14:paraId="441466D0" w14:textId="77777777" w:rsidR="00551FEE" w:rsidRDefault="004773ED" w:rsidP="003525A8">
            <w:pPr>
              <w:jc w:val="center"/>
            </w:pPr>
            <w:r>
              <w:rPr>
                <w:rFonts w:hint="eastAsia"/>
              </w:rPr>
              <w:t>77.56</w:t>
            </w:r>
            <w:r>
              <w:t>%</w:t>
            </w:r>
          </w:p>
        </w:tc>
      </w:tr>
    </w:tbl>
    <w:p w14:paraId="1D8C663A" w14:textId="77777777" w:rsidR="001D3D5B" w:rsidRPr="001D3D5B" w:rsidRDefault="004773ED" w:rsidP="001D3D5B">
      <w:pPr>
        <w:pStyle w:val="07415"/>
        <w:spacing w:line="360" w:lineRule="auto"/>
        <w:ind w:firstLine="0"/>
        <w:jc w:val="center"/>
        <w:rPr>
          <w:rFonts w:ascii="楷体_GB2312" w:eastAsia="楷体_GB2312" w:hAnsi="Calibri" w:cs="Times New Roman"/>
          <w:kern w:val="2"/>
          <w:sz w:val="21"/>
          <w:szCs w:val="21"/>
        </w:rPr>
      </w:pPr>
      <w:r>
        <w:tab/>
      </w:r>
      <w:r w:rsidR="001D3D5B" w:rsidRPr="00CD1811">
        <w:rPr>
          <w:rFonts w:ascii="楷体_GB2312" w:eastAsia="楷体_GB2312" w:hAnsi="Calibri" w:cs="Times New Roman" w:hint="eastAsia"/>
          <w:kern w:val="2"/>
          <w:sz w:val="21"/>
          <w:szCs w:val="21"/>
        </w:rPr>
        <w:t>表5</w:t>
      </w:r>
      <w:r w:rsidR="001D3D5B" w:rsidRPr="00CD1811">
        <w:rPr>
          <w:rFonts w:ascii="楷体_GB2312" w:eastAsia="楷体_GB2312" w:hAnsi="Calibri" w:cs="Times New Roman"/>
          <w:kern w:val="2"/>
          <w:sz w:val="21"/>
          <w:szCs w:val="21"/>
        </w:rPr>
        <w:t>-</w:t>
      </w:r>
      <w:r w:rsidR="001D3D5B">
        <w:rPr>
          <w:rFonts w:ascii="楷体_GB2312" w:eastAsia="楷体_GB2312" w:hAnsi="Calibri" w:cs="Times New Roman"/>
          <w:kern w:val="2"/>
          <w:sz w:val="21"/>
          <w:szCs w:val="21"/>
        </w:rPr>
        <w:t>3</w:t>
      </w:r>
      <w:r w:rsidR="001D3D5B" w:rsidRPr="00CD1811">
        <w:rPr>
          <w:rFonts w:ascii="楷体_GB2312" w:eastAsia="楷体_GB2312" w:hAnsi="Calibri" w:cs="Times New Roman"/>
          <w:kern w:val="2"/>
          <w:sz w:val="21"/>
          <w:szCs w:val="21"/>
        </w:rPr>
        <w:t xml:space="preserve"> 2012</w:t>
      </w:r>
      <w:r w:rsidR="001D3D5B" w:rsidRPr="00CD1811">
        <w:rPr>
          <w:rFonts w:ascii="楷体_GB2312" w:eastAsia="楷体_GB2312" w:hAnsi="Calibri" w:cs="Times New Roman" w:hint="eastAsia"/>
          <w:kern w:val="2"/>
          <w:sz w:val="21"/>
          <w:szCs w:val="21"/>
        </w:rPr>
        <w:t>至2013年度</w:t>
      </w:r>
      <w:r w:rsidR="001D3D5B" w:rsidRPr="00CD1811">
        <w:rPr>
          <w:rFonts w:ascii="楷体_GB2312" w:eastAsia="楷体_GB2312" w:hAnsi="Calibri" w:cs="Times New Roman"/>
          <w:kern w:val="2"/>
          <w:sz w:val="21"/>
          <w:szCs w:val="21"/>
        </w:rPr>
        <w:t>财务报表</w:t>
      </w:r>
      <w:r w:rsidR="001D3D5B">
        <w:rPr>
          <w:rFonts w:ascii="楷体_GB2312" w:eastAsia="楷体_GB2312" w:hAnsi="Calibri" w:cs="Times New Roman" w:hint="eastAsia"/>
          <w:kern w:val="2"/>
          <w:sz w:val="21"/>
          <w:szCs w:val="21"/>
        </w:rPr>
        <w:t>F</w:t>
      </w:r>
      <w:r w:rsidR="001D3D5B">
        <w:rPr>
          <w:rFonts w:ascii="楷体_GB2312" w:eastAsia="楷体_GB2312" w:hAnsi="Calibri" w:cs="Times New Roman"/>
          <w:kern w:val="2"/>
          <w:sz w:val="21"/>
          <w:szCs w:val="21"/>
        </w:rPr>
        <w:t>值</w:t>
      </w:r>
      <w:r w:rsidR="001D3D5B" w:rsidRPr="00CD1811">
        <w:rPr>
          <w:rFonts w:ascii="楷体_GB2312" w:eastAsia="楷体_GB2312" w:hAnsi="Calibri" w:cs="Times New Roman"/>
          <w:kern w:val="2"/>
          <w:sz w:val="21"/>
          <w:szCs w:val="21"/>
        </w:rPr>
        <w:t>统计</w:t>
      </w:r>
      <w:r w:rsidR="001D3D5B" w:rsidRPr="00CD1811">
        <w:rPr>
          <w:rFonts w:ascii="楷体_GB2312" w:eastAsia="楷体_GB2312" w:hAnsi="Calibri" w:cs="Times New Roman" w:hint="eastAsia"/>
          <w:kern w:val="2"/>
          <w:sz w:val="21"/>
          <w:szCs w:val="21"/>
        </w:rPr>
        <w:t>情况</w:t>
      </w:r>
    </w:p>
    <w:p w14:paraId="2E3A7339" w14:textId="5D7985CD" w:rsidR="00551FEE" w:rsidRDefault="004773ED" w:rsidP="00B5269C">
      <w:pPr>
        <w:spacing w:line="288" w:lineRule="auto"/>
        <w:ind w:firstLine="420"/>
      </w:pPr>
      <w:r>
        <w:rPr>
          <w:rFonts w:hint="eastAsia"/>
        </w:rPr>
        <w:t>可见</w:t>
      </w:r>
      <w:r>
        <w:t>在查全率与查准率同等重要的情况下，本</w:t>
      </w:r>
      <w:r w:rsidR="00554003">
        <w:rPr>
          <w:rFonts w:hint="eastAsia"/>
        </w:rPr>
        <w:t>方法</w:t>
      </w:r>
      <w:r>
        <w:t>的</w:t>
      </w:r>
      <w:r>
        <w:t>F</w:t>
      </w:r>
      <w:r>
        <w:t>值</w:t>
      </w:r>
      <w:r>
        <w:rPr>
          <w:rFonts w:hint="eastAsia"/>
        </w:rPr>
        <w:t>平均</w:t>
      </w:r>
      <w:r>
        <w:t>为</w:t>
      </w:r>
      <w:r>
        <w:rPr>
          <w:rFonts w:hint="eastAsia"/>
        </w:rPr>
        <w:t>77.56%</w:t>
      </w:r>
      <w:r>
        <w:t>。</w:t>
      </w:r>
      <w:r>
        <w:rPr>
          <w:rFonts w:hint="eastAsia"/>
        </w:rPr>
        <w:t>而</w:t>
      </w:r>
      <w:r>
        <w:t>事实上本系统</w:t>
      </w:r>
      <w:r>
        <w:rPr>
          <w:rFonts w:hint="eastAsia"/>
        </w:rPr>
        <w:t>优先</w:t>
      </w:r>
      <w:r>
        <w:t>考虑的是查准率。由于采用了基于框线的表格还原算法，因此准确率</w:t>
      </w:r>
      <w:r>
        <w:rPr>
          <w:rFonts w:hint="eastAsia"/>
        </w:rPr>
        <w:t>得到</w:t>
      </w:r>
      <w:r>
        <w:t>了较好的效果。同时</w:t>
      </w:r>
      <w:r>
        <w:rPr>
          <w:rFonts w:hint="eastAsia"/>
        </w:rPr>
        <w:t>也</w:t>
      </w:r>
      <w:r>
        <w:t>舍弃了部分查全率。因此本系统更加适合比较正规的表格解析</w:t>
      </w:r>
      <w:r>
        <w:rPr>
          <w:rFonts w:hint="eastAsia"/>
        </w:rPr>
        <w:t>，</w:t>
      </w:r>
      <w:r>
        <w:t>例如</w:t>
      </w:r>
      <w:r>
        <w:rPr>
          <w:rFonts w:hint="eastAsia"/>
        </w:rPr>
        <w:t>财务</w:t>
      </w:r>
      <w:r>
        <w:t>报表等统计信息，由于相对规范，</w:t>
      </w:r>
      <w:r>
        <w:rPr>
          <w:rFonts w:hint="eastAsia"/>
        </w:rPr>
        <w:t>通常</w:t>
      </w:r>
      <w:r>
        <w:t>都是带有线条的，</w:t>
      </w:r>
      <w:r>
        <w:rPr>
          <w:rFonts w:hint="eastAsia"/>
        </w:rPr>
        <w:t>因此</w:t>
      </w:r>
      <w:r>
        <w:t>本</w:t>
      </w:r>
      <w:r w:rsidR="00554003">
        <w:rPr>
          <w:rFonts w:hint="eastAsia"/>
        </w:rPr>
        <w:t>方法</w:t>
      </w:r>
      <w:r>
        <w:t>能较好的完成</w:t>
      </w:r>
      <w:r>
        <w:rPr>
          <w:rFonts w:hint="eastAsia"/>
        </w:rPr>
        <w:t>该类</w:t>
      </w:r>
      <w:r>
        <w:t>表格的解析工作。</w:t>
      </w:r>
    </w:p>
    <w:p w14:paraId="1363155F" w14:textId="77777777" w:rsidR="003A3CD3" w:rsidRDefault="003A3CD3" w:rsidP="00C44F6F">
      <w:pPr>
        <w:pStyle w:val="afa"/>
        <w:numPr>
          <w:ilvl w:val="0"/>
          <w:numId w:val="16"/>
        </w:numPr>
        <w:ind w:firstLineChars="0"/>
      </w:pPr>
      <w:r>
        <w:rPr>
          <w:rFonts w:hint="eastAsia"/>
        </w:rPr>
        <w:t>财务</w:t>
      </w:r>
      <w:r>
        <w:t>报表</w:t>
      </w:r>
      <w:r>
        <w:rPr>
          <w:rFonts w:hint="eastAsia"/>
        </w:rPr>
        <w:t>解析成果</w:t>
      </w:r>
      <w:r>
        <w:t>展示</w:t>
      </w:r>
    </w:p>
    <w:p w14:paraId="5B3791CF" w14:textId="77777777" w:rsidR="00896E57" w:rsidRDefault="00896E57" w:rsidP="00896E57">
      <w:pPr>
        <w:jc w:val="center"/>
      </w:pPr>
      <w:r>
        <w:rPr>
          <w:noProof/>
        </w:rPr>
        <w:drawing>
          <wp:inline distT="0" distB="0" distL="0" distR="0" wp14:anchorId="0E341D7C" wp14:editId="005BCDEE">
            <wp:extent cx="4415987" cy="3671782"/>
            <wp:effectExtent l="19050" t="19050" r="22860" b="2413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4425509" cy="3679699"/>
                    </a:xfrm>
                    <a:prstGeom prst="rect">
                      <a:avLst/>
                    </a:prstGeom>
                    <a:ln>
                      <a:solidFill>
                        <a:schemeClr val="tx1"/>
                      </a:solidFill>
                    </a:ln>
                  </pic:spPr>
                </pic:pic>
              </a:graphicData>
            </a:graphic>
          </wp:inline>
        </w:drawing>
      </w:r>
    </w:p>
    <w:p w14:paraId="7DE1AA28" w14:textId="77777777" w:rsidR="00896E57" w:rsidRPr="001D3D5B" w:rsidRDefault="00896E57" w:rsidP="00896E57">
      <w:pPr>
        <w:pStyle w:val="07415"/>
        <w:spacing w:line="360" w:lineRule="auto"/>
        <w:ind w:firstLine="0"/>
        <w:jc w:val="center"/>
        <w:rPr>
          <w:rFonts w:ascii="楷体_GB2312" w:eastAsia="楷体_GB2312" w:hAnsi="Calibri" w:cs="Times New Roman"/>
          <w:kern w:val="2"/>
          <w:sz w:val="21"/>
          <w:szCs w:val="21"/>
        </w:rPr>
      </w:pPr>
      <w:r>
        <w:tab/>
      </w:r>
      <w:r>
        <w:rPr>
          <w:rFonts w:ascii="楷体_GB2312" w:eastAsia="楷体_GB2312" w:hAnsi="Calibri" w:cs="Times New Roman" w:hint="eastAsia"/>
          <w:kern w:val="2"/>
          <w:sz w:val="21"/>
          <w:szCs w:val="21"/>
        </w:rPr>
        <w:t>图</w:t>
      </w:r>
      <w:r w:rsidRPr="00CD1811">
        <w:rPr>
          <w:rFonts w:ascii="楷体_GB2312" w:eastAsia="楷体_GB2312" w:hAnsi="Calibri" w:cs="Times New Roman" w:hint="eastAsia"/>
          <w:kern w:val="2"/>
          <w:sz w:val="21"/>
          <w:szCs w:val="21"/>
        </w:rPr>
        <w:t>5</w:t>
      </w:r>
      <w:r w:rsidRPr="00CD1811">
        <w:rPr>
          <w:rFonts w:ascii="楷体_GB2312" w:eastAsia="楷体_GB2312" w:hAnsi="Calibri" w:cs="Times New Roman"/>
          <w:kern w:val="2"/>
          <w:sz w:val="21"/>
          <w:szCs w:val="21"/>
        </w:rPr>
        <w:t>-</w:t>
      </w:r>
      <w:r>
        <w:rPr>
          <w:rFonts w:ascii="楷体_GB2312" w:eastAsia="楷体_GB2312" w:hAnsi="Calibri" w:cs="Times New Roman"/>
          <w:kern w:val="2"/>
          <w:sz w:val="21"/>
          <w:szCs w:val="21"/>
        </w:rPr>
        <w:t>11</w:t>
      </w:r>
      <w:r w:rsidRPr="00CD1811">
        <w:rPr>
          <w:rFonts w:ascii="楷体_GB2312" w:eastAsia="楷体_GB2312" w:hAnsi="Calibri" w:cs="Times New Roman"/>
          <w:kern w:val="2"/>
          <w:sz w:val="21"/>
          <w:szCs w:val="21"/>
        </w:rPr>
        <w:t xml:space="preserve"> </w:t>
      </w:r>
      <w:r>
        <w:rPr>
          <w:rFonts w:ascii="楷体_GB2312" w:eastAsia="楷体_GB2312" w:hAnsi="Calibri" w:cs="Times New Roman" w:hint="eastAsia"/>
          <w:kern w:val="2"/>
          <w:sz w:val="21"/>
          <w:szCs w:val="21"/>
        </w:rPr>
        <w:t>武钢股份2013年一季度</w:t>
      </w:r>
      <w:r>
        <w:rPr>
          <w:rFonts w:ascii="楷体_GB2312" w:eastAsia="楷体_GB2312" w:hAnsi="Calibri" w:cs="Times New Roman"/>
          <w:kern w:val="2"/>
          <w:sz w:val="21"/>
          <w:szCs w:val="21"/>
        </w:rPr>
        <w:t>合并现金流量表部分</w:t>
      </w:r>
      <w:r>
        <w:rPr>
          <w:rFonts w:ascii="楷体_GB2312" w:eastAsia="楷体_GB2312" w:hAnsi="Calibri" w:cs="Times New Roman" w:hint="eastAsia"/>
          <w:kern w:val="2"/>
          <w:sz w:val="21"/>
          <w:szCs w:val="21"/>
        </w:rPr>
        <w:t>表格PDF</w:t>
      </w:r>
      <w:r>
        <w:rPr>
          <w:rFonts w:ascii="楷体_GB2312" w:eastAsia="楷体_GB2312" w:hAnsi="Calibri" w:cs="Times New Roman"/>
          <w:kern w:val="2"/>
          <w:sz w:val="21"/>
          <w:szCs w:val="21"/>
        </w:rPr>
        <w:t>截图</w:t>
      </w:r>
    </w:p>
    <w:p w14:paraId="5549B951" w14:textId="77777777" w:rsidR="00896E57" w:rsidRDefault="00896E57" w:rsidP="00B5269C">
      <w:pPr>
        <w:spacing w:line="288" w:lineRule="auto"/>
        <w:ind w:firstLine="420"/>
      </w:pPr>
      <w:r>
        <w:rPr>
          <w:rFonts w:hint="eastAsia"/>
        </w:rPr>
        <w:lastRenderedPageBreak/>
        <w:t>图中为</w:t>
      </w:r>
      <w:r>
        <w:t>武汉钢铁股份有限公司</w:t>
      </w:r>
      <w:r>
        <w:rPr>
          <w:rFonts w:hint="eastAsia"/>
        </w:rPr>
        <w:t>2013</w:t>
      </w:r>
      <w:r>
        <w:rPr>
          <w:rFonts w:hint="eastAsia"/>
        </w:rPr>
        <w:t>年一季度</w:t>
      </w:r>
      <w:r>
        <w:t>合并现金流量表的</w:t>
      </w:r>
      <w:r>
        <w:t>PDF</w:t>
      </w:r>
      <w:r>
        <w:t>部分</w:t>
      </w:r>
      <w:r>
        <w:rPr>
          <w:rFonts w:hint="eastAsia"/>
        </w:rPr>
        <w:t>截图</w:t>
      </w:r>
      <w:r>
        <w:t>。由于</w:t>
      </w:r>
      <w:r>
        <w:rPr>
          <w:rFonts w:hint="eastAsia"/>
        </w:rPr>
        <w:t>财务</w:t>
      </w:r>
      <w:r>
        <w:t>三大报表的属性较多，通常一表跨页，因此无法截取整体图。该</w:t>
      </w:r>
      <w:r>
        <w:rPr>
          <w:rFonts w:hint="eastAsia"/>
        </w:rPr>
        <w:t>表格</w:t>
      </w:r>
      <w:r>
        <w:t>格式</w:t>
      </w:r>
      <w:r>
        <w:rPr>
          <w:rFonts w:hint="eastAsia"/>
        </w:rPr>
        <w:t>较为</w:t>
      </w:r>
      <w:r>
        <w:t>简单，是财报最常见的格式</w:t>
      </w:r>
      <w:r>
        <w:rPr>
          <w:rFonts w:hint="eastAsia"/>
        </w:rPr>
        <w:t>。</w:t>
      </w:r>
      <w:r>
        <w:t>下面</w:t>
      </w:r>
      <w:r>
        <w:rPr>
          <w:rFonts w:hint="eastAsia"/>
        </w:rPr>
        <w:t>分别</w:t>
      </w:r>
      <w:r>
        <w:t>给出解析后的</w:t>
      </w:r>
      <w:r>
        <w:t>HTML</w:t>
      </w:r>
      <w:r>
        <w:t>和</w:t>
      </w:r>
      <w:r>
        <w:t>JSON</w:t>
      </w:r>
      <w:r>
        <w:t>格式展示</w:t>
      </w:r>
      <w:r>
        <w:rPr>
          <w:rFonts w:hint="eastAsia"/>
        </w:rPr>
        <w:t>图</w:t>
      </w:r>
      <w:r>
        <w:t>。</w:t>
      </w:r>
    </w:p>
    <w:p w14:paraId="08572AC7" w14:textId="77777777" w:rsidR="00ED272E" w:rsidRDefault="00950723" w:rsidP="00896E57">
      <w:pPr>
        <w:pStyle w:val="07415"/>
        <w:spacing w:line="360" w:lineRule="auto"/>
        <w:ind w:firstLine="0"/>
        <w:jc w:val="center"/>
        <w:rPr>
          <w:rFonts w:ascii="楷体_GB2312" w:eastAsia="楷体_GB2312" w:hAnsi="Calibri" w:cs="Times New Roman"/>
          <w:kern w:val="2"/>
          <w:sz w:val="21"/>
          <w:szCs w:val="21"/>
        </w:rPr>
      </w:pPr>
      <w:r>
        <w:rPr>
          <w:noProof/>
        </w:rPr>
        <w:drawing>
          <wp:inline distT="0" distB="0" distL="0" distR="0" wp14:anchorId="5CF7D98F" wp14:editId="2B622256">
            <wp:extent cx="3642345" cy="3838575"/>
            <wp:effectExtent l="19050" t="19050" r="15875"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3662053" cy="3859345"/>
                    </a:xfrm>
                    <a:prstGeom prst="rect">
                      <a:avLst/>
                    </a:prstGeom>
                    <a:ln>
                      <a:solidFill>
                        <a:schemeClr val="tx1"/>
                      </a:solidFill>
                    </a:ln>
                  </pic:spPr>
                </pic:pic>
              </a:graphicData>
            </a:graphic>
          </wp:inline>
        </w:drawing>
      </w:r>
    </w:p>
    <w:p w14:paraId="1310B950" w14:textId="77777777" w:rsidR="00896E57" w:rsidRPr="00896E57" w:rsidRDefault="00896E57" w:rsidP="00896E57">
      <w:pPr>
        <w:pStyle w:val="07415"/>
        <w:spacing w:line="360" w:lineRule="auto"/>
        <w:ind w:firstLine="0"/>
        <w:jc w:val="center"/>
        <w:rPr>
          <w:rFonts w:ascii="楷体_GB2312" w:eastAsia="楷体_GB2312" w:hAnsi="Calibri" w:cs="Times New Roman"/>
          <w:kern w:val="2"/>
          <w:sz w:val="21"/>
          <w:szCs w:val="21"/>
        </w:rPr>
      </w:pPr>
      <w:r w:rsidRPr="00896E57">
        <w:rPr>
          <w:rFonts w:ascii="楷体_GB2312" w:eastAsia="楷体_GB2312" w:hAnsi="Calibri" w:cs="Times New Roman" w:hint="eastAsia"/>
          <w:kern w:val="2"/>
          <w:sz w:val="21"/>
          <w:szCs w:val="21"/>
        </w:rPr>
        <w:t>图5</w:t>
      </w:r>
      <w:r w:rsidRPr="00896E57">
        <w:rPr>
          <w:rFonts w:ascii="楷体_GB2312" w:eastAsia="楷体_GB2312" w:hAnsi="Calibri" w:cs="Times New Roman"/>
          <w:kern w:val="2"/>
          <w:sz w:val="21"/>
          <w:szCs w:val="21"/>
        </w:rPr>
        <w:t xml:space="preserve">-12 </w:t>
      </w:r>
      <w:r w:rsidRPr="00896E57">
        <w:rPr>
          <w:rFonts w:ascii="楷体_GB2312" w:eastAsia="楷体_GB2312" w:hAnsi="Calibri" w:cs="Times New Roman" w:hint="eastAsia"/>
          <w:kern w:val="2"/>
          <w:sz w:val="21"/>
          <w:szCs w:val="21"/>
        </w:rPr>
        <w:t>封装</w:t>
      </w:r>
      <w:r w:rsidRPr="00896E57">
        <w:rPr>
          <w:rFonts w:ascii="楷体_GB2312" w:eastAsia="楷体_GB2312" w:hAnsi="Calibri" w:cs="Times New Roman"/>
          <w:kern w:val="2"/>
          <w:sz w:val="21"/>
          <w:szCs w:val="21"/>
        </w:rPr>
        <w:t>后的HTML</w:t>
      </w:r>
      <w:r w:rsidRPr="00896E57">
        <w:rPr>
          <w:rFonts w:ascii="楷体_GB2312" w:eastAsia="楷体_GB2312" w:hAnsi="Calibri" w:cs="Times New Roman" w:hint="eastAsia"/>
          <w:kern w:val="2"/>
          <w:sz w:val="21"/>
          <w:szCs w:val="21"/>
        </w:rPr>
        <w:t>表格</w:t>
      </w:r>
      <w:r w:rsidR="00950723">
        <w:rPr>
          <w:rFonts w:ascii="楷体_GB2312" w:eastAsia="楷体_GB2312" w:hAnsi="Calibri" w:cs="Times New Roman" w:hint="eastAsia"/>
          <w:kern w:val="2"/>
          <w:sz w:val="21"/>
          <w:szCs w:val="21"/>
        </w:rPr>
        <w:t>部分</w:t>
      </w:r>
      <w:r w:rsidRPr="00896E57">
        <w:rPr>
          <w:rFonts w:ascii="楷体_GB2312" w:eastAsia="楷体_GB2312" w:hAnsi="Calibri" w:cs="Times New Roman"/>
          <w:kern w:val="2"/>
          <w:sz w:val="21"/>
          <w:szCs w:val="21"/>
        </w:rPr>
        <w:t>截图</w:t>
      </w:r>
    </w:p>
    <w:p w14:paraId="03A1DB34" w14:textId="77777777" w:rsidR="00AE7C04" w:rsidRPr="00AE7C04" w:rsidRDefault="00AE7C04" w:rsidP="00896E57">
      <w:pPr>
        <w:pStyle w:val="07415"/>
        <w:spacing w:line="360" w:lineRule="auto"/>
        <w:ind w:firstLine="0"/>
        <w:jc w:val="center"/>
        <w:rPr>
          <w:rFonts w:ascii="楷体_GB2312" w:eastAsia="楷体_GB2312" w:hAnsi="Calibri" w:cs="Times New Roman"/>
          <w:b/>
          <w:kern w:val="2"/>
          <w:sz w:val="21"/>
          <w:szCs w:val="21"/>
        </w:rPr>
      </w:pPr>
      <w:r>
        <w:rPr>
          <w:noProof/>
        </w:rPr>
        <w:drawing>
          <wp:inline distT="0" distB="0" distL="0" distR="0" wp14:anchorId="6ECC07DE" wp14:editId="2456CC8E">
            <wp:extent cx="3461647" cy="3499090"/>
            <wp:effectExtent l="19050" t="19050" r="24765" b="2540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3475989" cy="3513587"/>
                    </a:xfrm>
                    <a:prstGeom prst="rect">
                      <a:avLst/>
                    </a:prstGeom>
                    <a:ln>
                      <a:solidFill>
                        <a:schemeClr val="tx1"/>
                      </a:solidFill>
                    </a:ln>
                  </pic:spPr>
                </pic:pic>
              </a:graphicData>
            </a:graphic>
          </wp:inline>
        </w:drawing>
      </w:r>
    </w:p>
    <w:p w14:paraId="736302A6" w14:textId="77777777" w:rsidR="003A3CD3" w:rsidRDefault="00896E57" w:rsidP="00896E57">
      <w:pPr>
        <w:pStyle w:val="07415"/>
        <w:spacing w:line="360" w:lineRule="auto"/>
        <w:ind w:firstLine="0"/>
        <w:jc w:val="center"/>
        <w:rPr>
          <w:rFonts w:ascii="楷体_GB2312" w:eastAsia="楷体_GB2312" w:hAnsi="Calibri" w:cs="Times New Roman"/>
          <w:kern w:val="2"/>
          <w:sz w:val="21"/>
          <w:szCs w:val="21"/>
        </w:rPr>
      </w:pPr>
      <w:r w:rsidRPr="00896E57">
        <w:rPr>
          <w:rFonts w:ascii="楷体_GB2312" w:eastAsia="楷体_GB2312" w:hAnsi="Calibri" w:cs="Times New Roman" w:hint="eastAsia"/>
          <w:kern w:val="2"/>
          <w:sz w:val="21"/>
          <w:szCs w:val="21"/>
        </w:rPr>
        <w:t>图5</w:t>
      </w:r>
      <w:r w:rsidRPr="00896E57">
        <w:rPr>
          <w:rFonts w:ascii="楷体_GB2312" w:eastAsia="楷体_GB2312" w:hAnsi="Calibri" w:cs="Times New Roman"/>
          <w:kern w:val="2"/>
          <w:sz w:val="21"/>
          <w:szCs w:val="21"/>
        </w:rPr>
        <w:t xml:space="preserve">-13 </w:t>
      </w:r>
      <w:r w:rsidRPr="00896E57">
        <w:rPr>
          <w:rFonts w:ascii="楷体_GB2312" w:eastAsia="楷体_GB2312" w:hAnsi="Calibri" w:cs="Times New Roman" w:hint="eastAsia"/>
          <w:kern w:val="2"/>
          <w:sz w:val="21"/>
          <w:szCs w:val="21"/>
        </w:rPr>
        <w:t>封装</w:t>
      </w:r>
      <w:r w:rsidRPr="00896E57">
        <w:rPr>
          <w:rFonts w:ascii="楷体_GB2312" w:eastAsia="楷体_GB2312" w:hAnsi="Calibri" w:cs="Times New Roman"/>
          <w:kern w:val="2"/>
          <w:sz w:val="21"/>
          <w:szCs w:val="21"/>
        </w:rPr>
        <w:t>后</w:t>
      </w:r>
      <w:r w:rsidRPr="00896E57">
        <w:rPr>
          <w:rFonts w:ascii="楷体_GB2312" w:eastAsia="楷体_GB2312" w:hAnsi="Calibri" w:cs="Times New Roman" w:hint="eastAsia"/>
          <w:kern w:val="2"/>
          <w:sz w:val="21"/>
          <w:szCs w:val="21"/>
        </w:rPr>
        <w:t>的</w:t>
      </w:r>
      <w:r w:rsidRPr="00896E57">
        <w:rPr>
          <w:rFonts w:ascii="楷体_GB2312" w:eastAsia="楷体_GB2312" w:hAnsi="Calibri" w:cs="Times New Roman"/>
          <w:kern w:val="2"/>
          <w:sz w:val="21"/>
          <w:szCs w:val="21"/>
        </w:rPr>
        <w:t>JSON数据</w:t>
      </w:r>
      <w:r w:rsidR="00950723">
        <w:rPr>
          <w:rFonts w:ascii="楷体_GB2312" w:eastAsia="楷体_GB2312" w:hAnsi="Calibri" w:cs="Times New Roman" w:hint="eastAsia"/>
          <w:kern w:val="2"/>
          <w:sz w:val="21"/>
          <w:szCs w:val="21"/>
        </w:rPr>
        <w:t>部分</w:t>
      </w:r>
      <w:r w:rsidRPr="00896E57">
        <w:rPr>
          <w:rFonts w:ascii="楷体_GB2312" w:eastAsia="楷体_GB2312" w:hAnsi="Calibri" w:cs="Times New Roman"/>
          <w:kern w:val="2"/>
          <w:sz w:val="21"/>
          <w:szCs w:val="21"/>
        </w:rPr>
        <w:t>截图</w:t>
      </w:r>
    </w:p>
    <w:p w14:paraId="38699351" w14:textId="77777777" w:rsidR="0075062D" w:rsidRDefault="0075062D" w:rsidP="0075062D">
      <w:pPr>
        <w:pStyle w:val="3"/>
      </w:pPr>
      <w:bookmarkStart w:id="156" w:name="_Toc406841194"/>
      <w:r w:rsidRPr="0075062D">
        <w:rPr>
          <w:rFonts w:hint="eastAsia"/>
        </w:rPr>
        <w:lastRenderedPageBreak/>
        <w:t>表格</w:t>
      </w:r>
      <w:r w:rsidRPr="0075062D">
        <w:t>结构识别测试</w:t>
      </w:r>
      <w:r w:rsidR="00376F2F">
        <w:rPr>
          <w:rFonts w:hint="eastAsia"/>
        </w:rPr>
        <w:t>与</w:t>
      </w:r>
      <w:r w:rsidR="00376F2F">
        <w:t>分析</w:t>
      </w:r>
      <w:bookmarkEnd w:id="156"/>
    </w:p>
    <w:p w14:paraId="45454B63" w14:textId="5113DF9D" w:rsidR="0075062D" w:rsidRDefault="00376F2F" w:rsidP="00376F2F">
      <w:pPr>
        <w:pStyle w:val="a0"/>
        <w:spacing w:line="400" w:lineRule="exact"/>
      </w:pPr>
      <w:r>
        <w:rPr>
          <w:rFonts w:hint="eastAsia"/>
        </w:rPr>
        <w:t>由于</w:t>
      </w:r>
      <w:r>
        <w:t>财务报表类</w:t>
      </w:r>
      <w:r>
        <w:t>PDF</w:t>
      </w:r>
      <w:r>
        <w:t>中的表格基本都是横向展开的，因此很难</w:t>
      </w:r>
      <w:r>
        <w:rPr>
          <w:rFonts w:hint="eastAsia"/>
        </w:rPr>
        <w:t>测试</w:t>
      </w:r>
      <w:r>
        <w:t>表格结构识别的效果</w:t>
      </w:r>
      <w:r>
        <w:rPr>
          <w:rFonts w:hint="eastAsia"/>
        </w:rPr>
        <w:t>。为了</w:t>
      </w:r>
      <w:r>
        <w:t>更好的测试表格</w:t>
      </w:r>
      <w:r>
        <w:rPr>
          <w:rFonts w:hint="eastAsia"/>
        </w:rPr>
        <w:t>结构</w:t>
      </w:r>
      <w:r>
        <w:t>的识别效果，</w:t>
      </w:r>
      <w:r>
        <w:rPr>
          <w:rFonts w:hint="eastAsia"/>
        </w:rPr>
        <w:t>人工</w:t>
      </w:r>
      <w:r>
        <w:t>收集了</w:t>
      </w:r>
      <w:r w:rsidR="00913D8F">
        <w:rPr>
          <w:rFonts w:hint="eastAsia"/>
        </w:rPr>
        <w:t>公司财报</w:t>
      </w:r>
      <w:r w:rsidR="006279CE">
        <w:t>、</w:t>
      </w:r>
      <w:r w:rsidR="00913D8F">
        <w:rPr>
          <w:rFonts w:hint="eastAsia"/>
        </w:rPr>
        <w:t>基金</w:t>
      </w:r>
      <w:r w:rsidR="006279CE">
        <w:t>及普通类别的</w:t>
      </w:r>
      <w:r>
        <w:t>三类展开方式的表格</w:t>
      </w:r>
      <w:r>
        <w:rPr>
          <w:rFonts w:hint="eastAsia"/>
        </w:rPr>
        <w:t>各</w:t>
      </w:r>
      <w:r w:rsidR="00F2446B">
        <w:t>300</w:t>
      </w:r>
      <w:r>
        <w:rPr>
          <w:rFonts w:hint="eastAsia"/>
        </w:rPr>
        <w:t>个，</w:t>
      </w:r>
      <w:r>
        <w:t>分别采用</w:t>
      </w:r>
      <w:r>
        <w:rPr>
          <w:rFonts w:hint="eastAsia"/>
        </w:rPr>
        <w:t>基于单元格</w:t>
      </w:r>
      <w:r>
        <w:t>内容的识别、基于</w:t>
      </w:r>
      <w:r>
        <w:rPr>
          <w:rFonts w:hint="eastAsia"/>
        </w:rPr>
        <w:t>行列</w:t>
      </w:r>
      <w:r>
        <w:t>相似度的识别</w:t>
      </w:r>
      <w:r>
        <w:rPr>
          <w:rFonts w:hint="eastAsia"/>
        </w:rPr>
        <w:t>以及</w:t>
      </w:r>
      <w:r>
        <w:t>两者综合识别</w:t>
      </w:r>
      <w:r>
        <w:rPr>
          <w:rFonts w:hint="eastAsia"/>
        </w:rPr>
        <w:t>三种</w:t>
      </w:r>
      <w:r>
        <w:t>情况，得到的测试结果如下：</w:t>
      </w:r>
    </w:p>
    <w:tbl>
      <w:tblPr>
        <w:tblStyle w:val="afb"/>
        <w:tblW w:w="0" w:type="auto"/>
        <w:jc w:val="center"/>
        <w:tblLook w:val="04A0" w:firstRow="1" w:lastRow="0" w:firstColumn="1" w:lastColumn="0" w:noHBand="0" w:noVBand="1"/>
      </w:tblPr>
      <w:tblGrid>
        <w:gridCol w:w="2195"/>
        <w:gridCol w:w="2195"/>
        <w:gridCol w:w="2194"/>
        <w:gridCol w:w="2194"/>
      </w:tblGrid>
      <w:tr w:rsidR="00BC52CA" w14:paraId="79D4F317" w14:textId="77777777" w:rsidTr="00BC52CA">
        <w:trPr>
          <w:jc w:val="center"/>
        </w:trPr>
        <w:tc>
          <w:tcPr>
            <w:tcW w:w="2195" w:type="dxa"/>
          </w:tcPr>
          <w:p w14:paraId="0E6A0151" w14:textId="77777777" w:rsidR="00BC52CA" w:rsidRDefault="00BC52CA" w:rsidP="00BC52CA">
            <w:pPr>
              <w:pStyle w:val="a0"/>
              <w:spacing w:line="400" w:lineRule="exact"/>
              <w:ind w:firstLine="0"/>
              <w:jc w:val="center"/>
            </w:pPr>
            <w:r>
              <w:rPr>
                <w:rFonts w:hint="eastAsia"/>
              </w:rPr>
              <w:t>表格</w:t>
            </w:r>
            <w:r>
              <w:t>展开类型</w:t>
            </w:r>
          </w:p>
        </w:tc>
        <w:tc>
          <w:tcPr>
            <w:tcW w:w="2195" w:type="dxa"/>
          </w:tcPr>
          <w:p w14:paraId="13C12691" w14:textId="77777777" w:rsidR="00BC52CA" w:rsidRDefault="00BC52CA" w:rsidP="00BC52CA">
            <w:pPr>
              <w:pStyle w:val="a0"/>
              <w:spacing w:line="400" w:lineRule="exact"/>
              <w:ind w:firstLine="0"/>
              <w:jc w:val="center"/>
            </w:pPr>
            <w:r>
              <w:rPr>
                <w:rFonts w:hint="eastAsia"/>
              </w:rPr>
              <w:t>表格总</w:t>
            </w:r>
            <w:r>
              <w:t>数量</w:t>
            </w:r>
          </w:p>
        </w:tc>
        <w:tc>
          <w:tcPr>
            <w:tcW w:w="2194" w:type="dxa"/>
          </w:tcPr>
          <w:p w14:paraId="73F14D9B" w14:textId="77777777" w:rsidR="00BC52CA" w:rsidRDefault="00BC52CA" w:rsidP="00BC52CA">
            <w:pPr>
              <w:pStyle w:val="a0"/>
              <w:spacing w:line="400" w:lineRule="exact"/>
              <w:ind w:firstLine="0"/>
              <w:jc w:val="center"/>
            </w:pPr>
            <w:r>
              <w:rPr>
                <w:rFonts w:hint="eastAsia"/>
              </w:rPr>
              <w:t>正确</w:t>
            </w:r>
            <w:r>
              <w:t>识别数量</w:t>
            </w:r>
          </w:p>
        </w:tc>
        <w:tc>
          <w:tcPr>
            <w:tcW w:w="2194" w:type="dxa"/>
          </w:tcPr>
          <w:p w14:paraId="0B3B37B6" w14:textId="77777777" w:rsidR="00BC52CA" w:rsidRDefault="00BC52CA" w:rsidP="00BC52CA">
            <w:pPr>
              <w:pStyle w:val="a0"/>
              <w:spacing w:line="400" w:lineRule="exact"/>
              <w:ind w:firstLine="0"/>
              <w:jc w:val="center"/>
            </w:pPr>
            <w:r>
              <w:rPr>
                <w:rFonts w:hint="eastAsia"/>
              </w:rPr>
              <w:t>正确率</w:t>
            </w:r>
          </w:p>
        </w:tc>
      </w:tr>
      <w:tr w:rsidR="004653E2" w14:paraId="2F53D5E4" w14:textId="77777777" w:rsidTr="00BC52CA">
        <w:trPr>
          <w:jc w:val="center"/>
        </w:trPr>
        <w:tc>
          <w:tcPr>
            <w:tcW w:w="2195" w:type="dxa"/>
          </w:tcPr>
          <w:p w14:paraId="797EBF79" w14:textId="45D6A74C" w:rsidR="004653E2" w:rsidRDefault="00913D8F" w:rsidP="004653E2">
            <w:pPr>
              <w:pStyle w:val="a0"/>
              <w:spacing w:line="400" w:lineRule="exact"/>
              <w:ind w:firstLine="0"/>
              <w:jc w:val="center"/>
            </w:pPr>
            <w:r>
              <w:rPr>
                <w:rFonts w:hint="eastAsia"/>
              </w:rPr>
              <w:t>财务</w:t>
            </w:r>
            <w:r w:rsidR="004653E2">
              <w:t>类</w:t>
            </w:r>
            <w:r w:rsidR="004653E2">
              <w:rPr>
                <w:rFonts w:hint="eastAsia"/>
              </w:rPr>
              <w:t>横向</w:t>
            </w:r>
            <w:r w:rsidR="004653E2">
              <w:t>展开</w:t>
            </w:r>
          </w:p>
        </w:tc>
        <w:tc>
          <w:tcPr>
            <w:tcW w:w="2195" w:type="dxa"/>
          </w:tcPr>
          <w:p w14:paraId="0E848A8F" w14:textId="77777777" w:rsidR="004653E2" w:rsidRDefault="004653E2" w:rsidP="004653E2">
            <w:pPr>
              <w:pStyle w:val="a0"/>
              <w:spacing w:line="400" w:lineRule="exact"/>
              <w:ind w:firstLine="0"/>
              <w:jc w:val="center"/>
            </w:pPr>
            <w:r>
              <w:rPr>
                <w:rFonts w:hint="eastAsia"/>
              </w:rPr>
              <w:t>100</w:t>
            </w:r>
          </w:p>
        </w:tc>
        <w:tc>
          <w:tcPr>
            <w:tcW w:w="2194" w:type="dxa"/>
          </w:tcPr>
          <w:p w14:paraId="0DC43E55" w14:textId="77777777" w:rsidR="004653E2" w:rsidRDefault="004653E2" w:rsidP="004653E2">
            <w:pPr>
              <w:pStyle w:val="a0"/>
              <w:spacing w:line="400" w:lineRule="exact"/>
              <w:ind w:firstLine="0"/>
              <w:jc w:val="center"/>
            </w:pPr>
            <w:r>
              <w:rPr>
                <w:rFonts w:hint="eastAsia"/>
              </w:rPr>
              <w:t>95</w:t>
            </w:r>
          </w:p>
        </w:tc>
        <w:tc>
          <w:tcPr>
            <w:tcW w:w="2194" w:type="dxa"/>
          </w:tcPr>
          <w:p w14:paraId="3C980710" w14:textId="77777777" w:rsidR="004653E2" w:rsidRDefault="004653E2" w:rsidP="004653E2">
            <w:pPr>
              <w:pStyle w:val="a0"/>
              <w:spacing w:line="400" w:lineRule="exact"/>
              <w:ind w:firstLine="0"/>
              <w:jc w:val="center"/>
            </w:pPr>
            <w:r>
              <w:rPr>
                <w:rFonts w:hint="eastAsia"/>
              </w:rPr>
              <w:t>95</w:t>
            </w:r>
            <w:r>
              <w:t>%</w:t>
            </w:r>
          </w:p>
        </w:tc>
      </w:tr>
      <w:tr w:rsidR="004653E2" w14:paraId="47342951" w14:textId="77777777" w:rsidTr="00BC52CA">
        <w:trPr>
          <w:jc w:val="center"/>
        </w:trPr>
        <w:tc>
          <w:tcPr>
            <w:tcW w:w="2195" w:type="dxa"/>
          </w:tcPr>
          <w:p w14:paraId="3E4166F1" w14:textId="56DCE227" w:rsidR="004653E2" w:rsidRDefault="00913D8F" w:rsidP="004653E2">
            <w:pPr>
              <w:pStyle w:val="a0"/>
              <w:spacing w:line="400" w:lineRule="exact"/>
              <w:ind w:firstLine="0"/>
              <w:jc w:val="center"/>
            </w:pPr>
            <w:r>
              <w:rPr>
                <w:rFonts w:hint="eastAsia"/>
              </w:rPr>
              <w:t>财务</w:t>
            </w:r>
            <w:r w:rsidR="004653E2">
              <w:t>类</w:t>
            </w:r>
            <w:r w:rsidR="004653E2">
              <w:rPr>
                <w:rFonts w:hint="eastAsia"/>
              </w:rPr>
              <w:t>纵向</w:t>
            </w:r>
            <w:r w:rsidR="004653E2">
              <w:t>展开</w:t>
            </w:r>
          </w:p>
        </w:tc>
        <w:tc>
          <w:tcPr>
            <w:tcW w:w="2195" w:type="dxa"/>
          </w:tcPr>
          <w:p w14:paraId="6E170098" w14:textId="77777777" w:rsidR="004653E2" w:rsidRDefault="004653E2" w:rsidP="004653E2">
            <w:pPr>
              <w:pStyle w:val="a0"/>
              <w:spacing w:line="400" w:lineRule="exact"/>
              <w:ind w:firstLine="0"/>
              <w:jc w:val="center"/>
            </w:pPr>
            <w:r>
              <w:rPr>
                <w:rFonts w:hint="eastAsia"/>
              </w:rPr>
              <w:t>100</w:t>
            </w:r>
          </w:p>
        </w:tc>
        <w:tc>
          <w:tcPr>
            <w:tcW w:w="2194" w:type="dxa"/>
          </w:tcPr>
          <w:p w14:paraId="037EA748" w14:textId="77777777" w:rsidR="004653E2" w:rsidRDefault="004653E2" w:rsidP="004653E2">
            <w:pPr>
              <w:pStyle w:val="a0"/>
              <w:spacing w:line="400" w:lineRule="exact"/>
              <w:ind w:firstLine="0"/>
              <w:jc w:val="center"/>
            </w:pPr>
            <w:r>
              <w:rPr>
                <w:rFonts w:hint="eastAsia"/>
              </w:rPr>
              <w:t>90</w:t>
            </w:r>
          </w:p>
        </w:tc>
        <w:tc>
          <w:tcPr>
            <w:tcW w:w="2194" w:type="dxa"/>
          </w:tcPr>
          <w:p w14:paraId="2CE4238A" w14:textId="77777777" w:rsidR="004653E2" w:rsidRDefault="004653E2" w:rsidP="004653E2">
            <w:pPr>
              <w:pStyle w:val="a0"/>
              <w:spacing w:line="400" w:lineRule="exact"/>
              <w:ind w:firstLine="0"/>
              <w:jc w:val="center"/>
            </w:pPr>
            <w:r>
              <w:rPr>
                <w:rFonts w:hint="eastAsia"/>
              </w:rPr>
              <w:t>90</w:t>
            </w:r>
            <w:r>
              <w:t>%</w:t>
            </w:r>
          </w:p>
        </w:tc>
      </w:tr>
      <w:tr w:rsidR="004653E2" w14:paraId="71C5958F" w14:textId="77777777" w:rsidTr="00BC52CA">
        <w:trPr>
          <w:jc w:val="center"/>
        </w:trPr>
        <w:tc>
          <w:tcPr>
            <w:tcW w:w="2195" w:type="dxa"/>
          </w:tcPr>
          <w:p w14:paraId="3721ED81" w14:textId="72DCE04F" w:rsidR="004653E2" w:rsidRDefault="00913D8F" w:rsidP="004653E2">
            <w:pPr>
              <w:pStyle w:val="a0"/>
              <w:spacing w:line="400" w:lineRule="exact"/>
              <w:ind w:firstLine="0"/>
              <w:jc w:val="center"/>
            </w:pPr>
            <w:r>
              <w:rPr>
                <w:rFonts w:hint="eastAsia"/>
              </w:rPr>
              <w:t>财务</w:t>
            </w:r>
            <w:r w:rsidR="004653E2">
              <w:t>类</w:t>
            </w:r>
            <w:r w:rsidR="004653E2">
              <w:rPr>
                <w:rFonts w:hint="eastAsia"/>
              </w:rPr>
              <w:t>综合</w:t>
            </w:r>
            <w:r w:rsidR="004653E2">
              <w:t>展开</w:t>
            </w:r>
          </w:p>
        </w:tc>
        <w:tc>
          <w:tcPr>
            <w:tcW w:w="2195" w:type="dxa"/>
          </w:tcPr>
          <w:p w14:paraId="2BA148FA" w14:textId="77777777" w:rsidR="004653E2" w:rsidRDefault="004653E2" w:rsidP="004653E2">
            <w:pPr>
              <w:pStyle w:val="a0"/>
              <w:spacing w:line="400" w:lineRule="exact"/>
              <w:ind w:firstLine="0"/>
              <w:jc w:val="center"/>
            </w:pPr>
            <w:r>
              <w:rPr>
                <w:rFonts w:hint="eastAsia"/>
              </w:rPr>
              <w:t>100</w:t>
            </w:r>
          </w:p>
        </w:tc>
        <w:tc>
          <w:tcPr>
            <w:tcW w:w="2194" w:type="dxa"/>
          </w:tcPr>
          <w:p w14:paraId="657973DD" w14:textId="77777777" w:rsidR="004653E2" w:rsidRDefault="004653E2" w:rsidP="004653E2">
            <w:pPr>
              <w:pStyle w:val="a0"/>
              <w:spacing w:line="400" w:lineRule="exact"/>
              <w:ind w:firstLine="0"/>
              <w:jc w:val="center"/>
            </w:pPr>
            <w:r>
              <w:rPr>
                <w:rFonts w:hint="eastAsia"/>
              </w:rPr>
              <w:t>91</w:t>
            </w:r>
          </w:p>
        </w:tc>
        <w:tc>
          <w:tcPr>
            <w:tcW w:w="2194" w:type="dxa"/>
          </w:tcPr>
          <w:p w14:paraId="7F5EC557" w14:textId="77777777" w:rsidR="004653E2" w:rsidRDefault="004653E2" w:rsidP="004653E2">
            <w:pPr>
              <w:pStyle w:val="a0"/>
              <w:spacing w:line="400" w:lineRule="exact"/>
              <w:ind w:firstLine="0"/>
              <w:jc w:val="center"/>
            </w:pPr>
            <w:r>
              <w:rPr>
                <w:rFonts w:hint="eastAsia"/>
              </w:rPr>
              <w:t>91</w:t>
            </w:r>
            <w:r>
              <w:t>%</w:t>
            </w:r>
          </w:p>
        </w:tc>
      </w:tr>
      <w:tr w:rsidR="004653E2" w14:paraId="54A526C3" w14:textId="77777777" w:rsidTr="00BC52CA">
        <w:trPr>
          <w:jc w:val="center"/>
        </w:trPr>
        <w:tc>
          <w:tcPr>
            <w:tcW w:w="2195" w:type="dxa"/>
          </w:tcPr>
          <w:p w14:paraId="44079200" w14:textId="1E96375A" w:rsidR="004653E2" w:rsidRDefault="00913D8F" w:rsidP="004653E2">
            <w:pPr>
              <w:pStyle w:val="a0"/>
              <w:spacing w:line="400" w:lineRule="exact"/>
              <w:ind w:firstLine="0"/>
              <w:jc w:val="center"/>
            </w:pPr>
            <w:r>
              <w:rPr>
                <w:rFonts w:hint="eastAsia"/>
              </w:rPr>
              <w:t>基金</w:t>
            </w:r>
            <w:r w:rsidR="004653E2">
              <w:rPr>
                <w:rFonts w:hint="eastAsia"/>
              </w:rPr>
              <w:t>类</w:t>
            </w:r>
            <w:r w:rsidR="004653E2">
              <w:t>横向展开</w:t>
            </w:r>
          </w:p>
        </w:tc>
        <w:tc>
          <w:tcPr>
            <w:tcW w:w="2195" w:type="dxa"/>
          </w:tcPr>
          <w:p w14:paraId="7178D7FF" w14:textId="77777777" w:rsidR="004653E2" w:rsidRDefault="004653E2" w:rsidP="004653E2">
            <w:pPr>
              <w:pStyle w:val="a0"/>
              <w:spacing w:line="400" w:lineRule="exact"/>
              <w:ind w:firstLine="0"/>
              <w:jc w:val="center"/>
            </w:pPr>
            <w:r>
              <w:rPr>
                <w:rFonts w:hint="eastAsia"/>
              </w:rPr>
              <w:t>100</w:t>
            </w:r>
          </w:p>
        </w:tc>
        <w:tc>
          <w:tcPr>
            <w:tcW w:w="2194" w:type="dxa"/>
          </w:tcPr>
          <w:p w14:paraId="44035536" w14:textId="77777777" w:rsidR="004653E2" w:rsidRDefault="004653E2" w:rsidP="004653E2">
            <w:pPr>
              <w:pStyle w:val="a0"/>
              <w:spacing w:line="400" w:lineRule="exact"/>
              <w:ind w:firstLine="0"/>
              <w:jc w:val="center"/>
            </w:pPr>
            <w:r>
              <w:rPr>
                <w:rFonts w:hint="eastAsia"/>
              </w:rPr>
              <w:t>95</w:t>
            </w:r>
          </w:p>
        </w:tc>
        <w:tc>
          <w:tcPr>
            <w:tcW w:w="2194" w:type="dxa"/>
          </w:tcPr>
          <w:p w14:paraId="4EE8D0F5" w14:textId="77777777" w:rsidR="004653E2" w:rsidRDefault="004653E2" w:rsidP="004653E2">
            <w:pPr>
              <w:pStyle w:val="a0"/>
              <w:spacing w:line="400" w:lineRule="exact"/>
              <w:ind w:firstLine="0"/>
              <w:jc w:val="center"/>
            </w:pPr>
            <w:r>
              <w:rPr>
                <w:rFonts w:hint="eastAsia"/>
              </w:rPr>
              <w:t>95</w:t>
            </w:r>
            <w:r>
              <w:t>%</w:t>
            </w:r>
          </w:p>
        </w:tc>
      </w:tr>
      <w:tr w:rsidR="004653E2" w14:paraId="00BB8275" w14:textId="77777777" w:rsidTr="00BC52CA">
        <w:trPr>
          <w:jc w:val="center"/>
        </w:trPr>
        <w:tc>
          <w:tcPr>
            <w:tcW w:w="2195" w:type="dxa"/>
          </w:tcPr>
          <w:p w14:paraId="5ECCE5EC" w14:textId="03D64CE5" w:rsidR="004653E2" w:rsidRDefault="00913D8F" w:rsidP="004653E2">
            <w:pPr>
              <w:pStyle w:val="a0"/>
              <w:spacing w:line="400" w:lineRule="exact"/>
              <w:ind w:firstLine="0"/>
              <w:jc w:val="center"/>
            </w:pPr>
            <w:r>
              <w:rPr>
                <w:rFonts w:hint="eastAsia"/>
              </w:rPr>
              <w:t>基金</w:t>
            </w:r>
            <w:r w:rsidR="004653E2">
              <w:rPr>
                <w:rFonts w:hint="eastAsia"/>
              </w:rPr>
              <w:t>类</w:t>
            </w:r>
            <w:r w:rsidR="004653E2">
              <w:t>纵向展开</w:t>
            </w:r>
          </w:p>
        </w:tc>
        <w:tc>
          <w:tcPr>
            <w:tcW w:w="2195" w:type="dxa"/>
          </w:tcPr>
          <w:p w14:paraId="759D7BD4" w14:textId="77777777" w:rsidR="004653E2" w:rsidRDefault="004653E2" w:rsidP="004653E2">
            <w:pPr>
              <w:pStyle w:val="a0"/>
              <w:spacing w:line="400" w:lineRule="exact"/>
              <w:ind w:firstLine="0"/>
              <w:jc w:val="center"/>
            </w:pPr>
            <w:r>
              <w:rPr>
                <w:rFonts w:hint="eastAsia"/>
              </w:rPr>
              <w:t>100</w:t>
            </w:r>
          </w:p>
        </w:tc>
        <w:tc>
          <w:tcPr>
            <w:tcW w:w="2194" w:type="dxa"/>
          </w:tcPr>
          <w:p w14:paraId="35A45FD7" w14:textId="77777777" w:rsidR="004653E2" w:rsidRDefault="004653E2" w:rsidP="004653E2">
            <w:pPr>
              <w:pStyle w:val="a0"/>
              <w:spacing w:line="400" w:lineRule="exact"/>
              <w:ind w:firstLine="0"/>
              <w:jc w:val="center"/>
            </w:pPr>
            <w:r>
              <w:rPr>
                <w:rFonts w:hint="eastAsia"/>
              </w:rPr>
              <w:t>99</w:t>
            </w:r>
          </w:p>
        </w:tc>
        <w:tc>
          <w:tcPr>
            <w:tcW w:w="2194" w:type="dxa"/>
          </w:tcPr>
          <w:p w14:paraId="7DFD7D44" w14:textId="77777777" w:rsidR="004653E2" w:rsidRDefault="004653E2" w:rsidP="004653E2">
            <w:pPr>
              <w:pStyle w:val="a0"/>
              <w:spacing w:line="400" w:lineRule="exact"/>
              <w:ind w:firstLine="0"/>
              <w:jc w:val="center"/>
            </w:pPr>
            <w:r>
              <w:rPr>
                <w:rFonts w:hint="eastAsia"/>
              </w:rPr>
              <w:t>99</w:t>
            </w:r>
            <w:r>
              <w:t>%</w:t>
            </w:r>
          </w:p>
        </w:tc>
      </w:tr>
      <w:tr w:rsidR="004653E2" w14:paraId="7B367FE7" w14:textId="77777777" w:rsidTr="00BC52CA">
        <w:trPr>
          <w:jc w:val="center"/>
        </w:trPr>
        <w:tc>
          <w:tcPr>
            <w:tcW w:w="2195" w:type="dxa"/>
          </w:tcPr>
          <w:p w14:paraId="34887395" w14:textId="4F508E75" w:rsidR="004653E2" w:rsidRDefault="00913D8F" w:rsidP="004653E2">
            <w:pPr>
              <w:pStyle w:val="a0"/>
              <w:spacing w:line="400" w:lineRule="exact"/>
              <w:ind w:firstLine="0"/>
              <w:jc w:val="center"/>
            </w:pPr>
            <w:r>
              <w:rPr>
                <w:rFonts w:hint="eastAsia"/>
              </w:rPr>
              <w:t>基金</w:t>
            </w:r>
            <w:r w:rsidR="004653E2">
              <w:t>类综合展开</w:t>
            </w:r>
          </w:p>
        </w:tc>
        <w:tc>
          <w:tcPr>
            <w:tcW w:w="2195" w:type="dxa"/>
          </w:tcPr>
          <w:p w14:paraId="71C6F3FE" w14:textId="77777777" w:rsidR="004653E2" w:rsidRDefault="004653E2" w:rsidP="004653E2">
            <w:pPr>
              <w:pStyle w:val="a0"/>
              <w:spacing w:line="400" w:lineRule="exact"/>
              <w:ind w:firstLine="0"/>
              <w:jc w:val="center"/>
            </w:pPr>
            <w:r>
              <w:rPr>
                <w:rFonts w:hint="eastAsia"/>
              </w:rPr>
              <w:t>100</w:t>
            </w:r>
          </w:p>
        </w:tc>
        <w:tc>
          <w:tcPr>
            <w:tcW w:w="2194" w:type="dxa"/>
          </w:tcPr>
          <w:p w14:paraId="788B4CF2" w14:textId="77777777" w:rsidR="004653E2" w:rsidRDefault="004653E2" w:rsidP="004653E2">
            <w:pPr>
              <w:pStyle w:val="a0"/>
              <w:spacing w:line="400" w:lineRule="exact"/>
              <w:ind w:firstLine="0"/>
              <w:jc w:val="center"/>
            </w:pPr>
            <w:r>
              <w:rPr>
                <w:rFonts w:hint="eastAsia"/>
              </w:rPr>
              <w:t>89</w:t>
            </w:r>
          </w:p>
        </w:tc>
        <w:tc>
          <w:tcPr>
            <w:tcW w:w="2194" w:type="dxa"/>
          </w:tcPr>
          <w:p w14:paraId="1313D747" w14:textId="77777777" w:rsidR="004653E2" w:rsidRDefault="004653E2" w:rsidP="004653E2">
            <w:pPr>
              <w:pStyle w:val="a0"/>
              <w:spacing w:line="400" w:lineRule="exact"/>
              <w:ind w:firstLine="0"/>
              <w:jc w:val="center"/>
            </w:pPr>
            <w:r>
              <w:rPr>
                <w:rFonts w:hint="eastAsia"/>
              </w:rPr>
              <w:t>89</w:t>
            </w:r>
            <w:r>
              <w:t>%</w:t>
            </w:r>
          </w:p>
        </w:tc>
      </w:tr>
      <w:tr w:rsidR="004653E2" w14:paraId="018E65C0" w14:textId="77777777" w:rsidTr="00BC52CA">
        <w:trPr>
          <w:jc w:val="center"/>
        </w:trPr>
        <w:tc>
          <w:tcPr>
            <w:tcW w:w="2195" w:type="dxa"/>
          </w:tcPr>
          <w:p w14:paraId="74D5BB33" w14:textId="77777777" w:rsidR="004653E2" w:rsidRDefault="004653E2" w:rsidP="004653E2">
            <w:pPr>
              <w:pStyle w:val="a0"/>
              <w:spacing w:line="400" w:lineRule="exact"/>
              <w:ind w:firstLine="0"/>
              <w:jc w:val="center"/>
            </w:pPr>
            <w:r>
              <w:rPr>
                <w:rFonts w:hint="eastAsia"/>
              </w:rPr>
              <w:t>普通</w:t>
            </w:r>
            <w:r>
              <w:t>横向展开</w:t>
            </w:r>
          </w:p>
        </w:tc>
        <w:tc>
          <w:tcPr>
            <w:tcW w:w="2195" w:type="dxa"/>
          </w:tcPr>
          <w:p w14:paraId="467B7E26" w14:textId="77777777" w:rsidR="004653E2" w:rsidRDefault="004653E2" w:rsidP="004653E2">
            <w:pPr>
              <w:pStyle w:val="a0"/>
              <w:spacing w:line="400" w:lineRule="exact"/>
              <w:ind w:firstLine="0"/>
              <w:jc w:val="center"/>
            </w:pPr>
            <w:r>
              <w:rPr>
                <w:rFonts w:hint="eastAsia"/>
              </w:rPr>
              <w:t>100</w:t>
            </w:r>
          </w:p>
        </w:tc>
        <w:tc>
          <w:tcPr>
            <w:tcW w:w="2194" w:type="dxa"/>
          </w:tcPr>
          <w:p w14:paraId="0AA363EE" w14:textId="77777777" w:rsidR="004653E2" w:rsidRDefault="004653E2" w:rsidP="004653E2">
            <w:pPr>
              <w:pStyle w:val="a0"/>
              <w:spacing w:line="400" w:lineRule="exact"/>
              <w:ind w:firstLine="0"/>
              <w:jc w:val="center"/>
            </w:pPr>
            <w:r>
              <w:rPr>
                <w:rFonts w:hint="eastAsia"/>
              </w:rPr>
              <w:t>11</w:t>
            </w:r>
          </w:p>
        </w:tc>
        <w:tc>
          <w:tcPr>
            <w:tcW w:w="2194" w:type="dxa"/>
          </w:tcPr>
          <w:p w14:paraId="393D590F" w14:textId="77777777" w:rsidR="004653E2" w:rsidRDefault="004653E2" w:rsidP="004653E2">
            <w:pPr>
              <w:pStyle w:val="a0"/>
              <w:spacing w:line="400" w:lineRule="exact"/>
              <w:ind w:firstLine="0"/>
              <w:jc w:val="center"/>
            </w:pPr>
            <w:r>
              <w:rPr>
                <w:rFonts w:hint="eastAsia"/>
              </w:rPr>
              <w:t>11</w:t>
            </w:r>
            <w:r>
              <w:t>%</w:t>
            </w:r>
          </w:p>
        </w:tc>
      </w:tr>
      <w:tr w:rsidR="004653E2" w14:paraId="520DE573" w14:textId="77777777" w:rsidTr="00BC52CA">
        <w:trPr>
          <w:jc w:val="center"/>
        </w:trPr>
        <w:tc>
          <w:tcPr>
            <w:tcW w:w="2195" w:type="dxa"/>
          </w:tcPr>
          <w:p w14:paraId="4EE22D4C" w14:textId="77777777" w:rsidR="004653E2" w:rsidRDefault="004653E2" w:rsidP="004653E2">
            <w:pPr>
              <w:pStyle w:val="a0"/>
              <w:spacing w:line="400" w:lineRule="exact"/>
              <w:ind w:firstLine="0"/>
              <w:jc w:val="center"/>
            </w:pPr>
            <w:r>
              <w:rPr>
                <w:rFonts w:hint="eastAsia"/>
              </w:rPr>
              <w:t>普通</w:t>
            </w:r>
            <w:r>
              <w:t>纵向展开</w:t>
            </w:r>
          </w:p>
        </w:tc>
        <w:tc>
          <w:tcPr>
            <w:tcW w:w="2195" w:type="dxa"/>
          </w:tcPr>
          <w:p w14:paraId="55F09F71" w14:textId="77777777" w:rsidR="004653E2" w:rsidRDefault="004653E2" w:rsidP="004653E2">
            <w:pPr>
              <w:pStyle w:val="a0"/>
              <w:spacing w:line="400" w:lineRule="exact"/>
              <w:ind w:firstLine="0"/>
              <w:jc w:val="center"/>
            </w:pPr>
            <w:r>
              <w:rPr>
                <w:rFonts w:hint="eastAsia"/>
              </w:rPr>
              <w:t>100</w:t>
            </w:r>
          </w:p>
        </w:tc>
        <w:tc>
          <w:tcPr>
            <w:tcW w:w="2194" w:type="dxa"/>
          </w:tcPr>
          <w:p w14:paraId="0B218766" w14:textId="77777777" w:rsidR="004653E2" w:rsidRDefault="004653E2" w:rsidP="004653E2">
            <w:pPr>
              <w:pStyle w:val="a0"/>
              <w:spacing w:line="400" w:lineRule="exact"/>
              <w:ind w:firstLine="0"/>
              <w:jc w:val="center"/>
            </w:pPr>
            <w:r>
              <w:rPr>
                <w:rFonts w:hint="eastAsia"/>
              </w:rPr>
              <w:t>10</w:t>
            </w:r>
          </w:p>
        </w:tc>
        <w:tc>
          <w:tcPr>
            <w:tcW w:w="2194" w:type="dxa"/>
          </w:tcPr>
          <w:p w14:paraId="20540343" w14:textId="77777777" w:rsidR="004653E2" w:rsidRDefault="004653E2" w:rsidP="004653E2">
            <w:pPr>
              <w:pStyle w:val="a0"/>
              <w:spacing w:line="400" w:lineRule="exact"/>
              <w:ind w:firstLine="0"/>
              <w:jc w:val="center"/>
            </w:pPr>
            <w:r>
              <w:rPr>
                <w:rFonts w:hint="eastAsia"/>
              </w:rPr>
              <w:t>10</w:t>
            </w:r>
            <w:r>
              <w:t>%</w:t>
            </w:r>
          </w:p>
        </w:tc>
      </w:tr>
      <w:tr w:rsidR="004653E2" w14:paraId="6A78C57B" w14:textId="77777777" w:rsidTr="00BC52CA">
        <w:trPr>
          <w:jc w:val="center"/>
        </w:trPr>
        <w:tc>
          <w:tcPr>
            <w:tcW w:w="2195" w:type="dxa"/>
          </w:tcPr>
          <w:p w14:paraId="7A284AE2" w14:textId="77777777" w:rsidR="004653E2" w:rsidRDefault="004653E2" w:rsidP="004653E2">
            <w:pPr>
              <w:pStyle w:val="a0"/>
              <w:spacing w:line="400" w:lineRule="exact"/>
              <w:ind w:firstLine="0"/>
              <w:jc w:val="center"/>
            </w:pPr>
            <w:r>
              <w:rPr>
                <w:rFonts w:hint="eastAsia"/>
              </w:rPr>
              <w:t>普通</w:t>
            </w:r>
            <w:r>
              <w:t>综合</w:t>
            </w:r>
            <w:r>
              <w:rPr>
                <w:rFonts w:hint="eastAsia"/>
              </w:rPr>
              <w:t>展开</w:t>
            </w:r>
          </w:p>
        </w:tc>
        <w:tc>
          <w:tcPr>
            <w:tcW w:w="2195" w:type="dxa"/>
          </w:tcPr>
          <w:p w14:paraId="76CDC5B2" w14:textId="77777777" w:rsidR="004653E2" w:rsidRDefault="004653E2" w:rsidP="004653E2">
            <w:pPr>
              <w:pStyle w:val="a0"/>
              <w:spacing w:line="400" w:lineRule="exact"/>
              <w:ind w:firstLine="0"/>
              <w:jc w:val="center"/>
            </w:pPr>
            <w:r>
              <w:rPr>
                <w:rFonts w:hint="eastAsia"/>
              </w:rPr>
              <w:t>100</w:t>
            </w:r>
          </w:p>
        </w:tc>
        <w:tc>
          <w:tcPr>
            <w:tcW w:w="2194" w:type="dxa"/>
          </w:tcPr>
          <w:p w14:paraId="4F2638C5" w14:textId="77777777" w:rsidR="004653E2" w:rsidRDefault="004653E2" w:rsidP="004653E2">
            <w:pPr>
              <w:pStyle w:val="a0"/>
              <w:spacing w:line="400" w:lineRule="exact"/>
              <w:ind w:firstLine="0"/>
              <w:jc w:val="center"/>
            </w:pPr>
            <w:r>
              <w:rPr>
                <w:rFonts w:hint="eastAsia"/>
              </w:rPr>
              <w:t>20</w:t>
            </w:r>
          </w:p>
        </w:tc>
        <w:tc>
          <w:tcPr>
            <w:tcW w:w="2194" w:type="dxa"/>
          </w:tcPr>
          <w:p w14:paraId="085CC831" w14:textId="77777777" w:rsidR="004653E2" w:rsidRDefault="004653E2" w:rsidP="004653E2">
            <w:pPr>
              <w:pStyle w:val="a0"/>
              <w:spacing w:line="400" w:lineRule="exact"/>
              <w:ind w:firstLine="0"/>
              <w:jc w:val="center"/>
            </w:pPr>
            <w:r>
              <w:rPr>
                <w:rFonts w:hint="eastAsia"/>
              </w:rPr>
              <w:t>20</w:t>
            </w:r>
            <w:r>
              <w:t>%</w:t>
            </w:r>
          </w:p>
        </w:tc>
      </w:tr>
    </w:tbl>
    <w:p w14:paraId="363CFD0A" w14:textId="77777777" w:rsidR="00376F2F" w:rsidRPr="00BC52CA" w:rsidRDefault="00BC52CA" w:rsidP="00BC52CA">
      <w:pPr>
        <w:pStyle w:val="07415"/>
        <w:spacing w:line="360" w:lineRule="auto"/>
        <w:ind w:firstLine="0"/>
        <w:jc w:val="center"/>
        <w:rPr>
          <w:rFonts w:ascii="楷体_GB2312" w:eastAsia="楷体_GB2312" w:hAnsi="Calibri" w:cs="Times New Roman"/>
          <w:kern w:val="2"/>
          <w:sz w:val="21"/>
          <w:szCs w:val="21"/>
        </w:rPr>
      </w:pPr>
      <w:r>
        <w:rPr>
          <w:rFonts w:ascii="楷体_GB2312" w:eastAsia="楷体_GB2312" w:hAnsi="Calibri" w:cs="Times New Roman" w:hint="eastAsia"/>
          <w:kern w:val="2"/>
          <w:sz w:val="21"/>
          <w:szCs w:val="21"/>
        </w:rPr>
        <w:t>表5</w:t>
      </w:r>
      <w:r>
        <w:rPr>
          <w:rFonts w:ascii="楷体_GB2312" w:eastAsia="楷体_GB2312" w:hAnsi="Calibri" w:cs="Times New Roman"/>
          <w:kern w:val="2"/>
          <w:sz w:val="21"/>
          <w:szCs w:val="21"/>
        </w:rPr>
        <w:t xml:space="preserve">-4 </w:t>
      </w:r>
      <w:r w:rsidRPr="00BC52CA">
        <w:rPr>
          <w:rFonts w:ascii="楷体_GB2312" w:eastAsia="楷体_GB2312" w:hAnsi="Calibri" w:cs="Times New Roman" w:hint="eastAsia"/>
          <w:kern w:val="2"/>
          <w:sz w:val="21"/>
          <w:szCs w:val="21"/>
        </w:rPr>
        <w:t>单独</w:t>
      </w:r>
      <w:r w:rsidRPr="00BC52CA">
        <w:rPr>
          <w:rFonts w:ascii="楷体_GB2312" w:eastAsia="楷体_GB2312" w:hAnsi="Calibri" w:cs="Times New Roman"/>
          <w:kern w:val="2"/>
          <w:sz w:val="21"/>
          <w:szCs w:val="21"/>
        </w:rPr>
        <w:t>基于单元格内容的识别测试结果</w:t>
      </w:r>
    </w:p>
    <w:tbl>
      <w:tblPr>
        <w:tblStyle w:val="afb"/>
        <w:tblW w:w="0" w:type="auto"/>
        <w:jc w:val="center"/>
        <w:tblLook w:val="04A0" w:firstRow="1" w:lastRow="0" w:firstColumn="1" w:lastColumn="0" w:noHBand="0" w:noVBand="1"/>
      </w:tblPr>
      <w:tblGrid>
        <w:gridCol w:w="2195"/>
        <w:gridCol w:w="2195"/>
        <w:gridCol w:w="2194"/>
        <w:gridCol w:w="2194"/>
      </w:tblGrid>
      <w:tr w:rsidR="00BC52CA" w14:paraId="2FE15F74" w14:textId="77777777" w:rsidTr="004653E2">
        <w:trPr>
          <w:jc w:val="center"/>
        </w:trPr>
        <w:tc>
          <w:tcPr>
            <w:tcW w:w="2195" w:type="dxa"/>
          </w:tcPr>
          <w:p w14:paraId="5CC43E0D" w14:textId="77777777" w:rsidR="00BC52CA" w:rsidRDefault="00BC52CA" w:rsidP="004653E2">
            <w:pPr>
              <w:pStyle w:val="a0"/>
              <w:spacing w:line="400" w:lineRule="exact"/>
              <w:ind w:firstLine="0"/>
              <w:jc w:val="center"/>
            </w:pPr>
            <w:r>
              <w:rPr>
                <w:rFonts w:hint="eastAsia"/>
              </w:rPr>
              <w:t>表格</w:t>
            </w:r>
            <w:r>
              <w:t>展开类型</w:t>
            </w:r>
          </w:p>
        </w:tc>
        <w:tc>
          <w:tcPr>
            <w:tcW w:w="2195" w:type="dxa"/>
          </w:tcPr>
          <w:p w14:paraId="6F8D5542" w14:textId="77777777" w:rsidR="00BC52CA" w:rsidRDefault="00BC52CA" w:rsidP="004653E2">
            <w:pPr>
              <w:pStyle w:val="a0"/>
              <w:spacing w:line="400" w:lineRule="exact"/>
              <w:ind w:firstLine="0"/>
              <w:jc w:val="center"/>
            </w:pPr>
            <w:r>
              <w:rPr>
                <w:rFonts w:hint="eastAsia"/>
              </w:rPr>
              <w:t>表格总</w:t>
            </w:r>
            <w:r>
              <w:t>数量</w:t>
            </w:r>
          </w:p>
        </w:tc>
        <w:tc>
          <w:tcPr>
            <w:tcW w:w="2194" w:type="dxa"/>
          </w:tcPr>
          <w:p w14:paraId="1C0CAB55" w14:textId="77777777" w:rsidR="00BC52CA" w:rsidRDefault="00BC52CA" w:rsidP="004653E2">
            <w:pPr>
              <w:pStyle w:val="a0"/>
              <w:spacing w:line="400" w:lineRule="exact"/>
              <w:ind w:firstLine="0"/>
              <w:jc w:val="center"/>
            </w:pPr>
            <w:r>
              <w:rPr>
                <w:rFonts w:hint="eastAsia"/>
              </w:rPr>
              <w:t>正确</w:t>
            </w:r>
            <w:r>
              <w:t>识别数量</w:t>
            </w:r>
          </w:p>
        </w:tc>
        <w:tc>
          <w:tcPr>
            <w:tcW w:w="2194" w:type="dxa"/>
          </w:tcPr>
          <w:p w14:paraId="2D159427" w14:textId="77777777" w:rsidR="00BC52CA" w:rsidRDefault="00BC52CA" w:rsidP="004653E2">
            <w:pPr>
              <w:pStyle w:val="a0"/>
              <w:spacing w:line="400" w:lineRule="exact"/>
              <w:ind w:firstLine="0"/>
              <w:jc w:val="center"/>
            </w:pPr>
            <w:r>
              <w:rPr>
                <w:rFonts w:hint="eastAsia"/>
              </w:rPr>
              <w:t>正确率</w:t>
            </w:r>
          </w:p>
        </w:tc>
      </w:tr>
      <w:tr w:rsidR="004653E2" w14:paraId="5ADF0204" w14:textId="77777777" w:rsidTr="004653E2">
        <w:trPr>
          <w:jc w:val="center"/>
        </w:trPr>
        <w:tc>
          <w:tcPr>
            <w:tcW w:w="2195" w:type="dxa"/>
          </w:tcPr>
          <w:p w14:paraId="7417C353" w14:textId="60761138" w:rsidR="004653E2" w:rsidRDefault="00913D8F" w:rsidP="004653E2">
            <w:pPr>
              <w:pStyle w:val="a0"/>
              <w:spacing w:line="400" w:lineRule="exact"/>
              <w:ind w:firstLine="0"/>
              <w:jc w:val="center"/>
            </w:pPr>
            <w:r>
              <w:rPr>
                <w:rFonts w:hint="eastAsia"/>
              </w:rPr>
              <w:t>财务</w:t>
            </w:r>
            <w:r w:rsidR="004653E2">
              <w:t>类</w:t>
            </w:r>
            <w:r w:rsidR="004653E2">
              <w:rPr>
                <w:rFonts w:hint="eastAsia"/>
              </w:rPr>
              <w:t>横向</w:t>
            </w:r>
            <w:r w:rsidR="004653E2">
              <w:t>展开</w:t>
            </w:r>
          </w:p>
        </w:tc>
        <w:tc>
          <w:tcPr>
            <w:tcW w:w="2195" w:type="dxa"/>
          </w:tcPr>
          <w:p w14:paraId="4EAD2D5B" w14:textId="77777777" w:rsidR="004653E2" w:rsidRDefault="004653E2" w:rsidP="004653E2">
            <w:pPr>
              <w:pStyle w:val="a0"/>
              <w:spacing w:line="400" w:lineRule="exact"/>
              <w:ind w:firstLine="0"/>
              <w:jc w:val="center"/>
            </w:pPr>
            <w:r>
              <w:rPr>
                <w:rFonts w:hint="eastAsia"/>
              </w:rPr>
              <w:t>100</w:t>
            </w:r>
          </w:p>
        </w:tc>
        <w:tc>
          <w:tcPr>
            <w:tcW w:w="2194" w:type="dxa"/>
          </w:tcPr>
          <w:p w14:paraId="64B1CC9B" w14:textId="77777777" w:rsidR="004653E2" w:rsidRDefault="004653E2" w:rsidP="004653E2">
            <w:pPr>
              <w:pStyle w:val="a0"/>
              <w:spacing w:line="400" w:lineRule="exact"/>
              <w:ind w:firstLine="0"/>
              <w:jc w:val="center"/>
            </w:pPr>
            <w:r>
              <w:rPr>
                <w:rFonts w:hint="eastAsia"/>
              </w:rPr>
              <w:t>70</w:t>
            </w:r>
          </w:p>
        </w:tc>
        <w:tc>
          <w:tcPr>
            <w:tcW w:w="2194" w:type="dxa"/>
          </w:tcPr>
          <w:p w14:paraId="14033A44" w14:textId="77777777" w:rsidR="004653E2" w:rsidRDefault="004653E2" w:rsidP="004653E2">
            <w:pPr>
              <w:pStyle w:val="a0"/>
              <w:spacing w:line="400" w:lineRule="exact"/>
              <w:ind w:firstLine="0"/>
              <w:jc w:val="center"/>
            </w:pPr>
            <w:r>
              <w:rPr>
                <w:rFonts w:hint="eastAsia"/>
              </w:rPr>
              <w:t>70</w:t>
            </w:r>
            <w:r w:rsidR="00525FB7">
              <w:t>%</w:t>
            </w:r>
          </w:p>
        </w:tc>
      </w:tr>
      <w:tr w:rsidR="004653E2" w14:paraId="6AF6B08C" w14:textId="77777777" w:rsidTr="004653E2">
        <w:trPr>
          <w:jc w:val="center"/>
        </w:trPr>
        <w:tc>
          <w:tcPr>
            <w:tcW w:w="2195" w:type="dxa"/>
          </w:tcPr>
          <w:p w14:paraId="385D3FF3" w14:textId="2C7F6EB5" w:rsidR="004653E2" w:rsidRDefault="00913D8F" w:rsidP="004653E2">
            <w:pPr>
              <w:pStyle w:val="a0"/>
              <w:spacing w:line="400" w:lineRule="exact"/>
              <w:ind w:firstLine="0"/>
              <w:jc w:val="center"/>
            </w:pPr>
            <w:r>
              <w:rPr>
                <w:rFonts w:hint="eastAsia"/>
              </w:rPr>
              <w:t>财务</w:t>
            </w:r>
            <w:r w:rsidR="004653E2">
              <w:t>类</w:t>
            </w:r>
            <w:r w:rsidR="004653E2">
              <w:rPr>
                <w:rFonts w:hint="eastAsia"/>
              </w:rPr>
              <w:t>纵向</w:t>
            </w:r>
            <w:r w:rsidR="004653E2">
              <w:t>展开</w:t>
            </w:r>
          </w:p>
        </w:tc>
        <w:tc>
          <w:tcPr>
            <w:tcW w:w="2195" w:type="dxa"/>
          </w:tcPr>
          <w:p w14:paraId="6C6B27B7" w14:textId="77777777" w:rsidR="004653E2" w:rsidRDefault="004653E2" w:rsidP="004653E2">
            <w:pPr>
              <w:pStyle w:val="a0"/>
              <w:spacing w:line="400" w:lineRule="exact"/>
              <w:ind w:firstLine="0"/>
              <w:jc w:val="center"/>
            </w:pPr>
            <w:r>
              <w:rPr>
                <w:rFonts w:hint="eastAsia"/>
              </w:rPr>
              <w:t>100</w:t>
            </w:r>
          </w:p>
        </w:tc>
        <w:tc>
          <w:tcPr>
            <w:tcW w:w="2194" w:type="dxa"/>
          </w:tcPr>
          <w:p w14:paraId="65DF7A89" w14:textId="77777777" w:rsidR="004653E2" w:rsidRDefault="004653E2" w:rsidP="004653E2">
            <w:pPr>
              <w:pStyle w:val="a0"/>
              <w:spacing w:line="400" w:lineRule="exact"/>
              <w:ind w:firstLine="0"/>
              <w:jc w:val="center"/>
            </w:pPr>
            <w:r>
              <w:rPr>
                <w:rFonts w:hint="eastAsia"/>
              </w:rPr>
              <w:t>76</w:t>
            </w:r>
          </w:p>
        </w:tc>
        <w:tc>
          <w:tcPr>
            <w:tcW w:w="2194" w:type="dxa"/>
          </w:tcPr>
          <w:p w14:paraId="496CB8B4" w14:textId="77777777" w:rsidR="004653E2" w:rsidRDefault="004653E2" w:rsidP="004653E2">
            <w:pPr>
              <w:pStyle w:val="a0"/>
              <w:spacing w:line="400" w:lineRule="exact"/>
              <w:ind w:firstLine="0"/>
              <w:jc w:val="center"/>
            </w:pPr>
            <w:r>
              <w:rPr>
                <w:rFonts w:hint="eastAsia"/>
              </w:rPr>
              <w:t>76</w:t>
            </w:r>
            <w:r w:rsidR="00525FB7">
              <w:t>%</w:t>
            </w:r>
          </w:p>
        </w:tc>
      </w:tr>
      <w:tr w:rsidR="004653E2" w14:paraId="7E3AAD42" w14:textId="77777777" w:rsidTr="004653E2">
        <w:trPr>
          <w:jc w:val="center"/>
        </w:trPr>
        <w:tc>
          <w:tcPr>
            <w:tcW w:w="2195" w:type="dxa"/>
          </w:tcPr>
          <w:p w14:paraId="14DFDEED" w14:textId="2FC6D5AB" w:rsidR="004653E2" w:rsidRDefault="00913D8F" w:rsidP="004653E2">
            <w:pPr>
              <w:pStyle w:val="a0"/>
              <w:spacing w:line="400" w:lineRule="exact"/>
              <w:ind w:firstLine="0"/>
              <w:jc w:val="center"/>
            </w:pPr>
            <w:r>
              <w:rPr>
                <w:rFonts w:hint="eastAsia"/>
              </w:rPr>
              <w:t>财务</w:t>
            </w:r>
            <w:r w:rsidR="004653E2">
              <w:t>类</w:t>
            </w:r>
            <w:r w:rsidR="004653E2">
              <w:rPr>
                <w:rFonts w:hint="eastAsia"/>
              </w:rPr>
              <w:t>综合</w:t>
            </w:r>
            <w:r w:rsidR="004653E2">
              <w:t>展开</w:t>
            </w:r>
          </w:p>
        </w:tc>
        <w:tc>
          <w:tcPr>
            <w:tcW w:w="2195" w:type="dxa"/>
          </w:tcPr>
          <w:p w14:paraId="6B77EB82" w14:textId="77777777" w:rsidR="004653E2" w:rsidRDefault="004653E2" w:rsidP="004653E2">
            <w:pPr>
              <w:pStyle w:val="a0"/>
              <w:spacing w:line="400" w:lineRule="exact"/>
              <w:ind w:firstLine="0"/>
              <w:jc w:val="center"/>
            </w:pPr>
            <w:r>
              <w:rPr>
                <w:rFonts w:hint="eastAsia"/>
              </w:rPr>
              <w:t>100</w:t>
            </w:r>
          </w:p>
        </w:tc>
        <w:tc>
          <w:tcPr>
            <w:tcW w:w="2194" w:type="dxa"/>
          </w:tcPr>
          <w:p w14:paraId="7292CA04" w14:textId="77777777" w:rsidR="004653E2" w:rsidRDefault="004653E2" w:rsidP="004653E2">
            <w:pPr>
              <w:pStyle w:val="a0"/>
              <w:spacing w:line="400" w:lineRule="exact"/>
              <w:ind w:firstLine="0"/>
              <w:jc w:val="center"/>
            </w:pPr>
            <w:r>
              <w:rPr>
                <w:rFonts w:hint="eastAsia"/>
              </w:rPr>
              <w:t>60</w:t>
            </w:r>
          </w:p>
        </w:tc>
        <w:tc>
          <w:tcPr>
            <w:tcW w:w="2194" w:type="dxa"/>
          </w:tcPr>
          <w:p w14:paraId="045CFBF6" w14:textId="77777777" w:rsidR="004653E2" w:rsidRDefault="004653E2" w:rsidP="004653E2">
            <w:pPr>
              <w:pStyle w:val="a0"/>
              <w:spacing w:line="400" w:lineRule="exact"/>
              <w:ind w:firstLine="0"/>
              <w:jc w:val="center"/>
            </w:pPr>
            <w:r>
              <w:rPr>
                <w:rFonts w:hint="eastAsia"/>
              </w:rPr>
              <w:t>60</w:t>
            </w:r>
            <w:r w:rsidR="00525FB7">
              <w:t>%</w:t>
            </w:r>
          </w:p>
        </w:tc>
      </w:tr>
      <w:tr w:rsidR="004653E2" w14:paraId="7EF9FF94" w14:textId="77777777" w:rsidTr="004653E2">
        <w:trPr>
          <w:jc w:val="center"/>
        </w:trPr>
        <w:tc>
          <w:tcPr>
            <w:tcW w:w="2195" w:type="dxa"/>
          </w:tcPr>
          <w:p w14:paraId="2C15B337" w14:textId="79FFD8A2" w:rsidR="004653E2" w:rsidRDefault="00913D8F" w:rsidP="004653E2">
            <w:pPr>
              <w:pStyle w:val="a0"/>
              <w:spacing w:line="400" w:lineRule="exact"/>
              <w:ind w:firstLine="0"/>
              <w:jc w:val="center"/>
            </w:pPr>
            <w:r>
              <w:rPr>
                <w:rFonts w:hint="eastAsia"/>
              </w:rPr>
              <w:t>基金</w:t>
            </w:r>
            <w:r w:rsidR="004653E2">
              <w:t>类横向展开</w:t>
            </w:r>
          </w:p>
        </w:tc>
        <w:tc>
          <w:tcPr>
            <w:tcW w:w="2195" w:type="dxa"/>
          </w:tcPr>
          <w:p w14:paraId="578910BB" w14:textId="77777777" w:rsidR="004653E2" w:rsidRDefault="004653E2" w:rsidP="004653E2">
            <w:pPr>
              <w:pStyle w:val="a0"/>
              <w:spacing w:line="400" w:lineRule="exact"/>
              <w:ind w:firstLine="0"/>
              <w:jc w:val="center"/>
            </w:pPr>
            <w:r>
              <w:rPr>
                <w:rFonts w:hint="eastAsia"/>
              </w:rPr>
              <w:t>100</w:t>
            </w:r>
          </w:p>
        </w:tc>
        <w:tc>
          <w:tcPr>
            <w:tcW w:w="2194" w:type="dxa"/>
          </w:tcPr>
          <w:p w14:paraId="4053C846" w14:textId="77777777" w:rsidR="004653E2" w:rsidRDefault="004653E2" w:rsidP="004653E2">
            <w:pPr>
              <w:pStyle w:val="a0"/>
              <w:spacing w:line="400" w:lineRule="exact"/>
              <w:ind w:firstLine="0"/>
              <w:jc w:val="center"/>
            </w:pPr>
            <w:r>
              <w:rPr>
                <w:rFonts w:hint="eastAsia"/>
              </w:rPr>
              <w:t>79</w:t>
            </w:r>
          </w:p>
        </w:tc>
        <w:tc>
          <w:tcPr>
            <w:tcW w:w="2194" w:type="dxa"/>
          </w:tcPr>
          <w:p w14:paraId="6937064F" w14:textId="77777777" w:rsidR="004653E2" w:rsidRDefault="004653E2" w:rsidP="004653E2">
            <w:pPr>
              <w:pStyle w:val="a0"/>
              <w:spacing w:line="400" w:lineRule="exact"/>
              <w:ind w:firstLine="0"/>
              <w:jc w:val="center"/>
            </w:pPr>
            <w:r>
              <w:rPr>
                <w:rFonts w:hint="eastAsia"/>
              </w:rPr>
              <w:t>79</w:t>
            </w:r>
            <w:r w:rsidR="00525FB7">
              <w:t>%</w:t>
            </w:r>
          </w:p>
        </w:tc>
      </w:tr>
      <w:tr w:rsidR="004653E2" w14:paraId="715DE4B4" w14:textId="77777777" w:rsidTr="004653E2">
        <w:trPr>
          <w:jc w:val="center"/>
        </w:trPr>
        <w:tc>
          <w:tcPr>
            <w:tcW w:w="2195" w:type="dxa"/>
          </w:tcPr>
          <w:p w14:paraId="57CECCC5" w14:textId="6726C50C" w:rsidR="004653E2" w:rsidRDefault="00913D8F" w:rsidP="004653E2">
            <w:pPr>
              <w:pStyle w:val="a0"/>
              <w:spacing w:line="400" w:lineRule="exact"/>
              <w:ind w:firstLine="0"/>
              <w:jc w:val="center"/>
            </w:pPr>
            <w:r>
              <w:rPr>
                <w:rFonts w:hint="eastAsia"/>
              </w:rPr>
              <w:t>基金</w:t>
            </w:r>
            <w:r w:rsidR="004653E2">
              <w:rPr>
                <w:rFonts w:hint="eastAsia"/>
              </w:rPr>
              <w:t>类</w:t>
            </w:r>
            <w:r w:rsidR="004653E2">
              <w:t>纵向展开</w:t>
            </w:r>
          </w:p>
        </w:tc>
        <w:tc>
          <w:tcPr>
            <w:tcW w:w="2195" w:type="dxa"/>
          </w:tcPr>
          <w:p w14:paraId="33929315" w14:textId="77777777" w:rsidR="004653E2" w:rsidRDefault="004653E2" w:rsidP="004653E2">
            <w:pPr>
              <w:pStyle w:val="a0"/>
              <w:spacing w:line="400" w:lineRule="exact"/>
              <w:ind w:firstLine="0"/>
              <w:jc w:val="center"/>
            </w:pPr>
            <w:r>
              <w:rPr>
                <w:rFonts w:hint="eastAsia"/>
              </w:rPr>
              <w:t>100</w:t>
            </w:r>
          </w:p>
        </w:tc>
        <w:tc>
          <w:tcPr>
            <w:tcW w:w="2194" w:type="dxa"/>
          </w:tcPr>
          <w:p w14:paraId="19216D97" w14:textId="77777777" w:rsidR="004653E2" w:rsidRDefault="004653E2" w:rsidP="004653E2">
            <w:pPr>
              <w:pStyle w:val="a0"/>
              <w:spacing w:line="400" w:lineRule="exact"/>
              <w:ind w:firstLine="0"/>
              <w:jc w:val="center"/>
            </w:pPr>
            <w:r>
              <w:rPr>
                <w:rFonts w:hint="eastAsia"/>
              </w:rPr>
              <w:t>55</w:t>
            </w:r>
          </w:p>
        </w:tc>
        <w:tc>
          <w:tcPr>
            <w:tcW w:w="2194" w:type="dxa"/>
          </w:tcPr>
          <w:p w14:paraId="3275EEFB" w14:textId="77777777" w:rsidR="004653E2" w:rsidRDefault="004653E2" w:rsidP="004653E2">
            <w:pPr>
              <w:pStyle w:val="a0"/>
              <w:spacing w:line="400" w:lineRule="exact"/>
              <w:ind w:firstLine="0"/>
              <w:jc w:val="center"/>
            </w:pPr>
            <w:r>
              <w:rPr>
                <w:rFonts w:hint="eastAsia"/>
              </w:rPr>
              <w:t>55</w:t>
            </w:r>
            <w:r w:rsidR="00525FB7">
              <w:t>%</w:t>
            </w:r>
          </w:p>
        </w:tc>
      </w:tr>
      <w:tr w:rsidR="004653E2" w14:paraId="0A6A1927" w14:textId="77777777" w:rsidTr="004653E2">
        <w:trPr>
          <w:jc w:val="center"/>
        </w:trPr>
        <w:tc>
          <w:tcPr>
            <w:tcW w:w="2195" w:type="dxa"/>
          </w:tcPr>
          <w:p w14:paraId="3A1BBF35" w14:textId="5562437C" w:rsidR="004653E2" w:rsidRDefault="00913D8F" w:rsidP="004653E2">
            <w:pPr>
              <w:pStyle w:val="a0"/>
              <w:spacing w:line="400" w:lineRule="exact"/>
              <w:ind w:firstLine="0"/>
              <w:jc w:val="center"/>
            </w:pPr>
            <w:r>
              <w:rPr>
                <w:rFonts w:hint="eastAsia"/>
              </w:rPr>
              <w:t>基金</w:t>
            </w:r>
            <w:r w:rsidR="004653E2">
              <w:rPr>
                <w:rFonts w:hint="eastAsia"/>
              </w:rPr>
              <w:t>类综合</w:t>
            </w:r>
            <w:r w:rsidR="004653E2">
              <w:t>展开</w:t>
            </w:r>
          </w:p>
        </w:tc>
        <w:tc>
          <w:tcPr>
            <w:tcW w:w="2195" w:type="dxa"/>
          </w:tcPr>
          <w:p w14:paraId="55832ACC" w14:textId="77777777" w:rsidR="004653E2" w:rsidRDefault="004653E2" w:rsidP="004653E2">
            <w:pPr>
              <w:pStyle w:val="a0"/>
              <w:spacing w:line="400" w:lineRule="exact"/>
              <w:ind w:firstLine="0"/>
              <w:jc w:val="center"/>
            </w:pPr>
            <w:r>
              <w:rPr>
                <w:rFonts w:hint="eastAsia"/>
              </w:rPr>
              <w:t>100</w:t>
            </w:r>
          </w:p>
        </w:tc>
        <w:tc>
          <w:tcPr>
            <w:tcW w:w="2194" w:type="dxa"/>
          </w:tcPr>
          <w:p w14:paraId="240DA615" w14:textId="77777777" w:rsidR="004653E2" w:rsidRDefault="004653E2" w:rsidP="004653E2">
            <w:pPr>
              <w:pStyle w:val="a0"/>
              <w:spacing w:line="400" w:lineRule="exact"/>
              <w:ind w:firstLine="0"/>
              <w:jc w:val="center"/>
            </w:pPr>
            <w:r>
              <w:rPr>
                <w:rFonts w:hint="eastAsia"/>
              </w:rPr>
              <w:t>65</w:t>
            </w:r>
          </w:p>
        </w:tc>
        <w:tc>
          <w:tcPr>
            <w:tcW w:w="2194" w:type="dxa"/>
          </w:tcPr>
          <w:p w14:paraId="3AA94287" w14:textId="77777777" w:rsidR="004653E2" w:rsidRDefault="004653E2" w:rsidP="004653E2">
            <w:pPr>
              <w:pStyle w:val="a0"/>
              <w:spacing w:line="400" w:lineRule="exact"/>
              <w:ind w:firstLine="0"/>
              <w:jc w:val="center"/>
            </w:pPr>
            <w:r>
              <w:rPr>
                <w:rFonts w:hint="eastAsia"/>
              </w:rPr>
              <w:t>65</w:t>
            </w:r>
            <w:r w:rsidR="00525FB7">
              <w:t>%</w:t>
            </w:r>
          </w:p>
        </w:tc>
      </w:tr>
      <w:tr w:rsidR="004653E2" w14:paraId="22CF826A" w14:textId="77777777" w:rsidTr="004653E2">
        <w:trPr>
          <w:jc w:val="center"/>
        </w:trPr>
        <w:tc>
          <w:tcPr>
            <w:tcW w:w="2195" w:type="dxa"/>
          </w:tcPr>
          <w:p w14:paraId="2353940F" w14:textId="77777777" w:rsidR="004653E2" w:rsidRDefault="004653E2" w:rsidP="004653E2">
            <w:pPr>
              <w:pStyle w:val="a0"/>
              <w:spacing w:line="400" w:lineRule="exact"/>
              <w:ind w:firstLine="0"/>
              <w:jc w:val="center"/>
            </w:pPr>
            <w:r>
              <w:rPr>
                <w:rFonts w:hint="eastAsia"/>
              </w:rPr>
              <w:t>普通</w:t>
            </w:r>
            <w:r>
              <w:t>横向展开</w:t>
            </w:r>
          </w:p>
        </w:tc>
        <w:tc>
          <w:tcPr>
            <w:tcW w:w="2195" w:type="dxa"/>
          </w:tcPr>
          <w:p w14:paraId="5863C157" w14:textId="77777777" w:rsidR="004653E2" w:rsidRDefault="004653E2" w:rsidP="004653E2">
            <w:pPr>
              <w:pStyle w:val="a0"/>
              <w:spacing w:line="400" w:lineRule="exact"/>
              <w:ind w:firstLine="0"/>
              <w:jc w:val="center"/>
            </w:pPr>
            <w:r>
              <w:rPr>
                <w:rFonts w:hint="eastAsia"/>
              </w:rPr>
              <w:t>100</w:t>
            </w:r>
          </w:p>
        </w:tc>
        <w:tc>
          <w:tcPr>
            <w:tcW w:w="2194" w:type="dxa"/>
          </w:tcPr>
          <w:p w14:paraId="05FD01CC" w14:textId="77777777" w:rsidR="004653E2" w:rsidRDefault="004653E2" w:rsidP="004653E2">
            <w:pPr>
              <w:pStyle w:val="a0"/>
              <w:spacing w:line="400" w:lineRule="exact"/>
              <w:ind w:firstLine="0"/>
              <w:jc w:val="center"/>
            </w:pPr>
            <w:r>
              <w:rPr>
                <w:rFonts w:hint="eastAsia"/>
              </w:rPr>
              <w:t>66</w:t>
            </w:r>
          </w:p>
        </w:tc>
        <w:tc>
          <w:tcPr>
            <w:tcW w:w="2194" w:type="dxa"/>
          </w:tcPr>
          <w:p w14:paraId="563AA4C2" w14:textId="77777777" w:rsidR="004653E2" w:rsidRDefault="004653E2" w:rsidP="004653E2">
            <w:pPr>
              <w:pStyle w:val="a0"/>
              <w:spacing w:line="400" w:lineRule="exact"/>
              <w:ind w:firstLine="0"/>
              <w:jc w:val="center"/>
            </w:pPr>
            <w:r>
              <w:rPr>
                <w:rFonts w:hint="eastAsia"/>
              </w:rPr>
              <w:t>66</w:t>
            </w:r>
            <w:r w:rsidR="00525FB7">
              <w:t>%</w:t>
            </w:r>
          </w:p>
        </w:tc>
      </w:tr>
      <w:tr w:rsidR="004653E2" w14:paraId="2CEE8D60" w14:textId="77777777" w:rsidTr="004653E2">
        <w:trPr>
          <w:jc w:val="center"/>
        </w:trPr>
        <w:tc>
          <w:tcPr>
            <w:tcW w:w="2195" w:type="dxa"/>
          </w:tcPr>
          <w:p w14:paraId="0DCAF17B" w14:textId="77777777" w:rsidR="004653E2" w:rsidRDefault="004653E2" w:rsidP="004653E2">
            <w:pPr>
              <w:pStyle w:val="a0"/>
              <w:spacing w:line="400" w:lineRule="exact"/>
              <w:ind w:firstLine="0"/>
              <w:jc w:val="center"/>
            </w:pPr>
            <w:r>
              <w:rPr>
                <w:rFonts w:hint="eastAsia"/>
              </w:rPr>
              <w:t>普通</w:t>
            </w:r>
            <w:r>
              <w:t>纵向展开</w:t>
            </w:r>
          </w:p>
        </w:tc>
        <w:tc>
          <w:tcPr>
            <w:tcW w:w="2195" w:type="dxa"/>
          </w:tcPr>
          <w:p w14:paraId="3D9EAE69" w14:textId="77777777" w:rsidR="004653E2" w:rsidRDefault="004653E2" w:rsidP="004653E2">
            <w:pPr>
              <w:pStyle w:val="a0"/>
              <w:spacing w:line="400" w:lineRule="exact"/>
              <w:ind w:firstLine="0"/>
              <w:jc w:val="center"/>
            </w:pPr>
            <w:r>
              <w:rPr>
                <w:rFonts w:hint="eastAsia"/>
              </w:rPr>
              <w:t>100</w:t>
            </w:r>
          </w:p>
        </w:tc>
        <w:tc>
          <w:tcPr>
            <w:tcW w:w="2194" w:type="dxa"/>
          </w:tcPr>
          <w:p w14:paraId="0B95CADD" w14:textId="77777777" w:rsidR="004653E2" w:rsidRDefault="004653E2" w:rsidP="004653E2">
            <w:pPr>
              <w:pStyle w:val="a0"/>
              <w:spacing w:line="400" w:lineRule="exact"/>
              <w:ind w:firstLine="0"/>
              <w:jc w:val="center"/>
            </w:pPr>
            <w:r>
              <w:rPr>
                <w:rFonts w:hint="eastAsia"/>
              </w:rPr>
              <w:t>72</w:t>
            </w:r>
          </w:p>
        </w:tc>
        <w:tc>
          <w:tcPr>
            <w:tcW w:w="2194" w:type="dxa"/>
          </w:tcPr>
          <w:p w14:paraId="0C943629" w14:textId="77777777" w:rsidR="004653E2" w:rsidRDefault="004653E2" w:rsidP="004653E2">
            <w:pPr>
              <w:pStyle w:val="a0"/>
              <w:spacing w:line="400" w:lineRule="exact"/>
              <w:ind w:firstLine="0"/>
              <w:jc w:val="center"/>
            </w:pPr>
            <w:r>
              <w:rPr>
                <w:rFonts w:hint="eastAsia"/>
              </w:rPr>
              <w:t>72</w:t>
            </w:r>
            <w:r w:rsidR="00525FB7">
              <w:t>%</w:t>
            </w:r>
          </w:p>
        </w:tc>
      </w:tr>
      <w:tr w:rsidR="004653E2" w14:paraId="7B418B61" w14:textId="77777777" w:rsidTr="004653E2">
        <w:trPr>
          <w:jc w:val="center"/>
        </w:trPr>
        <w:tc>
          <w:tcPr>
            <w:tcW w:w="2195" w:type="dxa"/>
          </w:tcPr>
          <w:p w14:paraId="56B2647B" w14:textId="77777777" w:rsidR="004653E2" w:rsidRDefault="004653E2" w:rsidP="004653E2">
            <w:pPr>
              <w:pStyle w:val="a0"/>
              <w:spacing w:line="400" w:lineRule="exact"/>
              <w:ind w:firstLine="0"/>
              <w:jc w:val="center"/>
            </w:pPr>
            <w:r>
              <w:rPr>
                <w:rFonts w:hint="eastAsia"/>
              </w:rPr>
              <w:t>普通</w:t>
            </w:r>
            <w:r>
              <w:t>综合展开</w:t>
            </w:r>
          </w:p>
        </w:tc>
        <w:tc>
          <w:tcPr>
            <w:tcW w:w="2195" w:type="dxa"/>
          </w:tcPr>
          <w:p w14:paraId="14C59CE6" w14:textId="77777777" w:rsidR="004653E2" w:rsidRDefault="004653E2" w:rsidP="004653E2">
            <w:pPr>
              <w:pStyle w:val="a0"/>
              <w:spacing w:line="400" w:lineRule="exact"/>
              <w:ind w:firstLine="0"/>
              <w:jc w:val="center"/>
            </w:pPr>
            <w:r>
              <w:rPr>
                <w:rFonts w:hint="eastAsia"/>
              </w:rPr>
              <w:t>100</w:t>
            </w:r>
          </w:p>
        </w:tc>
        <w:tc>
          <w:tcPr>
            <w:tcW w:w="2194" w:type="dxa"/>
          </w:tcPr>
          <w:p w14:paraId="7C20F1B4" w14:textId="77777777" w:rsidR="004653E2" w:rsidRDefault="004653E2" w:rsidP="004653E2">
            <w:pPr>
              <w:pStyle w:val="a0"/>
              <w:spacing w:line="400" w:lineRule="exact"/>
              <w:ind w:firstLine="0"/>
              <w:jc w:val="center"/>
            </w:pPr>
            <w:r>
              <w:rPr>
                <w:rFonts w:hint="eastAsia"/>
              </w:rPr>
              <w:t>60</w:t>
            </w:r>
          </w:p>
        </w:tc>
        <w:tc>
          <w:tcPr>
            <w:tcW w:w="2194" w:type="dxa"/>
          </w:tcPr>
          <w:p w14:paraId="16E5718A" w14:textId="77777777" w:rsidR="004653E2" w:rsidRDefault="004653E2" w:rsidP="004653E2">
            <w:pPr>
              <w:pStyle w:val="a0"/>
              <w:spacing w:line="400" w:lineRule="exact"/>
              <w:ind w:firstLine="0"/>
              <w:jc w:val="center"/>
            </w:pPr>
            <w:r>
              <w:rPr>
                <w:rFonts w:hint="eastAsia"/>
              </w:rPr>
              <w:t>60</w:t>
            </w:r>
            <w:r w:rsidR="00525FB7">
              <w:t>%</w:t>
            </w:r>
          </w:p>
        </w:tc>
      </w:tr>
    </w:tbl>
    <w:p w14:paraId="1C8CF6AF" w14:textId="77777777" w:rsidR="00BC52CA" w:rsidRDefault="00BC52CA" w:rsidP="00BC52CA">
      <w:pPr>
        <w:pStyle w:val="07415"/>
        <w:spacing w:line="360" w:lineRule="auto"/>
        <w:ind w:firstLine="0"/>
        <w:jc w:val="center"/>
        <w:rPr>
          <w:rFonts w:ascii="楷体_GB2312" w:eastAsia="楷体_GB2312" w:hAnsi="Calibri" w:cs="Times New Roman"/>
          <w:kern w:val="2"/>
          <w:sz w:val="21"/>
          <w:szCs w:val="21"/>
        </w:rPr>
      </w:pPr>
      <w:r>
        <w:rPr>
          <w:rFonts w:ascii="楷体_GB2312" w:eastAsia="楷体_GB2312" w:hAnsi="Calibri" w:cs="Times New Roman" w:hint="eastAsia"/>
          <w:kern w:val="2"/>
          <w:sz w:val="21"/>
          <w:szCs w:val="21"/>
        </w:rPr>
        <w:t>表5</w:t>
      </w:r>
      <w:r>
        <w:rPr>
          <w:rFonts w:ascii="楷体_GB2312" w:eastAsia="楷体_GB2312" w:hAnsi="Calibri" w:cs="Times New Roman"/>
          <w:kern w:val="2"/>
          <w:sz w:val="21"/>
          <w:szCs w:val="21"/>
        </w:rPr>
        <w:t xml:space="preserve">-5 </w:t>
      </w:r>
      <w:r w:rsidRPr="00BC52CA">
        <w:rPr>
          <w:rFonts w:ascii="楷体_GB2312" w:eastAsia="楷体_GB2312" w:hAnsi="Calibri" w:cs="Times New Roman" w:hint="eastAsia"/>
          <w:kern w:val="2"/>
          <w:sz w:val="21"/>
          <w:szCs w:val="21"/>
        </w:rPr>
        <w:t>单独</w:t>
      </w:r>
      <w:r w:rsidRPr="00BC52CA">
        <w:rPr>
          <w:rFonts w:ascii="楷体_GB2312" w:eastAsia="楷体_GB2312" w:hAnsi="Calibri" w:cs="Times New Roman"/>
          <w:kern w:val="2"/>
          <w:sz w:val="21"/>
          <w:szCs w:val="21"/>
        </w:rPr>
        <w:t>基于行列相似度的识别结果</w:t>
      </w:r>
    </w:p>
    <w:tbl>
      <w:tblPr>
        <w:tblStyle w:val="afb"/>
        <w:tblW w:w="0" w:type="auto"/>
        <w:jc w:val="center"/>
        <w:tblLook w:val="04A0" w:firstRow="1" w:lastRow="0" w:firstColumn="1" w:lastColumn="0" w:noHBand="0" w:noVBand="1"/>
      </w:tblPr>
      <w:tblGrid>
        <w:gridCol w:w="1696"/>
        <w:gridCol w:w="1290"/>
        <w:gridCol w:w="1370"/>
        <w:gridCol w:w="1735"/>
        <w:gridCol w:w="1174"/>
        <w:gridCol w:w="1513"/>
      </w:tblGrid>
      <w:tr w:rsidR="00B21AB3" w14:paraId="768A7124" w14:textId="77777777" w:rsidTr="00DD20D8">
        <w:trPr>
          <w:jc w:val="center"/>
        </w:trPr>
        <w:tc>
          <w:tcPr>
            <w:tcW w:w="1696" w:type="dxa"/>
          </w:tcPr>
          <w:p w14:paraId="66E06785" w14:textId="77777777" w:rsidR="00B21AB3" w:rsidRDefault="00B21AB3" w:rsidP="00180EE5">
            <w:pPr>
              <w:pStyle w:val="a0"/>
              <w:spacing w:line="400" w:lineRule="exact"/>
              <w:ind w:firstLine="0"/>
              <w:jc w:val="center"/>
            </w:pPr>
            <w:r>
              <w:rPr>
                <w:rFonts w:hint="eastAsia"/>
              </w:rPr>
              <w:t>表格</w:t>
            </w:r>
            <w:r>
              <w:t>展开类型</w:t>
            </w:r>
          </w:p>
        </w:tc>
        <w:tc>
          <w:tcPr>
            <w:tcW w:w="1290" w:type="dxa"/>
          </w:tcPr>
          <w:p w14:paraId="49F05240" w14:textId="77777777" w:rsidR="00B21AB3" w:rsidRDefault="00B21AB3" w:rsidP="00180EE5">
            <w:pPr>
              <w:pStyle w:val="a0"/>
              <w:spacing w:line="400" w:lineRule="exact"/>
              <w:ind w:firstLine="0"/>
              <w:jc w:val="center"/>
            </w:pPr>
            <w:r>
              <w:rPr>
                <w:rFonts w:hint="eastAsia"/>
              </w:rPr>
              <w:t>表格总</w:t>
            </w:r>
            <w:r>
              <w:t>数量</w:t>
            </w:r>
          </w:p>
        </w:tc>
        <w:tc>
          <w:tcPr>
            <w:tcW w:w="1370" w:type="dxa"/>
          </w:tcPr>
          <w:p w14:paraId="23904189" w14:textId="77777777" w:rsidR="00B21AB3" w:rsidRDefault="00B21AB3" w:rsidP="00180EE5">
            <w:pPr>
              <w:pStyle w:val="a0"/>
              <w:spacing w:line="400" w:lineRule="exact"/>
              <w:ind w:firstLine="0"/>
              <w:jc w:val="center"/>
            </w:pPr>
            <w:r>
              <w:rPr>
                <w:rFonts w:hint="eastAsia"/>
              </w:rPr>
              <w:t>混合</w:t>
            </w:r>
            <w:r>
              <w:t>比例</w:t>
            </w:r>
          </w:p>
          <w:p w14:paraId="702EE7E7" w14:textId="77777777" w:rsidR="00B21AB3" w:rsidRDefault="00B21AB3" w:rsidP="00180EE5">
            <w:pPr>
              <w:pStyle w:val="a0"/>
              <w:spacing w:line="400" w:lineRule="exact"/>
              <w:ind w:firstLine="0"/>
              <w:jc w:val="center"/>
            </w:pPr>
            <w:r>
              <w:rPr>
                <w:rFonts w:hint="eastAsia"/>
              </w:rPr>
              <w:t>（金融</w:t>
            </w:r>
            <w:r>
              <w:rPr>
                <w:rFonts w:hint="eastAsia"/>
              </w:rPr>
              <w:t>/</w:t>
            </w:r>
            <w:r>
              <w:rPr>
                <w:rFonts w:hint="eastAsia"/>
              </w:rPr>
              <w:t>普通</w:t>
            </w:r>
            <w:r>
              <w:t>）</w:t>
            </w:r>
          </w:p>
        </w:tc>
        <w:tc>
          <w:tcPr>
            <w:tcW w:w="1735" w:type="dxa"/>
          </w:tcPr>
          <w:p w14:paraId="52837F87" w14:textId="77777777" w:rsidR="00B21AB3" w:rsidRDefault="00B21AB3" w:rsidP="00180EE5">
            <w:pPr>
              <w:pStyle w:val="a0"/>
              <w:spacing w:line="400" w:lineRule="exact"/>
              <w:ind w:firstLine="0"/>
              <w:jc w:val="center"/>
            </w:pPr>
            <w:r>
              <w:t>比例</w:t>
            </w:r>
            <w:r>
              <w:rPr>
                <w:rFonts w:hint="eastAsia"/>
              </w:rPr>
              <w:t>(</w:t>
            </w:r>
            <w:r>
              <w:rPr>
                <w:rFonts w:hint="eastAsia"/>
              </w:rPr>
              <w:t>内容</w:t>
            </w:r>
            <w:r w:rsidR="00DD20D8">
              <w:t>/</w:t>
            </w:r>
            <w:r>
              <w:rPr>
                <w:rFonts w:hint="eastAsia"/>
              </w:rPr>
              <w:t>行列</w:t>
            </w:r>
            <w:r>
              <w:t>相似度</w:t>
            </w:r>
            <w:r>
              <w:rPr>
                <w:rFonts w:hint="eastAsia"/>
              </w:rPr>
              <w:t>)</w:t>
            </w:r>
          </w:p>
        </w:tc>
        <w:tc>
          <w:tcPr>
            <w:tcW w:w="1174" w:type="dxa"/>
          </w:tcPr>
          <w:p w14:paraId="19C04C91" w14:textId="77777777" w:rsidR="00B21AB3" w:rsidRDefault="00B21AB3" w:rsidP="00180EE5">
            <w:pPr>
              <w:pStyle w:val="a0"/>
              <w:spacing w:line="400" w:lineRule="exact"/>
              <w:ind w:firstLine="0"/>
              <w:jc w:val="center"/>
            </w:pPr>
            <w:r>
              <w:rPr>
                <w:rFonts w:hint="eastAsia"/>
              </w:rPr>
              <w:t>正确</w:t>
            </w:r>
            <w:r>
              <w:t>数量</w:t>
            </w:r>
          </w:p>
        </w:tc>
        <w:tc>
          <w:tcPr>
            <w:tcW w:w="1513" w:type="dxa"/>
          </w:tcPr>
          <w:p w14:paraId="01460715" w14:textId="77777777" w:rsidR="00B21AB3" w:rsidRDefault="00B21AB3" w:rsidP="00180EE5">
            <w:pPr>
              <w:pStyle w:val="a0"/>
              <w:spacing w:line="400" w:lineRule="exact"/>
              <w:ind w:firstLine="0"/>
              <w:jc w:val="center"/>
            </w:pPr>
            <w:r>
              <w:rPr>
                <w:rFonts w:hint="eastAsia"/>
              </w:rPr>
              <w:t>正确率</w:t>
            </w:r>
          </w:p>
        </w:tc>
      </w:tr>
      <w:tr w:rsidR="00DD20D8" w14:paraId="3ADA80D5" w14:textId="77777777" w:rsidTr="00DD20D8">
        <w:trPr>
          <w:jc w:val="center"/>
        </w:trPr>
        <w:tc>
          <w:tcPr>
            <w:tcW w:w="1696" w:type="dxa"/>
          </w:tcPr>
          <w:p w14:paraId="38235AFB" w14:textId="77777777" w:rsidR="00DD20D8" w:rsidRDefault="00DD20D8" w:rsidP="00DD20D8">
            <w:pPr>
              <w:pStyle w:val="a0"/>
              <w:spacing w:line="400" w:lineRule="exact"/>
              <w:ind w:firstLine="0"/>
              <w:jc w:val="center"/>
            </w:pPr>
            <w:r>
              <w:rPr>
                <w:rFonts w:hint="eastAsia"/>
              </w:rPr>
              <w:t>混合横向</w:t>
            </w:r>
            <w:r>
              <w:t>展开</w:t>
            </w:r>
          </w:p>
        </w:tc>
        <w:tc>
          <w:tcPr>
            <w:tcW w:w="1290" w:type="dxa"/>
          </w:tcPr>
          <w:p w14:paraId="3F661996" w14:textId="77777777" w:rsidR="00DD20D8" w:rsidRDefault="00DD20D8" w:rsidP="00DD20D8">
            <w:pPr>
              <w:pStyle w:val="a0"/>
              <w:spacing w:line="400" w:lineRule="exact"/>
              <w:ind w:firstLine="0"/>
              <w:jc w:val="center"/>
            </w:pPr>
            <w:r>
              <w:t>1</w:t>
            </w:r>
            <w:r>
              <w:rPr>
                <w:rFonts w:hint="eastAsia"/>
              </w:rPr>
              <w:t>00</w:t>
            </w:r>
          </w:p>
        </w:tc>
        <w:tc>
          <w:tcPr>
            <w:tcW w:w="1370" w:type="dxa"/>
          </w:tcPr>
          <w:p w14:paraId="4AF0777E" w14:textId="77777777" w:rsidR="00DD20D8" w:rsidRDefault="00DD20D8" w:rsidP="00DD20D8">
            <w:pPr>
              <w:pStyle w:val="a0"/>
              <w:spacing w:line="400" w:lineRule="exact"/>
              <w:ind w:firstLine="0"/>
              <w:jc w:val="center"/>
            </w:pPr>
            <w:r>
              <w:rPr>
                <w:rFonts w:hint="eastAsia"/>
              </w:rPr>
              <w:t>1:1</w:t>
            </w:r>
          </w:p>
        </w:tc>
        <w:tc>
          <w:tcPr>
            <w:tcW w:w="1735" w:type="dxa"/>
          </w:tcPr>
          <w:p w14:paraId="0624FB1D" w14:textId="77777777" w:rsidR="00DD20D8" w:rsidRDefault="00DD20D8" w:rsidP="00DD20D8">
            <w:pPr>
              <w:pStyle w:val="a0"/>
              <w:spacing w:line="400" w:lineRule="exact"/>
              <w:ind w:firstLine="0"/>
              <w:jc w:val="center"/>
            </w:pPr>
            <w:r>
              <w:rPr>
                <w:rFonts w:hint="eastAsia"/>
              </w:rPr>
              <w:t>1:1</w:t>
            </w:r>
          </w:p>
        </w:tc>
        <w:tc>
          <w:tcPr>
            <w:tcW w:w="1174" w:type="dxa"/>
          </w:tcPr>
          <w:p w14:paraId="53C22EF2" w14:textId="77777777" w:rsidR="00DD20D8" w:rsidRDefault="00DD20D8" w:rsidP="00DD20D8">
            <w:pPr>
              <w:pStyle w:val="a0"/>
              <w:spacing w:line="400" w:lineRule="exact"/>
              <w:ind w:firstLine="0"/>
              <w:jc w:val="center"/>
            </w:pPr>
            <w:r>
              <w:t>43</w:t>
            </w:r>
          </w:p>
        </w:tc>
        <w:tc>
          <w:tcPr>
            <w:tcW w:w="1513" w:type="dxa"/>
          </w:tcPr>
          <w:p w14:paraId="5B8FE895" w14:textId="77777777" w:rsidR="00DD20D8" w:rsidRDefault="00DD20D8" w:rsidP="00DD20D8">
            <w:pPr>
              <w:pStyle w:val="a0"/>
              <w:spacing w:line="400" w:lineRule="exact"/>
              <w:ind w:firstLine="0"/>
              <w:jc w:val="center"/>
            </w:pPr>
            <w:r>
              <w:t>43%</w:t>
            </w:r>
          </w:p>
        </w:tc>
      </w:tr>
      <w:tr w:rsidR="00DD20D8" w14:paraId="5D660356" w14:textId="77777777" w:rsidTr="00DD20D8">
        <w:trPr>
          <w:jc w:val="center"/>
        </w:trPr>
        <w:tc>
          <w:tcPr>
            <w:tcW w:w="1696" w:type="dxa"/>
          </w:tcPr>
          <w:p w14:paraId="6B8D4A03" w14:textId="77777777" w:rsidR="00DD20D8" w:rsidRDefault="00DD20D8" w:rsidP="00DD20D8">
            <w:pPr>
              <w:pStyle w:val="a0"/>
              <w:spacing w:line="400" w:lineRule="exact"/>
              <w:ind w:firstLine="0"/>
              <w:jc w:val="center"/>
            </w:pPr>
            <w:r>
              <w:rPr>
                <w:rFonts w:hint="eastAsia"/>
              </w:rPr>
              <w:t>混合纵向</w:t>
            </w:r>
            <w:r>
              <w:t>展开</w:t>
            </w:r>
          </w:p>
        </w:tc>
        <w:tc>
          <w:tcPr>
            <w:tcW w:w="1290" w:type="dxa"/>
          </w:tcPr>
          <w:p w14:paraId="265D3EBE" w14:textId="77777777" w:rsidR="00DD20D8" w:rsidRDefault="00DD20D8" w:rsidP="00DD20D8">
            <w:pPr>
              <w:pStyle w:val="a0"/>
              <w:spacing w:line="400" w:lineRule="exact"/>
              <w:ind w:firstLine="0"/>
              <w:jc w:val="center"/>
            </w:pPr>
            <w:r>
              <w:t>1</w:t>
            </w:r>
            <w:r>
              <w:rPr>
                <w:rFonts w:hint="eastAsia"/>
              </w:rPr>
              <w:t>00</w:t>
            </w:r>
          </w:p>
        </w:tc>
        <w:tc>
          <w:tcPr>
            <w:tcW w:w="1370" w:type="dxa"/>
          </w:tcPr>
          <w:p w14:paraId="623CB6FE" w14:textId="77777777" w:rsidR="00DD20D8" w:rsidRDefault="00DD20D8" w:rsidP="00DD20D8">
            <w:pPr>
              <w:pStyle w:val="a0"/>
              <w:spacing w:line="400" w:lineRule="exact"/>
              <w:ind w:firstLine="0"/>
              <w:jc w:val="center"/>
            </w:pPr>
            <w:r>
              <w:rPr>
                <w:rFonts w:hint="eastAsia"/>
              </w:rPr>
              <w:t>1:1</w:t>
            </w:r>
          </w:p>
        </w:tc>
        <w:tc>
          <w:tcPr>
            <w:tcW w:w="1735" w:type="dxa"/>
          </w:tcPr>
          <w:p w14:paraId="4E452269" w14:textId="77777777" w:rsidR="00DD20D8" w:rsidRDefault="00DD20D8" w:rsidP="00DD20D8">
            <w:pPr>
              <w:pStyle w:val="a0"/>
              <w:spacing w:line="400" w:lineRule="exact"/>
              <w:ind w:firstLine="0"/>
              <w:jc w:val="center"/>
            </w:pPr>
            <w:r>
              <w:rPr>
                <w:rFonts w:hint="eastAsia"/>
              </w:rPr>
              <w:t>1:1</w:t>
            </w:r>
          </w:p>
        </w:tc>
        <w:tc>
          <w:tcPr>
            <w:tcW w:w="1174" w:type="dxa"/>
          </w:tcPr>
          <w:p w14:paraId="4D4604D0" w14:textId="77777777" w:rsidR="00DD20D8" w:rsidRDefault="00DD20D8" w:rsidP="00DD20D8">
            <w:pPr>
              <w:pStyle w:val="a0"/>
              <w:spacing w:line="400" w:lineRule="exact"/>
              <w:ind w:firstLine="0"/>
              <w:jc w:val="center"/>
            </w:pPr>
            <w:r>
              <w:t>54</w:t>
            </w:r>
          </w:p>
        </w:tc>
        <w:tc>
          <w:tcPr>
            <w:tcW w:w="1513" w:type="dxa"/>
          </w:tcPr>
          <w:p w14:paraId="12338445" w14:textId="77777777" w:rsidR="00DD20D8" w:rsidRDefault="00DD20D8" w:rsidP="00DD20D8">
            <w:pPr>
              <w:pStyle w:val="a0"/>
              <w:spacing w:line="400" w:lineRule="exact"/>
              <w:ind w:firstLine="0"/>
              <w:jc w:val="center"/>
            </w:pPr>
            <w:r>
              <w:t>54%</w:t>
            </w:r>
          </w:p>
        </w:tc>
      </w:tr>
      <w:tr w:rsidR="00DD20D8" w14:paraId="378C98C7" w14:textId="77777777" w:rsidTr="00DD20D8">
        <w:trPr>
          <w:jc w:val="center"/>
        </w:trPr>
        <w:tc>
          <w:tcPr>
            <w:tcW w:w="1696" w:type="dxa"/>
          </w:tcPr>
          <w:p w14:paraId="2D9AE3E4" w14:textId="77777777" w:rsidR="00DD20D8" w:rsidRDefault="00DD20D8" w:rsidP="00DD20D8">
            <w:pPr>
              <w:pStyle w:val="a0"/>
              <w:spacing w:line="400" w:lineRule="exact"/>
              <w:ind w:firstLine="0"/>
              <w:jc w:val="center"/>
            </w:pPr>
            <w:r>
              <w:rPr>
                <w:rFonts w:hint="eastAsia"/>
              </w:rPr>
              <w:lastRenderedPageBreak/>
              <w:t>混合综合</w:t>
            </w:r>
            <w:r>
              <w:t>展开</w:t>
            </w:r>
          </w:p>
        </w:tc>
        <w:tc>
          <w:tcPr>
            <w:tcW w:w="1290" w:type="dxa"/>
          </w:tcPr>
          <w:p w14:paraId="2A258004" w14:textId="77777777" w:rsidR="00DD20D8" w:rsidRDefault="00DD20D8" w:rsidP="00DD20D8">
            <w:pPr>
              <w:pStyle w:val="a0"/>
              <w:spacing w:line="400" w:lineRule="exact"/>
              <w:ind w:firstLine="0"/>
              <w:jc w:val="center"/>
            </w:pPr>
            <w:r>
              <w:t>1</w:t>
            </w:r>
            <w:r>
              <w:rPr>
                <w:rFonts w:hint="eastAsia"/>
              </w:rPr>
              <w:t>00</w:t>
            </w:r>
          </w:p>
        </w:tc>
        <w:tc>
          <w:tcPr>
            <w:tcW w:w="1370" w:type="dxa"/>
          </w:tcPr>
          <w:p w14:paraId="7BACD94A" w14:textId="77777777" w:rsidR="00DD20D8" w:rsidRDefault="00DD20D8" w:rsidP="00DD20D8">
            <w:pPr>
              <w:pStyle w:val="a0"/>
              <w:spacing w:line="400" w:lineRule="exact"/>
              <w:ind w:firstLine="0"/>
              <w:jc w:val="center"/>
            </w:pPr>
            <w:r>
              <w:rPr>
                <w:rFonts w:hint="eastAsia"/>
              </w:rPr>
              <w:t>1:1</w:t>
            </w:r>
          </w:p>
        </w:tc>
        <w:tc>
          <w:tcPr>
            <w:tcW w:w="1735" w:type="dxa"/>
          </w:tcPr>
          <w:p w14:paraId="3118E2CC" w14:textId="77777777" w:rsidR="00DD20D8" w:rsidRDefault="00DD20D8" w:rsidP="00DD20D8">
            <w:pPr>
              <w:pStyle w:val="a0"/>
              <w:spacing w:line="400" w:lineRule="exact"/>
              <w:ind w:firstLine="0"/>
              <w:jc w:val="center"/>
            </w:pPr>
            <w:r>
              <w:rPr>
                <w:rFonts w:hint="eastAsia"/>
              </w:rPr>
              <w:t>1:1</w:t>
            </w:r>
          </w:p>
        </w:tc>
        <w:tc>
          <w:tcPr>
            <w:tcW w:w="1174" w:type="dxa"/>
          </w:tcPr>
          <w:p w14:paraId="22C169C7" w14:textId="77777777" w:rsidR="00DD20D8" w:rsidRDefault="00DD20D8" w:rsidP="00DD20D8">
            <w:pPr>
              <w:pStyle w:val="a0"/>
              <w:spacing w:line="400" w:lineRule="exact"/>
              <w:ind w:firstLine="0"/>
              <w:jc w:val="center"/>
            </w:pPr>
            <w:r>
              <w:t>60</w:t>
            </w:r>
          </w:p>
        </w:tc>
        <w:tc>
          <w:tcPr>
            <w:tcW w:w="1513" w:type="dxa"/>
          </w:tcPr>
          <w:p w14:paraId="7103BD93" w14:textId="77777777" w:rsidR="00DD20D8" w:rsidRDefault="00DD20D8" w:rsidP="00DD20D8">
            <w:pPr>
              <w:pStyle w:val="a0"/>
              <w:spacing w:line="400" w:lineRule="exact"/>
              <w:ind w:firstLine="0"/>
              <w:jc w:val="center"/>
            </w:pPr>
            <w:r>
              <w:t>60%</w:t>
            </w:r>
          </w:p>
        </w:tc>
      </w:tr>
      <w:tr w:rsidR="00DD20D8" w14:paraId="0DA34583" w14:textId="77777777" w:rsidTr="00DD20D8">
        <w:trPr>
          <w:jc w:val="center"/>
        </w:trPr>
        <w:tc>
          <w:tcPr>
            <w:tcW w:w="1696" w:type="dxa"/>
          </w:tcPr>
          <w:p w14:paraId="27CDE52F" w14:textId="77777777" w:rsidR="00DD20D8" w:rsidRDefault="00DD20D8" w:rsidP="00DD20D8">
            <w:pPr>
              <w:pStyle w:val="a0"/>
              <w:spacing w:line="400" w:lineRule="exact"/>
              <w:ind w:firstLine="0"/>
              <w:jc w:val="center"/>
            </w:pPr>
            <w:r>
              <w:rPr>
                <w:rFonts w:hint="eastAsia"/>
              </w:rPr>
              <w:t>混合横向</w:t>
            </w:r>
            <w:r>
              <w:t>展开</w:t>
            </w:r>
          </w:p>
        </w:tc>
        <w:tc>
          <w:tcPr>
            <w:tcW w:w="1290" w:type="dxa"/>
          </w:tcPr>
          <w:p w14:paraId="20DDFC37" w14:textId="77777777" w:rsidR="00DD20D8" w:rsidRDefault="00DD20D8" w:rsidP="00DD20D8">
            <w:pPr>
              <w:pStyle w:val="a0"/>
              <w:spacing w:line="400" w:lineRule="exact"/>
              <w:ind w:firstLine="0"/>
              <w:jc w:val="center"/>
            </w:pPr>
            <w:r>
              <w:t>1</w:t>
            </w:r>
            <w:r>
              <w:rPr>
                <w:rFonts w:hint="eastAsia"/>
              </w:rPr>
              <w:t>00</w:t>
            </w:r>
          </w:p>
        </w:tc>
        <w:tc>
          <w:tcPr>
            <w:tcW w:w="1370" w:type="dxa"/>
          </w:tcPr>
          <w:p w14:paraId="7F219009" w14:textId="77777777" w:rsidR="00DD20D8" w:rsidRDefault="00DD20D8" w:rsidP="00DD20D8">
            <w:pPr>
              <w:pStyle w:val="a0"/>
              <w:spacing w:line="400" w:lineRule="exact"/>
              <w:ind w:firstLine="0"/>
              <w:jc w:val="center"/>
            </w:pPr>
            <w:r>
              <w:rPr>
                <w:rFonts w:hint="eastAsia"/>
              </w:rPr>
              <w:t>1:9</w:t>
            </w:r>
          </w:p>
        </w:tc>
        <w:tc>
          <w:tcPr>
            <w:tcW w:w="1735" w:type="dxa"/>
          </w:tcPr>
          <w:p w14:paraId="459FA31A" w14:textId="77777777" w:rsidR="00DD20D8" w:rsidRDefault="00DD20D8" w:rsidP="00DD20D8">
            <w:pPr>
              <w:pStyle w:val="a0"/>
              <w:spacing w:line="400" w:lineRule="exact"/>
              <w:ind w:firstLine="0"/>
              <w:jc w:val="center"/>
            </w:pPr>
            <w:r>
              <w:rPr>
                <w:rFonts w:hint="eastAsia"/>
              </w:rPr>
              <w:t>1:1</w:t>
            </w:r>
          </w:p>
        </w:tc>
        <w:tc>
          <w:tcPr>
            <w:tcW w:w="1174" w:type="dxa"/>
          </w:tcPr>
          <w:p w14:paraId="184103C6" w14:textId="77777777" w:rsidR="00DD20D8" w:rsidRDefault="00DD20D8" w:rsidP="00DD20D8">
            <w:pPr>
              <w:pStyle w:val="a0"/>
              <w:spacing w:line="400" w:lineRule="exact"/>
              <w:ind w:firstLine="0"/>
              <w:jc w:val="center"/>
            </w:pPr>
            <w:r>
              <w:rPr>
                <w:rFonts w:hint="eastAsia"/>
              </w:rPr>
              <w:t>48</w:t>
            </w:r>
          </w:p>
        </w:tc>
        <w:tc>
          <w:tcPr>
            <w:tcW w:w="1513" w:type="dxa"/>
          </w:tcPr>
          <w:p w14:paraId="113A88EA" w14:textId="77777777" w:rsidR="00DD20D8" w:rsidRDefault="00DD20D8" w:rsidP="00DD20D8">
            <w:pPr>
              <w:pStyle w:val="a0"/>
              <w:spacing w:line="400" w:lineRule="exact"/>
              <w:ind w:firstLine="0"/>
              <w:jc w:val="center"/>
            </w:pPr>
            <w:r>
              <w:rPr>
                <w:rFonts w:hint="eastAsia"/>
              </w:rPr>
              <w:t>48</w:t>
            </w:r>
            <w:r>
              <w:t>%</w:t>
            </w:r>
          </w:p>
        </w:tc>
      </w:tr>
      <w:tr w:rsidR="00DD20D8" w14:paraId="621F141D" w14:textId="77777777" w:rsidTr="00DD20D8">
        <w:trPr>
          <w:jc w:val="center"/>
        </w:trPr>
        <w:tc>
          <w:tcPr>
            <w:tcW w:w="1696" w:type="dxa"/>
          </w:tcPr>
          <w:p w14:paraId="4BAE7786" w14:textId="77777777" w:rsidR="00DD20D8" w:rsidRDefault="00DD20D8" w:rsidP="00DD20D8">
            <w:pPr>
              <w:pStyle w:val="a0"/>
              <w:spacing w:line="400" w:lineRule="exact"/>
              <w:ind w:firstLine="0"/>
              <w:jc w:val="center"/>
            </w:pPr>
            <w:r>
              <w:rPr>
                <w:rFonts w:hint="eastAsia"/>
              </w:rPr>
              <w:t>混合纵向</w:t>
            </w:r>
            <w:r>
              <w:t>展开</w:t>
            </w:r>
          </w:p>
        </w:tc>
        <w:tc>
          <w:tcPr>
            <w:tcW w:w="1290" w:type="dxa"/>
          </w:tcPr>
          <w:p w14:paraId="7F2C2DB6" w14:textId="77777777" w:rsidR="00DD20D8" w:rsidRDefault="00DD20D8" w:rsidP="00DD20D8">
            <w:pPr>
              <w:pStyle w:val="a0"/>
              <w:spacing w:line="400" w:lineRule="exact"/>
              <w:ind w:firstLine="0"/>
              <w:jc w:val="center"/>
            </w:pPr>
            <w:r>
              <w:t>1</w:t>
            </w:r>
            <w:r>
              <w:rPr>
                <w:rFonts w:hint="eastAsia"/>
              </w:rPr>
              <w:t>00</w:t>
            </w:r>
          </w:p>
        </w:tc>
        <w:tc>
          <w:tcPr>
            <w:tcW w:w="1370" w:type="dxa"/>
          </w:tcPr>
          <w:p w14:paraId="5CE29DBF" w14:textId="77777777" w:rsidR="00DD20D8" w:rsidRDefault="00DD20D8" w:rsidP="00DD20D8">
            <w:pPr>
              <w:pStyle w:val="a0"/>
              <w:spacing w:line="400" w:lineRule="exact"/>
              <w:ind w:firstLine="0"/>
              <w:jc w:val="center"/>
            </w:pPr>
            <w:r>
              <w:rPr>
                <w:rFonts w:hint="eastAsia"/>
              </w:rPr>
              <w:t>1:9</w:t>
            </w:r>
          </w:p>
        </w:tc>
        <w:tc>
          <w:tcPr>
            <w:tcW w:w="1735" w:type="dxa"/>
          </w:tcPr>
          <w:p w14:paraId="7CCA8153" w14:textId="77777777" w:rsidR="00DD20D8" w:rsidRDefault="00DD20D8" w:rsidP="00DD20D8">
            <w:pPr>
              <w:pStyle w:val="a0"/>
              <w:spacing w:line="400" w:lineRule="exact"/>
              <w:ind w:firstLine="0"/>
              <w:jc w:val="center"/>
            </w:pPr>
            <w:r>
              <w:rPr>
                <w:rFonts w:hint="eastAsia"/>
              </w:rPr>
              <w:t>1:1</w:t>
            </w:r>
          </w:p>
        </w:tc>
        <w:tc>
          <w:tcPr>
            <w:tcW w:w="1174" w:type="dxa"/>
          </w:tcPr>
          <w:p w14:paraId="7FD03E4A" w14:textId="77777777" w:rsidR="00DD20D8" w:rsidRDefault="00DD20D8" w:rsidP="00DD20D8">
            <w:pPr>
              <w:pStyle w:val="a0"/>
              <w:spacing w:line="400" w:lineRule="exact"/>
              <w:ind w:firstLine="0"/>
              <w:jc w:val="center"/>
            </w:pPr>
            <w:r>
              <w:rPr>
                <w:rFonts w:hint="eastAsia"/>
              </w:rPr>
              <w:t>50</w:t>
            </w:r>
          </w:p>
        </w:tc>
        <w:tc>
          <w:tcPr>
            <w:tcW w:w="1513" w:type="dxa"/>
          </w:tcPr>
          <w:p w14:paraId="72F2A7DF" w14:textId="77777777" w:rsidR="00DD20D8" w:rsidRDefault="00DD20D8" w:rsidP="00DD20D8">
            <w:pPr>
              <w:pStyle w:val="a0"/>
              <w:spacing w:line="400" w:lineRule="exact"/>
              <w:ind w:firstLine="0"/>
              <w:jc w:val="center"/>
            </w:pPr>
            <w:r>
              <w:rPr>
                <w:rFonts w:hint="eastAsia"/>
              </w:rPr>
              <w:t>50</w:t>
            </w:r>
            <w:r>
              <w:t>%</w:t>
            </w:r>
          </w:p>
        </w:tc>
      </w:tr>
      <w:tr w:rsidR="00DD20D8" w14:paraId="2E35CF3A" w14:textId="77777777" w:rsidTr="00DD20D8">
        <w:trPr>
          <w:jc w:val="center"/>
        </w:trPr>
        <w:tc>
          <w:tcPr>
            <w:tcW w:w="1696" w:type="dxa"/>
          </w:tcPr>
          <w:p w14:paraId="5D539159" w14:textId="77777777" w:rsidR="00DD20D8" w:rsidRDefault="00DD20D8" w:rsidP="00DD20D8">
            <w:pPr>
              <w:pStyle w:val="a0"/>
              <w:spacing w:line="400" w:lineRule="exact"/>
              <w:ind w:firstLine="0"/>
              <w:jc w:val="center"/>
            </w:pPr>
            <w:r>
              <w:rPr>
                <w:rFonts w:hint="eastAsia"/>
              </w:rPr>
              <w:t>混合综合</w:t>
            </w:r>
            <w:r>
              <w:t>展开</w:t>
            </w:r>
          </w:p>
        </w:tc>
        <w:tc>
          <w:tcPr>
            <w:tcW w:w="1290" w:type="dxa"/>
          </w:tcPr>
          <w:p w14:paraId="69FBE3FD" w14:textId="77777777" w:rsidR="00DD20D8" w:rsidRDefault="00DD20D8" w:rsidP="00DD20D8">
            <w:pPr>
              <w:pStyle w:val="a0"/>
              <w:spacing w:line="400" w:lineRule="exact"/>
              <w:ind w:firstLine="0"/>
              <w:jc w:val="center"/>
            </w:pPr>
            <w:r>
              <w:t>1</w:t>
            </w:r>
            <w:r>
              <w:rPr>
                <w:rFonts w:hint="eastAsia"/>
              </w:rPr>
              <w:t>00</w:t>
            </w:r>
          </w:p>
        </w:tc>
        <w:tc>
          <w:tcPr>
            <w:tcW w:w="1370" w:type="dxa"/>
          </w:tcPr>
          <w:p w14:paraId="7F6646E2" w14:textId="77777777" w:rsidR="00DD20D8" w:rsidRDefault="00DD20D8" w:rsidP="00DD20D8">
            <w:pPr>
              <w:pStyle w:val="a0"/>
              <w:spacing w:line="400" w:lineRule="exact"/>
              <w:ind w:firstLine="0"/>
              <w:jc w:val="center"/>
            </w:pPr>
            <w:r>
              <w:rPr>
                <w:rFonts w:hint="eastAsia"/>
              </w:rPr>
              <w:t>1:9</w:t>
            </w:r>
          </w:p>
        </w:tc>
        <w:tc>
          <w:tcPr>
            <w:tcW w:w="1735" w:type="dxa"/>
          </w:tcPr>
          <w:p w14:paraId="11BA5479" w14:textId="77777777" w:rsidR="00DD20D8" w:rsidRDefault="00DD20D8" w:rsidP="00DD20D8">
            <w:pPr>
              <w:pStyle w:val="a0"/>
              <w:spacing w:line="400" w:lineRule="exact"/>
              <w:ind w:firstLine="0"/>
              <w:jc w:val="center"/>
            </w:pPr>
            <w:r>
              <w:rPr>
                <w:rFonts w:hint="eastAsia"/>
              </w:rPr>
              <w:t>1:1</w:t>
            </w:r>
          </w:p>
        </w:tc>
        <w:tc>
          <w:tcPr>
            <w:tcW w:w="1174" w:type="dxa"/>
          </w:tcPr>
          <w:p w14:paraId="34476FEA" w14:textId="77777777" w:rsidR="00DD20D8" w:rsidRDefault="00DD20D8" w:rsidP="00DD20D8">
            <w:pPr>
              <w:pStyle w:val="a0"/>
              <w:spacing w:line="400" w:lineRule="exact"/>
              <w:ind w:firstLine="0"/>
              <w:jc w:val="center"/>
            </w:pPr>
            <w:r>
              <w:rPr>
                <w:rFonts w:hint="eastAsia"/>
              </w:rPr>
              <w:t>34</w:t>
            </w:r>
          </w:p>
        </w:tc>
        <w:tc>
          <w:tcPr>
            <w:tcW w:w="1513" w:type="dxa"/>
          </w:tcPr>
          <w:p w14:paraId="339D2233" w14:textId="77777777" w:rsidR="00DD20D8" w:rsidRDefault="00DD20D8" w:rsidP="00DD20D8">
            <w:pPr>
              <w:pStyle w:val="a0"/>
              <w:spacing w:line="400" w:lineRule="exact"/>
              <w:ind w:firstLine="0"/>
              <w:jc w:val="center"/>
            </w:pPr>
            <w:r>
              <w:rPr>
                <w:rFonts w:hint="eastAsia"/>
              </w:rPr>
              <w:t>34</w:t>
            </w:r>
            <w:r>
              <w:t>%</w:t>
            </w:r>
          </w:p>
        </w:tc>
      </w:tr>
      <w:tr w:rsidR="00DD20D8" w14:paraId="27EDF064" w14:textId="77777777" w:rsidTr="00DD20D8">
        <w:trPr>
          <w:jc w:val="center"/>
        </w:trPr>
        <w:tc>
          <w:tcPr>
            <w:tcW w:w="1696" w:type="dxa"/>
          </w:tcPr>
          <w:p w14:paraId="615BAF99" w14:textId="77777777" w:rsidR="00DD20D8" w:rsidRDefault="00DD20D8" w:rsidP="00DD20D8">
            <w:pPr>
              <w:pStyle w:val="a0"/>
              <w:spacing w:line="400" w:lineRule="exact"/>
              <w:ind w:firstLine="0"/>
              <w:jc w:val="center"/>
            </w:pPr>
            <w:r>
              <w:rPr>
                <w:rFonts w:hint="eastAsia"/>
              </w:rPr>
              <w:t>混合横向</w:t>
            </w:r>
            <w:r>
              <w:t>展开</w:t>
            </w:r>
          </w:p>
        </w:tc>
        <w:tc>
          <w:tcPr>
            <w:tcW w:w="1290" w:type="dxa"/>
          </w:tcPr>
          <w:p w14:paraId="156C5E05" w14:textId="77777777" w:rsidR="00DD20D8" w:rsidRDefault="00DD20D8" w:rsidP="00DD20D8">
            <w:pPr>
              <w:pStyle w:val="a0"/>
              <w:spacing w:line="400" w:lineRule="exact"/>
              <w:ind w:firstLine="0"/>
              <w:jc w:val="center"/>
            </w:pPr>
            <w:r>
              <w:t>1</w:t>
            </w:r>
            <w:r>
              <w:rPr>
                <w:rFonts w:hint="eastAsia"/>
              </w:rPr>
              <w:t>00</w:t>
            </w:r>
          </w:p>
        </w:tc>
        <w:tc>
          <w:tcPr>
            <w:tcW w:w="1370" w:type="dxa"/>
          </w:tcPr>
          <w:p w14:paraId="795FACB2" w14:textId="77777777" w:rsidR="00DD20D8" w:rsidRDefault="00DD20D8" w:rsidP="00DD20D8">
            <w:pPr>
              <w:pStyle w:val="a0"/>
              <w:spacing w:line="400" w:lineRule="exact"/>
              <w:ind w:firstLine="0"/>
              <w:jc w:val="center"/>
            </w:pPr>
            <w:r>
              <w:rPr>
                <w:rFonts w:hint="eastAsia"/>
              </w:rPr>
              <w:t>1:9</w:t>
            </w:r>
          </w:p>
        </w:tc>
        <w:tc>
          <w:tcPr>
            <w:tcW w:w="1735" w:type="dxa"/>
          </w:tcPr>
          <w:p w14:paraId="6671226C" w14:textId="77777777" w:rsidR="00DD20D8" w:rsidRDefault="00DD20D8" w:rsidP="00DD20D8">
            <w:pPr>
              <w:pStyle w:val="a0"/>
              <w:spacing w:line="400" w:lineRule="exact"/>
              <w:ind w:firstLine="0"/>
              <w:jc w:val="center"/>
            </w:pPr>
            <w:r>
              <w:t>1:9</w:t>
            </w:r>
          </w:p>
        </w:tc>
        <w:tc>
          <w:tcPr>
            <w:tcW w:w="1174" w:type="dxa"/>
          </w:tcPr>
          <w:p w14:paraId="1D426985" w14:textId="77777777" w:rsidR="00DD20D8" w:rsidRDefault="00DD20D8" w:rsidP="00DD20D8">
            <w:pPr>
              <w:pStyle w:val="a0"/>
              <w:spacing w:line="400" w:lineRule="exact"/>
              <w:ind w:firstLine="0"/>
              <w:jc w:val="center"/>
            </w:pPr>
            <w:r>
              <w:rPr>
                <w:rFonts w:hint="eastAsia"/>
              </w:rPr>
              <w:t>60</w:t>
            </w:r>
          </w:p>
        </w:tc>
        <w:tc>
          <w:tcPr>
            <w:tcW w:w="1513" w:type="dxa"/>
          </w:tcPr>
          <w:p w14:paraId="17D6D674" w14:textId="77777777" w:rsidR="00DD20D8" w:rsidRDefault="00DD20D8" w:rsidP="00DD20D8">
            <w:pPr>
              <w:pStyle w:val="a0"/>
              <w:spacing w:line="400" w:lineRule="exact"/>
              <w:ind w:firstLine="0"/>
              <w:jc w:val="center"/>
            </w:pPr>
            <w:r>
              <w:rPr>
                <w:rFonts w:hint="eastAsia"/>
              </w:rPr>
              <w:t>60</w:t>
            </w:r>
            <w:r>
              <w:t>%</w:t>
            </w:r>
          </w:p>
        </w:tc>
      </w:tr>
      <w:tr w:rsidR="00DD20D8" w14:paraId="3FE76527" w14:textId="77777777" w:rsidTr="00DD20D8">
        <w:trPr>
          <w:jc w:val="center"/>
        </w:trPr>
        <w:tc>
          <w:tcPr>
            <w:tcW w:w="1696" w:type="dxa"/>
          </w:tcPr>
          <w:p w14:paraId="6E2BF468" w14:textId="77777777" w:rsidR="00DD20D8" w:rsidRDefault="00DD20D8" w:rsidP="00DD20D8">
            <w:pPr>
              <w:pStyle w:val="a0"/>
              <w:spacing w:line="400" w:lineRule="exact"/>
              <w:ind w:firstLine="0"/>
              <w:jc w:val="center"/>
            </w:pPr>
            <w:r>
              <w:rPr>
                <w:rFonts w:hint="eastAsia"/>
              </w:rPr>
              <w:t>混合纵向</w:t>
            </w:r>
            <w:r>
              <w:t>展开</w:t>
            </w:r>
          </w:p>
        </w:tc>
        <w:tc>
          <w:tcPr>
            <w:tcW w:w="1290" w:type="dxa"/>
          </w:tcPr>
          <w:p w14:paraId="274C2FF2" w14:textId="77777777" w:rsidR="00DD20D8" w:rsidRDefault="00DD20D8" w:rsidP="00DD20D8">
            <w:pPr>
              <w:pStyle w:val="a0"/>
              <w:spacing w:line="400" w:lineRule="exact"/>
              <w:ind w:firstLine="0"/>
              <w:jc w:val="center"/>
            </w:pPr>
            <w:r>
              <w:t>1</w:t>
            </w:r>
            <w:r>
              <w:rPr>
                <w:rFonts w:hint="eastAsia"/>
              </w:rPr>
              <w:t>00</w:t>
            </w:r>
          </w:p>
        </w:tc>
        <w:tc>
          <w:tcPr>
            <w:tcW w:w="1370" w:type="dxa"/>
          </w:tcPr>
          <w:p w14:paraId="30D81BA0" w14:textId="77777777" w:rsidR="00DD20D8" w:rsidRDefault="00DD20D8" w:rsidP="00DD20D8">
            <w:pPr>
              <w:pStyle w:val="a0"/>
              <w:spacing w:line="400" w:lineRule="exact"/>
              <w:ind w:firstLine="0"/>
              <w:jc w:val="center"/>
            </w:pPr>
            <w:r>
              <w:rPr>
                <w:rFonts w:hint="eastAsia"/>
              </w:rPr>
              <w:t>1:9</w:t>
            </w:r>
          </w:p>
        </w:tc>
        <w:tc>
          <w:tcPr>
            <w:tcW w:w="1735" w:type="dxa"/>
          </w:tcPr>
          <w:p w14:paraId="6DA89241" w14:textId="77777777" w:rsidR="00DD20D8" w:rsidRDefault="00DD20D8" w:rsidP="00DD20D8">
            <w:pPr>
              <w:pStyle w:val="a0"/>
              <w:spacing w:line="400" w:lineRule="exact"/>
              <w:ind w:firstLine="0"/>
              <w:jc w:val="center"/>
            </w:pPr>
            <w:r>
              <w:t>1:9</w:t>
            </w:r>
          </w:p>
        </w:tc>
        <w:tc>
          <w:tcPr>
            <w:tcW w:w="1174" w:type="dxa"/>
          </w:tcPr>
          <w:p w14:paraId="76FFAC3D" w14:textId="77777777" w:rsidR="00DD20D8" w:rsidRDefault="00DD20D8" w:rsidP="00DD20D8">
            <w:pPr>
              <w:pStyle w:val="a0"/>
              <w:spacing w:line="400" w:lineRule="exact"/>
              <w:ind w:firstLine="0"/>
              <w:jc w:val="center"/>
            </w:pPr>
            <w:r>
              <w:rPr>
                <w:rFonts w:hint="eastAsia"/>
              </w:rPr>
              <w:t>68</w:t>
            </w:r>
          </w:p>
        </w:tc>
        <w:tc>
          <w:tcPr>
            <w:tcW w:w="1513" w:type="dxa"/>
          </w:tcPr>
          <w:p w14:paraId="497F9E44" w14:textId="77777777" w:rsidR="00DD20D8" w:rsidRDefault="00DD20D8" w:rsidP="00DD20D8">
            <w:pPr>
              <w:pStyle w:val="a0"/>
              <w:spacing w:line="400" w:lineRule="exact"/>
              <w:ind w:firstLine="0"/>
              <w:jc w:val="center"/>
            </w:pPr>
            <w:r>
              <w:rPr>
                <w:rFonts w:hint="eastAsia"/>
              </w:rPr>
              <w:t>68</w:t>
            </w:r>
            <w:r>
              <w:t>%</w:t>
            </w:r>
          </w:p>
        </w:tc>
      </w:tr>
      <w:tr w:rsidR="00DD20D8" w14:paraId="7AD8A17E" w14:textId="77777777" w:rsidTr="00DD20D8">
        <w:trPr>
          <w:jc w:val="center"/>
        </w:trPr>
        <w:tc>
          <w:tcPr>
            <w:tcW w:w="1696" w:type="dxa"/>
          </w:tcPr>
          <w:p w14:paraId="2B2069D4" w14:textId="77777777" w:rsidR="00DD20D8" w:rsidRDefault="00DD20D8" w:rsidP="00DD20D8">
            <w:pPr>
              <w:pStyle w:val="a0"/>
              <w:spacing w:line="400" w:lineRule="exact"/>
              <w:ind w:firstLine="0"/>
              <w:jc w:val="center"/>
            </w:pPr>
            <w:r>
              <w:rPr>
                <w:rFonts w:hint="eastAsia"/>
              </w:rPr>
              <w:t>混合综合</w:t>
            </w:r>
            <w:r>
              <w:t>展开</w:t>
            </w:r>
          </w:p>
        </w:tc>
        <w:tc>
          <w:tcPr>
            <w:tcW w:w="1290" w:type="dxa"/>
          </w:tcPr>
          <w:p w14:paraId="1588A9A2" w14:textId="77777777" w:rsidR="00DD20D8" w:rsidRDefault="00DD20D8" w:rsidP="00DD20D8">
            <w:pPr>
              <w:pStyle w:val="a0"/>
              <w:spacing w:line="400" w:lineRule="exact"/>
              <w:ind w:firstLine="0"/>
              <w:jc w:val="center"/>
            </w:pPr>
            <w:r>
              <w:t>1</w:t>
            </w:r>
            <w:r>
              <w:rPr>
                <w:rFonts w:hint="eastAsia"/>
              </w:rPr>
              <w:t>00</w:t>
            </w:r>
          </w:p>
        </w:tc>
        <w:tc>
          <w:tcPr>
            <w:tcW w:w="1370" w:type="dxa"/>
          </w:tcPr>
          <w:p w14:paraId="36E0677F" w14:textId="77777777" w:rsidR="00DD20D8" w:rsidRDefault="00DD20D8" w:rsidP="00DD20D8">
            <w:pPr>
              <w:pStyle w:val="a0"/>
              <w:spacing w:line="400" w:lineRule="exact"/>
              <w:ind w:firstLine="0"/>
              <w:jc w:val="center"/>
            </w:pPr>
            <w:r>
              <w:rPr>
                <w:rFonts w:hint="eastAsia"/>
              </w:rPr>
              <w:t>1:9</w:t>
            </w:r>
          </w:p>
        </w:tc>
        <w:tc>
          <w:tcPr>
            <w:tcW w:w="1735" w:type="dxa"/>
          </w:tcPr>
          <w:p w14:paraId="59EF3D17" w14:textId="77777777" w:rsidR="00DD20D8" w:rsidRDefault="00DD20D8" w:rsidP="00DD20D8">
            <w:pPr>
              <w:pStyle w:val="a0"/>
              <w:spacing w:line="400" w:lineRule="exact"/>
              <w:ind w:firstLine="0"/>
              <w:jc w:val="center"/>
            </w:pPr>
            <w:r>
              <w:t>1:9</w:t>
            </w:r>
          </w:p>
        </w:tc>
        <w:tc>
          <w:tcPr>
            <w:tcW w:w="1174" w:type="dxa"/>
          </w:tcPr>
          <w:p w14:paraId="4A077FE9" w14:textId="77777777" w:rsidR="00DD20D8" w:rsidRDefault="00DD20D8" w:rsidP="00DD20D8">
            <w:pPr>
              <w:pStyle w:val="a0"/>
              <w:spacing w:line="400" w:lineRule="exact"/>
              <w:ind w:firstLine="0"/>
              <w:jc w:val="center"/>
            </w:pPr>
            <w:r>
              <w:rPr>
                <w:rFonts w:hint="eastAsia"/>
              </w:rPr>
              <w:t>70</w:t>
            </w:r>
          </w:p>
        </w:tc>
        <w:tc>
          <w:tcPr>
            <w:tcW w:w="1513" w:type="dxa"/>
          </w:tcPr>
          <w:p w14:paraId="1CC2DE58" w14:textId="77777777" w:rsidR="00DD20D8" w:rsidRDefault="00DD20D8" w:rsidP="00DD20D8">
            <w:pPr>
              <w:pStyle w:val="a0"/>
              <w:spacing w:line="400" w:lineRule="exact"/>
              <w:ind w:firstLine="0"/>
              <w:jc w:val="center"/>
            </w:pPr>
            <w:r>
              <w:rPr>
                <w:rFonts w:hint="eastAsia"/>
              </w:rPr>
              <w:t>70</w:t>
            </w:r>
            <w:r>
              <w:t>%</w:t>
            </w:r>
          </w:p>
        </w:tc>
      </w:tr>
      <w:tr w:rsidR="00DD20D8" w14:paraId="222BB8FB" w14:textId="77777777" w:rsidTr="00DD20D8">
        <w:trPr>
          <w:jc w:val="center"/>
        </w:trPr>
        <w:tc>
          <w:tcPr>
            <w:tcW w:w="1696" w:type="dxa"/>
          </w:tcPr>
          <w:p w14:paraId="63B86292" w14:textId="77777777" w:rsidR="00DD20D8" w:rsidRDefault="00DD20D8" w:rsidP="00DD20D8">
            <w:pPr>
              <w:pStyle w:val="a0"/>
              <w:spacing w:line="400" w:lineRule="exact"/>
              <w:ind w:firstLine="0"/>
              <w:jc w:val="center"/>
            </w:pPr>
            <w:r>
              <w:rPr>
                <w:rFonts w:hint="eastAsia"/>
              </w:rPr>
              <w:t>混合横向</w:t>
            </w:r>
            <w:r>
              <w:t>展开</w:t>
            </w:r>
          </w:p>
        </w:tc>
        <w:tc>
          <w:tcPr>
            <w:tcW w:w="1290" w:type="dxa"/>
          </w:tcPr>
          <w:p w14:paraId="33AA685C" w14:textId="77777777" w:rsidR="00DD20D8" w:rsidRDefault="00DD20D8" w:rsidP="00DD20D8">
            <w:pPr>
              <w:pStyle w:val="a0"/>
              <w:spacing w:line="400" w:lineRule="exact"/>
              <w:ind w:firstLine="0"/>
              <w:jc w:val="center"/>
            </w:pPr>
            <w:r>
              <w:t>1</w:t>
            </w:r>
            <w:r>
              <w:rPr>
                <w:rFonts w:hint="eastAsia"/>
              </w:rPr>
              <w:t>00</w:t>
            </w:r>
          </w:p>
        </w:tc>
        <w:tc>
          <w:tcPr>
            <w:tcW w:w="1370" w:type="dxa"/>
          </w:tcPr>
          <w:p w14:paraId="2B726BC9" w14:textId="77777777" w:rsidR="00DD20D8" w:rsidRDefault="00DD20D8" w:rsidP="00DD20D8">
            <w:pPr>
              <w:pStyle w:val="a0"/>
              <w:spacing w:line="400" w:lineRule="exact"/>
              <w:ind w:firstLine="0"/>
              <w:jc w:val="center"/>
            </w:pPr>
            <w:r>
              <w:rPr>
                <w:rFonts w:hint="eastAsia"/>
              </w:rPr>
              <w:t>9:1</w:t>
            </w:r>
          </w:p>
        </w:tc>
        <w:tc>
          <w:tcPr>
            <w:tcW w:w="1735" w:type="dxa"/>
          </w:tcPr>
          <w:p w14:paraId="5F9DDA1B" w14:textId="77777777" w:rsidR="00DD20D8" w:rsidRDefault="00DD20D8" w:rsidP="00DD20D8">
            <w:pPr>
              <w:pStyle w:val="a0"/>
              <w:spacing w:line="400" w:lineRule="exact"/>
              <w:ind w:firstLine="0"/>
              <w:jc w:val="center"/>
            </w:pPr>
            <w:r>
              <w:rPr>
                <w:rFonts w:hint="eastAsia"/>
              </w:rPr>
              <w:t>1:1</w:t>
            </w:r>
          </w:p>
        </w:tc>
        <w:tc>
          <w:tcPr>
            <w:tcW w:w="1174" w:type="dxa"/>
          </w:tcPr>
          <w:p w14:paraId="45C520B7" w14:textId="77777777" w:rsidR="00DD20D8" w:rsidRDefault="00DD20D8" w:rsidP="00DD20D8">
            <w:pPr>
              <w:pStyle w:val="a0"/>
              <w:spacing w:line="400" w:lineRule="exact"/>
              <w:ind w:firstLine="0"/>
              <w:jc w:val="center"/>
            </w:pPr>
            <w:r>
              <w:rPr>
                <w:rFonts w:hint="eastAsia"/>
              </w:rPr>
              <w:t>64</w:t>
            </w:r>
          </w:p>
        </w:tc>
        <w:tc>
          <w:tcPr>
            <w:tcW w:w="1513" w:type="dxa"/>
          </w:tcPr>
          <w:p w14:paraId="3684DD54" w14:textId="77777777" w:rsidR="00DD20D8" w:rsidRDefault="00DD20D8" w:rsidP="00DD20D8">
            <w:pPr>
              <w:pStyle w:val="a0"/>
              <w:spacing w:line="400" w:lineRule="exact"/>
              <w:ind w:firstLine="0"/>
              <w:jc w:val="center"/>
            </w:pPr>
            <w:r>
              <w:rPr>
                <w:rFonts w:hint="eastAsia"/>
              </w:rPr>
              <w:t>64</w:t>
            </w:r>
            <w:r>
              <w:t>%</w:t>
            </w:r>
          </w:p>
        </w:tc>
      </w:tr>
      <w:tr w:rsidR="00DD20D8" w14:paraId="636F4481" w14:textId="77777777" w:rsidTr="00DD20D8">
        <w:trPr>
          <w:jc w:val="center"/>
        </w:trPr>
        <w:tc>
          <w:tcPr>
            <w:tcW w:w="1696" w:type="dxa"/>
          </w:tcPr>
          <w:p w14:paraId="02644A62" w14:textId="77777777" w:rsidR="00DD20D8" w:rsidRDefault="00DD20D8" w:rsidP="00DD20D8">
            <w:pPr>
              <w:pStyle w:val="a0"/>
              <w:spacing w:line="400" w:lineRule="exact"/>
              <w:ind w:firstLine="0"/>
              <w:jc w:val="center"/>
            </w:pPr>
            <w:r>
              <w:rPr>
                <w:rFonts w:hint="eastAsia"/>
              </w:rPr>
              <w:t>混合纵向</w:t>
            </w:r>
            <w:r>
              <w:t>展开</w:t>
            </w:r>
          </w:p>
        </w:tc>
        <w:tc>
          <w:tcPr>
            <w:tcW w:w="1290" w:type="dxa"/>
          </w:tcPr>
          <w:p w14:paraId="5C8632DE" w14:textId="77777777" w:rsidR="00DD20D8" w:rsidRDefault="00DD20D8" w:rsidP="00DD20D8">
            <w:pPr>
              <w:pStyle w:val="a0"/>
              <w:spacing w:line="400" w:lineRule="exact"/>
              <w:ind w:firstLine="0"/>
              <w:jc w:val="center"/>
            </w:pPr>
            <w:r>
              <w:t>1</w:t>
            </w:r>
            <w:r>
              <w:rPr>
                <w:rFonts w:hint="eastAsia"/>
              </w:rPr>
              <w:t>00</w:t>
            </w:r>
          </w:p>
        </w:tc>
        <w:tc>
          <w:tcPr>
            <w:tcW w:w="1370" w:type="dxa"/>
          </w:tcPr>
          <w:p w14:paraId="235A615E" w14:textId="77777777" w:rsidR="00DD20D8" w:rsidRDefault="00DD20D8" w:rsidP="00DD20D8">
            <w:pPr>
              <w:pStyle w:val="a0"/>
              <w:spacing w:line="400" w:lineRule="exact"/>
              <w:ind w:firstLine="0"/>
              <w:jc w:val="center"/>
            </w:pPr>
            <w:r>
              <w:rPr>
                <w:rFonts w:hint="eastAsia"/>
              </w:rPr>
              <w:t>9:1</w:t>
            </w:r>
          </w:p>
        </w:tc>
        <w:tc>
          <w:tcPr>
            <w:tcW w:w="1735" w:type="dxa"/>
          </w:tcPr>
          <w:p w14:paraId="5D562126" w14:textId="77777777" w:rsidR="00DD20D8" w:rsidRDefault="00DD20D8" w:rsidP="00DD20D8">
            <w:pPr>
              <w:pStyle w:val="a0"/>
              <w:spacing w:line="400" w:lineRule="exact"/>
              <w:ind w:firstLine="0"/>
              <w:jc w:val="center"/>
            </w:pPr>
            <w:r>
              <w:rPr>
                <w:rFonts w:hint="eastAsia"/>
              </w:rPr>
              <w:t>1:1</w:t>
            </w:r>
          </w:p>
        </w:tc>
        <w:tc>
          <w:tcPr>
            <w:tcW w:w="1174" w:type="dxa"/>
          </w:tcPr>
          <w:p w14:paraId="4C428C04" w14:textId="77777777" w:rsidR="00DD20D8" w:rsidRDefault="00DD20D8" w:rsidP="00DD20D8">
            <w:pPr>
              <w:pStyle w:val="a0"/>
              <w:spacing w:line="400" w:lineRule="exact"/>
              <w:ind w:firstLine="0"/>
              <w:jc w:val="center"/>
            </w:pPr>
            <w:r>
              <w:rPr>
                <w:rFonts w:hint="eastAsia"/>
              </w:rPr>
              <w:t>66</w:t>
            </w:r>
          </w:p>
        </w:tc>
        <w:tc>
          <w:tcPr>
            <w:tcW w:w="1513" w:type="dxa"/>
          </w:tcPr>
          <w:p w14:paraId="30024DCB" w14:textId="77777777" w:rsidR="00DD20D8" w:rsidRDefault="00DD20D8" w:rsidP="00DD20D8">
            <w:pPr>
              <w:pStyle w:val="a0"/>
              <w:spacing w:line="400" w:lineRule="exact"/>
              <w:ind w:firstLine="0"/>
              <w:jc w:val="center"/>
            </w:pPr>
            <w:r>
              <w:rPr>
                <w:rFonts w:hint="eastAsia"/>
              </w:rPr>
              <w:t>66</w:t>
            </w:r>
            <w:r>
              <w:t>%</w:t>
            </w:r>
          </w:p>
        </w:tc>
      </w:tr>
      <w:tr w:rsidR="00DD20D8" w14:paraId="5136F6A3" w14:textId="77777777" w:rsidTr="00DD20D8">
        <w:trPr>
          <w:jc w:val="center"/>
        </w:trPr>
        <w:tc>
          <w:tcPr>
            <w:tcW w:w="1696" w:type="dxa"/>
          </w:tcPr>
          <w:p w14:paraId="3EA3E7F3" w14:textId="77777777" w:rsidR="00DD20D8" w:rsidRDefault="00DD20D8" w:rsidP="00DD20D8">
            <w:pPr>
              <w:pStyle w:val="a0"/>
              <w:spacing w:line="400" w:lineRule="exact"/>
              <w:ind w:firstLine="0"/>
              <w:jc w:val="center"/>
            </w:pPr>
            <w:r>
              <w:rPr>
                <w:rFonts w:hint="eastAsia"/>
              </w:rPr>
              <w:t>混合综合</w:t>
            </w:r>
            <w:r>
              <w:t>展开</w:t>
            </w:r>
          </w:p>
        </w:tc>
        <w:tc>
          <w:tcPr>
            <w:tcW w:w="1290" w:type="dxa"/>
          </w:tcPr>
          <w:p w14:paraId="31061C03" w14:textId="77777777" w:rsidR="00DD20D8" w:rsidRDefault="00DD20D8" w:rsidP="00DD20D8">
            <w:pPr>
              <w:pStyle w:val="a0"/>
              <w:spacing w:line="400" w:lineRule="exact"/>
              <w:ind w:firstLine="0"/>
              <w:jc w:val="center"/>
            </w:pPr>
            <w:r>
              <w:t>1</w:t>
            </w:r>
            <w:r>
              <w:rPr>
                <w:rFonts w:hint="eastAsia"/>
              </w:rPr>
              <w:t>00</w:t>
            </w:r>
          </w:p>
        </w:tc>
        <w:tc>
          <w:tcPr>
            <w:tcW w:w="1370" w:type="dxa"/>
          </w:tcPr>
          <w:p w14:paraId="526D648C" w14:textId="77777777" w:rsidR="00DD20D8" w:rsidRDefault="00DD20D8" w:rsidP="00DD20D8">
            <w:pPr>
              <w:pStyle w:val="a0"/>
              <w:spacing w:line="400" w:lineRule="exact"/>
              <w:ind w:firstLine="0"/>
              <w:jc w:val="center"/>
            </w:pPr>
            <w:r>
              <w:rPr>
                <w:rFonts w:hint="eastAsia"/>
              </w:rPr>
              <w:t>9:1</w:t>
            </w:r>
          </w:p>
        </w:tc>
        <w:tc>
          <w:tcPr>
            <w:tcW w:w="1735" w:type="dxa"/>
          </w:tcPr>
          <w:p w14:paraId="49B7374F" w14:textId="77777777" w:rsidR="00DD20D8" w:rsidRDefault="00DD20D8" w:rsidP="00DD20D8">
            <w:pPr>
              <w:pStyle w:val="a0"/>
              <w:spacing w:line="400" w:lineRule="exact"/>
              <w:ind w:firstLine="0"/>
              <w:jc w:val="center"/>
            </w:pPr>
            <w:r>
              <w:rPr>
                <w:rFonts w:hint="eastAsia"/>
              </w:rPr>
              <w:t>1:1</w:t>
            </w:r>
          </w:p>
        </w:tc>
        <w:tc>
          <w:tcPr>
            <w:tcW w:w="1174" w:type="dxa"/>
          </w:tcPr>
          <w:p w14:paraId="14D1B37C" w14:textId="77777777" w:rsidR="00DD20D8" w:rsidRDefault="00DD20D8" w:rsidP="00DD20D8">
            <w:pPr>
              <w:pStyle w:val="a0"/>
              <w:spacing w:line="400" w:lineRule="exact"/>
              <w:ind w:firstLine="0"/>
              <w:jc w:val="center"/>
            </w:pPr>
            <w:r>
              <w:rPr>
                <w:rFonts w:hint="eastAsia"/>
              </w:rPr>
              <w:t>72</w:t>
            </w:r>
          </w:p>
        </w:tc>
        <w:tc>
          <w:tcPr>
            <w:tcW w:w="1513" w:type="dxa"/>
          </w:tcPr>
          <w:p w14:paraId="4BDF5119" w14:textId="77777777" w:rsidR="00DD20D8" w:rsidRDefault="00DD20D8" w:rsidP="00DD20D8">
            <w:pPr>
              <w:pStyle w:val="a0"/>
              <w:spacing w:line="400" w:lineRule="exact"/>
              <w:ind w:firstLine="0"/>
              <w:jc w:val="center"/>
            </w:pPr>
            <w:r>
              <w:rPr>
                <w:rFonts w:hint="eastAsia"/>
              </w:rPr>
              <w:t>72</w:t>
            </w:r>
            <w:r>
              <w:t>%</w:t>
            </w:r>
          </w:p>
        </w:tc>
      </w:tr>
      <w:tr w:rsidR="00DD20D8" w14:paraId="6FC9B173" w14:textId="77777777" w:rsidTr="00DD20D8">
        <w:trPr>
          <w:jc w:val="center"/>
        </w:trPr>
        <w:tc>
          <w:tcPr>
            <w:tcW w:w="1696" w:type="dxa"/>
          </w:tcPr>
          <w:p w14:paraId="44A09ACA" w14:textId="77777777" w:rsidR="00DD20D8" w:rsidRDefault="00DD20D8" w:rsidP="00DD20D8">
            <w:pPr>
              <w:pStyle w:val="a0"/>
              <w:spacing w:line="400" w:lineRule="exact"/>
              <w:ind w:firstLine="0"/>
              <w:jc w:val="center"/>
            </w:pPr>
            <w:r>
              <w:rPr>
                <w:rFonts w:hint="eastAsia"/>
              </w:rPr>
              <w:t>混合横向</w:t>
            </w:r>
            <w:r>
              <w:t>展开</w:t>
            </w:r>
          </w:p>
        </w:tc>
        <w:tc>
          <w:tcPr>
            <w:tcW w:w="1290" w:type="dxa"/>
          </w:tcPr>
          <w:p w14:paraId="605F0D79" w14:textId="77777777" w:rsidR="00DD20D8" w:rsidRDefault="00DD20D8" w:rsidP="00DD20D8">
            <w:pPr>
              <w:pStyle w:val="a0"/>
              <w:spacing w:line="400" w:lineRule="exact"/>
              <w:ind w:firstLine="0"/>
              <w:jc w:val="center"/>
            </w:pPr>
            <w:r>
              <w:t>1</w:t>
            </w:r>
            <w:r>
              <w:rPr>
                <w:rFonts w:hint="eastAsia"/>
              </w:rPr>
              <w:t>00</w:t>
            </w:r>
          </w:p>
        </w:tc>
        <w:tc>
          <w:tcPr>
            <w:tcW w:w="1370" w:type="dxa"/>
          </w:tcPr>
          <w:p w14:paraId="3994CFD9" w14:textId="77777777" w:rsidR="00DD20D8" w:rsidRDefault="00DD20D8" w:rsidP="00DD20D8">
            <w:pPr>
              <w:pStyle w:val="a0"/>
              <w:spacing w:line="400" w:lineRule="exact"/>
              <w:ind w:firstLine="0"/>
              <w:jc w:val="center"/>
            </w:pPr>
            <w:r>
              <w:rPr>
                <w:rFonts w:hint="eastAsia"/>
              </w:rPr>
              <w:t>9:1</w:t>
            </w:r>
          </w:p>
        </w:tc>
        <w:tc>
          <w:tcPr>
            <w:tcW w:w="1735" w:type="dxa"/>
          </w:tcPr>
          <w:p w14:paraId="1CF67919" w14:textId="77777777" w:rsidR="00DD20D8" w:rsidRDefault="00DD20D8" w:rsidP="00DD20D8">
            <w:pPr>
              <w:pStyle w:val="a0"/>
              <w:spacing w:line="400" w:lineRule="exact"/>
              <w:ind w:firstLine="0"/>
              <w:jc w:val="center"/>
            </w:pPr>
            <w:r>
              <w:rPr>
                <w:rFonts w:hint="eastAsia"/>
              </w:rPr>
              <w:t>9:1</w:t>
            </w:r>
          </w:p>
        </w:tc>
        <w:tc>
          <w:tcPr>
            <w:tcW w:w="1174" w:type="dxa"/>
          </w:tcPr>
          <w:p w14:paraId="36906F93" w14:textId="77777777" w:rsidR="00DD20D8" w:rsidRDefault="00DD20D8" w:rsidP="00DD20D8">
            <w:pPr>
              <w:pStyle w:val="a0"/>
              <w:spacing w:line="400" w:lineRule="exact"/>
              <w:ind w:firstLine="0"/>
              <w:jc w:val="center"/>
            </w:pPr>
            <w:r>
              <w:rPr>
                <w:rFonts w:hint="eastAsia"/>
              </w:rPr>
              <w:t>88</w:t>
            </w:r>
          </w:p>
        </w:tc>
        <w:tc>
          <w:tcPr>
            <w:tcW w:w="1513" w:type="dxa"/>
          </w:tcPr>
          <w:p w14:paraId="5E153CC8" w14:textId="77777777" w:rsidR="00DD20D8" w:rsidRDefault="00DD20D8" w:rsidP="00DD20D8">
            <w:pPr>
              <w:pStyle w:val="a0"/>
              <w:spacing w:line="400" w:lineRule="exact"/>
              <w:ind w:firstLine="0"/>
              <w:jc w:val="center"/>
            </w:pPr>
            <w:r>
              <w:rPr>
                <w:rFonts w:hint="eastAsia"/>
              </w:rPr>
              <w:t>88</w:t>
            </w:r>
            <w:r>
              <w:t>%</w:t>
            </w:r>
          </w:p>
        </w:tc>
      </w:tr>
      <w:tr w:rsidR="00DD20D8" w14:paraId="4AC7875A" w14:textId="77777777" w:rsidTr="00DD20D8">
        <w:trPr>
          <w:jc w:val="center"/>
        </w:trPr>
        <w:tc>
          <w:tcPr>
            <w:tcW w:w="1696" w:type="dxa"/>
          </w:tcPr>
          <w:p w14:paraId="27A97F17" w14:textId="77777777" w:rsidR="00DD20D8" w:rsidRDefault="00DD20D8" w:rsidP="00DD20D8">
            <w:pPr>
              <w:pStyle w:val="a0"/>
              <w:spacing w:line="400" w:lineRule="exact"/>
              <w:ind w:firstLine="0"/>
              <w:jc w:val="center"/>
            </w:pPr>
            <w:r>
              <w:rPr>
                <w:rFonts w:hint="eastAsia"/>
              </w:rPr>
              <w:t>混合纵向</w:t>
            </w:r>
            <w:r>
              <w:t>展开</w:t>
            </w:r>
          </w:p>
        </w:tc>
        <w:tc>
          <w:tcPr>
            <w:tcW w:w="1290" w:type="dxa"/>
          </w:tcPr>
          <w:p w14:paraId="2C7D6801" w14:textId="77777777" w:rsidR="00DD20D8" w:rsidRDefault="00DD20D8" w:rsidP="00DD20D8">
            <w:pPr>
              <w:pStyle w:val="a0"/>
              <w:spacing w:line="400" w:lineRule="exact"/>
              <w:ind w:firstLine="0"/>
              <w:jc w:val="center"/>
            </w:pPr>
            <w:r>
              <w:t>1</w:t>
            </w:r>
            <w:r>
              <w:rPr>
                <w:rFonts w:hint="eastAsia"/>
              </w:rPr>
              <w:t>00</w:t>
            </w:r>
          </w:p>
        </w:tc>
        <w:tc>
          <w:tcPr>
            <w:tcW w:w="1370" w:type="dxa"/>
          </w:tcPr>
          <w:p w14:paraId="620BAF40" w14:textId="77777777" w:rsidR="00DD20D8" w:rsidRDefault="00DD20D8" w:rsidP="00DD20D8">
            <w:pPr>
              <w:pStyle w:val="a0"/>
              <w:spacing w:line="400" w:lineRule="exact"/>
              <w:ind w:firstLine="0"/>
              <w:jc w:val="center"/>
            </w:pPr>
            <w:r>
              <w:rPr>
                <w:rFonts w:hint="eastAsia"/>
              </w:rPr>
              <w:t>9:1</w:t>
            </w:r>
          </w:p>
        </w:tc>
        <w:tc>
          <w:tcPr>
            <w:tcW w:w="1735" w:type="dxa"/>
          </w:tcPr>
          <w:p w14:paraId="754F0FA0" w14:textId="77777777" w:rsidR="00DD20D8" w:rsidRDefault="00DD20D8" w:rsidP="00DD20D8">
            <w:pPr>
              <w:pStyle w:val="a0"/>
              <w:spacing w:line="400" w:lineRule="exact"/>
              <w:ind w:firstLine="0"/>
              <w:jc w:val="center"/>
            </w:pPr>
            <w:r>
              <w:rPr>
                <w:rFonts w:hint="eastAsia"/>
              </w:rPr>
              <w:t>9:1</w:t>
            </w:r>
          </w:p>
        </w:tc>
        <w:tc>
          <w:tcPr>
            <w:tcW w:w="1174" w:type="dxa"/>
          </w:tcPr>
          <w:p w14:paraId="7517641C" w14:textId="77777777" w:rsidR="00DD20D8" w:rsidRDefault="00DD20D8" w:rsidP="00DD20D8">
            <w:pPr>
              <w:pStyle w:val="a0"/>
              <w:spacing w:line="400" w:lineRule="exact"/>
              <w:ind w:firstLine="0"/>
              <w:jc w:val="center"/>
            </w:pPr>
            <w:r>
              <w:rPr>
                <w:rFonts w:hint="eastAsia"/>
              </w:rPr>
              <w:t>93</w:t>
            </w:r>
          </w:p>
        </w:tc>
        <w:tc>
          <w:tcPr>
            <w:tcW w:w="1513" w:type="dxa"/>
          </w:tcPr>
          <w:p w14:paraId="1D687119" w14:textId="77777777" w:rsidR="00DD20D8" w:rsidRDefault="00DD20D8" w:rsidP="00DD20D8">
            <w:pPr>
              <w:pStyle w:val="a0"/>
              <w:spacing w:line="400" w:lineRule="exact"/>
              <w:ind w:firstLine="0"/>
              <w:jc w:val="center"/>
            </w:pPr>
            <w:r>
              <w:rPr>
                <w:rFonts w:hint="eastAsia"/>
              </w:rPr>
              <w:t>93</w:t>
            </w:r>
            <w:r>
              <w:t>%</w:t>
            </w:r>
          </w:p>
        </w:tc>
      </w:tr>
      <w:tr w:rsidR="00DD20D8" w14:paraId="39890524" w14:textId="77777777" w:rsidTr="00DD20D8">
        <w:trPr>
          <w:jc w:val="center"/>
        </w:trPr>
        <w:tc>
          <w:tcPr>
            <w:tcW w:w="1696" w:type="dxa"/>
          </w:tcPr>
          <w:p w14:paraId="63A0552B" w14:textId="77777777" w:rsidR="00DD20D8" w:rsidRDefault="00DD20D8" w:rsidP="00DD20D8">
            <w:pPr>
              <w:pStyle w:val="a0"/>
              <w:spacing w:line="400" w:lineRule="exact"/>
              <w:ind w:firstLine="0"/>
              <w:jc w:val="center"/>
            </w:pPr>
            <w:r>
              <w:rPr>
                <w:rFonts w:hint="eastAsia"/>
              </w:rPr>
              <w:t>混合综合</w:t>
            </w:r>
            <w:r>
              <w:t>展开</w:t>
            </w:r>
          </w:p>
        </w:tc>
        <w:tc>
          <w:tcPr>
            <w:tcW w:w="1290" w:type="dxa"/>
          </w:tcPr>
          <w:p w14:paraId="18F04BC8" w14:textId="77777777" w:rsidR="00DD20D8" w:rsidRDefault="00DD20D8" w:rsidP="00DD20D8">
            <w:pPr>
              <w:pStyle w:val="a0"/>
              <w:spacing w:line="400" w:lineRule="exact"/>
              <w:ind w:firstLine="0"/>
              <w:jc w:val="center"/>
            </w:pPr>
            <w:r>
              <w:t>1</w:t>
            </w:r>
            <w:r>
              <w:rPr>
                <w:rFonts w:hint="eastAsia"/>
              </w:rPr>
              <w:t>00</w:t>
            </w:r>
          </w:p>
        </w:tc>
        <w:tc>
          <w:tcPr>
            <w:tcW w:w="1370" w:type="dxa"/>
          </w:tcPr>
          <w:p w14:paraId="5598067B" w14:textId="77777777" w:rsidR="00DD20D8" w:rsidRDefault="00DD20D8" w:rsidP="00DD20D8">
            <w:pPr>
              <w:pStyle w:val="a0"/>
              <w:spacing w:line="400" w:lineRule="exact"/>
              <w:ind w:firstLine="0"/>
              <w:jc w:val="center"/>
            </w:pPr>
            <w:r>
              <w:rPr>
                <w:rFonts w:hint="eastAsia"/>
              </w:rPr>
              <w:t>9:1</w:t>
            </w:r>
          </w:p>
        </w:tc>
        <w:tc>
          <w:tcPr>
            <w:tcW w:w="1735" w:type="dxa"/>
          </w:tcPr>
          <w:p w14:paraId="443D79D2" w14:textId="77777777" w:rsidR="00DD20D8" w:rsidRDefault="00DD20D8" w:rsidP="00DD20D8">
            <w:pPr>
              <w:pStyle w:val="a0"/>
              <w:spacing w:line="400" w:lineRule="exact"/>
              <w:ind w:firstLine="0"/>
              <w:jc w:val="center"/>
            </w:pPr>
            <w:r>
              <w:rPr>
                <w:rFonts w:hint="eastAsia"/>
              </w:rPr>
              <w:t>9:1</w:t>
            </w:r>
          </w:p>
        </w:tc>
        <w:tc>
          <w:tcPr>
            <w:tcW w:w="1174" w:type="dxa"/>
          </w:tcPr>
          <w:p w14:paraId="05773EAA" w14:textId="77777777" w:rsidR="00DD20D8" w:rsidRDefault="00DD20D8" w:rsidP="00DD20D8">
            <w:pPr>
              <w:pStyle w:val="a0"/>
              <w:spacing w:line="400" w:lineRule="exact"/>
              <w:ind w:firstLine="0"/>
              <w:jc w:val="center"/>
            </w:pPr>
            <w:r>
              <w:rPr>
                <w:rFonts w:hint="eastAsia"/>
              </w:rPr>
              <w:t>96</w:t>
            </w:r>
          </w:p>
        </w:tc>
        <w:tc>
          <w:tcPr>
            <w:tcW w:w="1513" w:type="dxa"/>
          </w:tcPr>
          <w:p w14:paraId="4AABBD46" w14:textId="77777777" w:rsidR="00DD20D8" w:rsidRDefault="00DD20D8" w:rsidP="00DD20D8">
            <w:pPr>
              <w:pStyle w:val="a0"/>
              <w:spacing w:line="400" w:lineRule="exact"/>
              <w:ind w:firstLine="0"/>
              <w:jc w:val="center"/>
            </w:pPr>
            <w:r>
              <w:rPr>
                <w:rFonts w:hint="eastAsia"/>
              </w:rPr>
              <w:t>96</w:t>
            </w:r>
            <w:r>
              <w:t>%</w:t>
            </w:r>
          </w:p>
        </w:tc>
      </w:tr>
    </w:tbl>
    <w:p w14:paraId="58970055" w14:textId="77777777" w:rsidR="00AB137F" w:rsidRPr="00BC52CA" w:rsidRDefault="00AB137F" w:rsidP="00AB137F">
      <w:pPr>
        <w:pStyle w:val="07415"/>
        <w:spacing w:line="360" w:lineRule="auto"/>
        <w:ind w:firstLine="0"/>
        <w:jc w:val="center"/>
        <w:rPr>
          <w:rFonts w:ascii="楷体_GB2312" w:eastAsia="楷体_GB2312" w:hAnsi="Calibri" w:cs="Times New Roman"/>
          <w:kern w:val="2"/>
          <w:sz w:val="21"/>
          <w:szCs w:val="21"/>
        </w:rPr>
      </w:pPr>
      <w:r>
        <w:rPr>
          <w:rFonts w:ascii="楷体_GB2312" w:eastAsia="楷体_GB2312" w:hAnsi="Calibri" w:cs="Times New Roman" w:hint="eastAsia"/>
          <w:kern w:val="2"/>
          <w:sz w:val="21"/>
          <w:szCs w:val="21"/>
        </w:rPr>
        <w:t>表5</w:t>
      </w:r>
      <w:r>
        <w:rPr>
          <w:rFonts w:ascii="楷体_GB2312" w:eastAsia="楷体_GB2312" w:hAnsi="Calibri" w:cs="Times New Roman"/>
          <w:kern w:val="2"/>
          <w:sz w:val="21"/>
          <w:szCs w:val="21"/>
        </w:rPr>
        <w:t xml:space="preserve">-6 </w:t>
      </w:r>
      <w:r w:rsidRPr="00BC52CA">
        <w:rPr>
          <w:rFonts w:ascii="楷体_GB2312" w:eastAsia="楷体_GB2312" w:hAnsi="Calibri" w:cs="Times New Roman" w:hint="eastAsia"/>
          <w:kern w:val="2"/>
          <w:sz w:val="21"/>
          <w:szCs w:val="21"/>
        </w:rPr>
        <w:t>结合</w:t>
      </w:r>
      <w:r w:rsidRPr="00BC52CA">
        <w:rPr>
          <w:rFonts w:ascii="楷体_GB2312" w:eastAsia="楷体_GB2312" w:hAnsi="Calibri" w:cs="Times New Roman"/>
          <w:kern w:val="2"/>
          <w:sz w:val="21"/>
          <w:szCs w:val="21"/>
        </w:rPr>
        <w:t>两者综合识别的结果</w:t>
      </w:r>
    </w:p>
    <w:p w14:paraId="33F496F2" w14:textId="77777777" w:rsidR="004653E2" w:rsidRPr="004653E2" w:rsidRDefault="004653E2" w:rsidP="00053FDC">
      <w:pPr>
        <w:pStyle w:val="a0"/>
        <w:spacing w:line="400" w:lineRule="exact"/>
        <w:ind w:firstLine="0"/>
      </w:pPr>
      <w:r w:rsidRPr="004653E2">
        <w:rPr>
          <w:rFonts w:hint="eastAsia"/>
        </w:rPr>
        <w:t>比较</w:t>
      </w:r>
      <w:r w:rsidRPr="004653E2">
        <w:t>以上</w:t>
      </w:r>
      <w:r w:rsidR="00AB137F">
        <w:rPr>
          <w:rFonts w:hint="eastAsia"/>
        </w:rPr>
        <w:t>三组</w:t>
      </w:r>
      <w:r w:rsidRPr="004653E2">
        <w:t>数据，不难发现：</w:t>
      </w:r>
    </w:p>
    <w:p w14:paraId="494F8221" w14:textId="35DB60FD" w:rsidR="004653E2" w:rsidRDefault="004653E2" w:rsidP="00053FDC">
      <w:pPr>
        <w:pStyle w:val="a0"/>
        <w:numPr>
          <w:ilvl w:val="0"/>
          <w:numId w:val="21"/>
        </w:numPr>
        <w:spacing w:line="400" w:lineRule="exact"/>
      </w:pPr>
      <w:r w:rsidRPr="004653E2">
        <w:rPr>
          <w:rFonts w:hint="eastAsia"/>
        </w:rPr>
        <w:t>针对</w:t>
      </w:r>
      <w:r w:rsidRPr="004653E2">
        <w:t>具体的类别，基于单元格内容的识别方式具有非常高的准确率</w:t>
      </w:r>
      <w:r>
        <w:rPr>
          <w:rFonts w:hint="eastAsia"/>
        </w:rPr>
        <w:t>。</w:t>
      </w:r>
      <w:r>
        <w:t>表</w:t>
      </w:r>
      <w:r>
        <w:rPr>
          <w:rFonts w:hint="eastAsia"/>
        </w:rPr>
        <w:t>5</w:t>
      </w:r>
      <w:r>
        <w:t>-4</w:t>
      </w:r>
      <w:r>
        <w:rPr>
          <w:rFonts w:hint="eastAsia"/>
        </w:rPr>
        <w:t>中</w:t>
      </w:r>
      <w:r>
        <w:t>，</w:t>
      </w:r>
      <w:r w:rsidR="00913D8F">
        <w:rPr>
          <w:rFonts w:hint="eastAsia"/>
        </w:rPr>
        <w:t>财务</w:t>
      </w:r>
      <w:r>
        <w:t>类</w:t>
      </w:r>
      <w:r>
        <w:rPr>
          <w:rFonts w:hint="eastAsia"/>
        </w:rPr>
        <w:t>和</w:t>
      </w:r>
      <w:r w:rsidR="00913D8F">
        <w:rPr>
          <w:rFonts w:hint="eastAsia"/>
        </w:rPr>
        <w:t>基金</w:t>
      </w:r>
      <w:r>
        <w:t>类的</w:t>
      </w:r>
      <w:r>
        <w:rPr>
          <w:rFonts w:hint="eastAsia"/>
        </w:rPr>
        <w:t>展开</w:t>
      </w:r>
      <w:r>
        <w:t>方式均有良好的</w:t>
      </w:r>
      <w:r>
        <w:rPr>
          <w:rFonts w:hint="eastAsia"/>
        </w:rPr>
        <w:t>测试</w:t>
      </w:r>
      <w:r>
        <w:t>效果。</w:t>
      </w:r>
    </w:p>
    <w:p w14:paraId="0A3FF905" w14:textId="77777777" w:rsidR="004653E2" w:rsidRDefault="004653E2" w:rsidP="00053FDC">
      <w:pPr>
        <w:pStyle w:val="a0"/>
        <w:numPr>
          <w:ilvl w:val="0"/>
          <w:numId w:val="21"/>
        </w:numPr>
        <w:spacing w:line="400" w:lineRule="exact"/>
      </w:pPr>
      <w:r>
        <w:rPr>
          <w:rFonts w:hint="eastAsia"/>
        </w:rPr>
        <w:t>针对</w:t>
      </w:r>
      <w:r>
        <w:t>普通类别，基于单元格</w:t>
      </w:r>
      <w:r>
        <w:rPr>
          <w:rFonts w:hint="eastAsia"/>
        </w:rPr>
        <w:t>内容</w:t>
      </w:r>
      <w:r>
        <w:t>的识别方式几乎没有效果。表</w:t>
      </w:r>
      <w:r>
        <w:rPr>
          <w:rFonts w:hint="eastAsia"/>
        </w:rPr>
        <w:t>5</w:t>
      </w:r>
      <w:r>
        <w:t>-4</w:t>
      </w:r>
      <w:r>
        <w:rPr>
          <w:rFonts w:hint="eastAsia"/>
        </w:rPr>
        <w:t>中</w:t>
      </w:r>
      <w:r>
        <w:t>普通类表格的识别效果低于</w:t>
      </w:r>
      <w:r>
        <w:rPr>
          <w:rFonts w:hint="eastAsia"/>
        </w:rPr>
        <w:t>1/3</w:t>
      </w:r>
      <w:r>
        <w:rPr>
          <w:rFonts w:hint="eastAsia"/>
        </w:rPr>
        <w:t>，</w:t>
      </w:r>
      <w:r>
        <w:t>即</w:t>
      </w:r>
      <w:r>
        <w:rPr>
          <w:rFonts w:hint="eastAsia"/>
        </w:rPr>
        <w:t>低于</w:t>
      </w:r>
      <w:r>
        <w:t>随机猜测概率。</w:t>
      </w:r>
    </w:p>
    <w:p w14:paraId="5340DDCD" w14:textId="77777777" w:rsidR="004653E2" w:rsidRDefault="004653E2" w:rsidP="00053FDC">
      <w:pPr>
        <w:pStyle w:val="a0"/>
        <w:numPr>
          <w:ilvl w:val="0"/>
          <w:numId w:val="21"/>
        </w:numPr>
        <w:spacing w:line="400" w:lineRule="exact"/>
      </w:pPr>
      <w:r>
        <w:rPr>
          <w:rFonts w:hint="eastAsia"/>
        </w:rPr>
        <w:t>基于</w:t>
      </w:r>
      <w:r>
        <w:t>行列相似</w:t>
      </w:r>
      <w:r>
        <w:rPr>
          <w:rFonts w:hint="eastAsia"/>
        </w:rPr>
        <w:t>度</w:t>
      </w:r>
      <w:r>
        <w:t>的识别方式对于不同类别表格的准确率基本一致。表</w:t>
      </w:r>
      <w:r>
        <w:rPr>
          <w:rFonts w:hint="eastAsia"/>
        </w:rPr>
        <w:t>5</w:t>
      </w:r>
      <w:r>
        <w:t>-5</w:t>
      </w:r>
      <w:r>
        <w:rPr>
          <w:rFonts w:hint="eastAsia"/>
        </w:rPr>
        <w:t>中</w:t>
      </w:r>
      <w:r>
        <w:t>，各类表格的识别率</w:t>
      </w:r>
      <w:r>
        <w:rPr>
          <w:rFonts w:hint="eastAsia"/>
        </w:rPr>
        <w:t>均在</w:t>
      </w:r>
      <w:r>
        <w:rPr>
          <w:rFonts w:hint="eastAsia"/>
        </w:rPr>
        <w:t>60</w:t>
      </w:r>
      <w:r>
        <w:t>%</w:t>
      </w:r>
      <w:r>
        <w:t>上。</w:t>
      </w:r>
    </w:p>
    <w:p w14:paraId="7A89E905" w14:textId="77777777" w:rsidR="004653E2" w:rsidRDefault="00B21AB3" w:rsidP="00053FDC">
      <w:pPr>
        <w:pStyle w:val="a0"/>
        <w:numPr>
          <w:ilvl w:val="0"/>
          <w:numId w:val="21"/>
        </w:numPr>
        <w:spacing w:line="400" w:lineRule="exact"/>
      </w:pPr>
      <w:r>
        <w:rPr>
          <w:rFonts w:hint="eastAsia"/>
        </w:rPr>
        <w:t>表</w:t>
      </w:r>
      <w:r>
        <w:rPr>
          <w:rFonts w:hint="eastAsia"/>
        </w:rPr>
        <w:t>5</w:t>
      </w:r>
      <w:r>
        <w:t>-6</w:t>
      </w:r>
      <w:r>
        <w:rPr>
          <w:rFonts w:hint="eastAsia"/>
        </w:rPr>
        <w:t>综合</w:t>
      </w:r>
      <w:r>
        <w:t>测试了不同比例下各类型表格的识别情况</w:t>
      </w:r>
      <w:r>
        <w:rPr>
          <w:rFonts w:hint="eastAsia"/>
        </w:rPr>
        <w:t>。</w:t>
      </w:r>
      <w:r w:rsidR="004653E2">
        <w:t>当</w:t>
      </w:r>
      <w:r w:rsidR="004653E2">
        <w:rPr>
          <w:rFonts w:hint="eastAsia"/>
        </w:rPr>
        <w:t>表格</w:t>
      </w:r>
      <w:r w:rsidR="004653E2">
        <w:t>类型</w:t>
      </w:r>
      <w:r w:rsidR="004C1ECC">
        <w:rPr>
          <w:rFonts w:hint="eastAsia"/>
        </w:rPr>
        <w:t>偏向</w:t>
      </w:r>
      <w:r w:rsidR="004C1ECC">
        <w:t>某一特定类型时</w:t>
      </w:r>
      <w:r w:rsidR="004C1ECC">
        <w:rPr>
          <w:rFonts w:hint="eastAsia"/>
        </w:rPr>
        <w:t>（如</w:t>
      </w:r>
      <w:r w:rsidR="004C1ECC">
        <w:t>图</w:t>
      </w:r>
      <w:r w:rsidR="004C1ECC">
        <w:rPr>
          <w:rFonts w:hint="eastAsia"/>
        </w:rPr>
        <w:t>中</w:t>
      </w:r>
      <w:r w:rsidR="004C1ECC">
        <w:t>的</w:t>
      </w:r>
      <w:r w:rsidR="004C1ECC">
        <w:rPr>
          <w:rFonts w:hint="eastAsia"/>
        </w:rPr>
        <w:t>金融</w:t>
      </w:r>
      <w:r w:rsidR="004C1ECC">
        <w:t>类表格），加大</w:t>
      </w:r>
      <w:r w:rsidR="004C1ECC">
        <w:rPr>
          <w:rFonts w:hint="eastAsia"/>
        </w:rPr>
        <w:t>内容</w:t>
      </w:r>
      <w:r w:rsidR="004C1ECC">
        <w:t>识别比例能有效的提高</w:t>
      </w:r>
      <w:r w:rsidR="004C1ECC">
        <w:rPr>
          <w:rFonts w:hint="eastAsia"/>
        </w:rPr>
        <w:t>表格</w:t>
      </w:r>
      <w:r w:rsidR="004C1ECC">
        <w:t>特征识别率</w:t>
      </w:r>
      <w:r>
        <w:rPr>
          <w:rFonts w:hint="eastAsia"/>
        </w:rPr>
        <w:t>。</w:t>
      </w:r>
      <w:r w:rsidR="004653E2">
        <w:t>而当表格类型不明确时</w:t>
      </w:r>
      <w:r>
        <w:rPr>
          <w:rFonts w:hint="eastAsia"/>
        </w:rPr>
        <w:t>（普通</w:t>
      </w:r>
      <w:r>
        <w:t>类型表格</w:t>
      </w:r>
      <w:r w:rsidR="004C1ECC">
        <w:rPr>
          <w:rFonts w:hint="eastAsia"/>
        </w:rPr>
        <w:t>占</w:t>
      </w:r>
      <w:r w:rsidR="004C1ECC">
        <w:t>比大</w:t>
      </w:r>
      <w:r>
        <w:t>）</w:t>
      </w:r>
      <w:r w:rsidR="004653E2">
        <w:t>，</w:t>
      </w:r>
      <w:r>
        <w:rPr>
          <w:rFonts w:hint="eastAsia"/>
        </w:rPr>
        <w:t>则</w:t>
      </w:r>
      <w:r w:rsidR="004C1ECC">
        <w:rPr>
          <w:rFonts w:hint="eastAsia"/>
        </w:rPr>
        <w:t>采用</w:t>
      </w:r>
      <w:r w:rsidR="004C1ECC">
        <w:t>行列</w:t>
      </w:r>
      <w:r w:rsidR="004C1ECC">
        <w:rPr>
          <w:rFonts w:hint="eastAsia"/>
        </w:rPr>
        <w:t>相似度</w:t>
      </w:r>
      <w:r w:rsidR="004C1ECC">
        <w:t>方式进行表格类别</w:t>
      </w:r>
      <w:r w:rsidR="004C1ECC">
        <w:rPr>
          <w:rFonts w:hint="eastAsia"/>
        </w:rPr>
        <w:t>识别</w:t>
      </w:r>
      <w:r w:rsidR="004C1ECC">
        <w:t>即可。</w:t>
      </w:r>
    </w:p>
    <w:p w14:paraId="17BD6612" w14:textId="77777777" w:rsidR="004C1ECC" w:rsidRPr="004653E2" w:rsidRDefault="004C1ECC" w:rsidP="00053FDC">
      <w:pPr>
        <w:pStyle w:val="a0"/>
        <w:numPr>
          <w:ilvl w:val="0"/>
          <w:numId w:val="21"/>
        </w:numPr>
        <w:spacing w:line="400" w:lineRule="exact"/>
      </w:pPr>
      <w:r>
        <w:rPr>
          <w:rFonts w:hint="eastAsia"/>
        </w:rPr>
        <w:t>综上</w:t>
      </w:r>
      <w:r>
        <w:t>，当表格类型已知时采用基于内容的表格</w:t>
      </w:r>
      <w:r>
        <w:rPr>
          <w:rFonts w:hint="eastAsia"/>
        </w:rPr>
        <w:t>结构</w:t>
      </w:r>
      <w:r>
        <w:t>识别</w:t>
      </w:r>
      <w:r>
        <w:rPr>
          <w:rFonts w:hint="eastAsia"/>
        </w:rPr>
        <w:t>方法</w:t>
      </w:r>
      <w:r>
        <w:t>具有明显的优势。当</w:t>
      </w:r>
      <w:r>
        <w:rPr>
          <w:rFonts w:hint="eastAsia"/>
        </w:rPr>
        <w:t>表格</w:t>
      </w:r>
      <w:r>
        <w:t>类型具有一定偏向时，采用内容</w:t>
      </w:r>
      <w:r>
        <w:rPr>
          <w:rFonts w:hint="eastAsia"/>
        </w:rPr>
        <w:t>与</w:t>
      </w:r>
      <w:r>
        <w:t>行列相似度结合的方式</w:t>
      </w:r>
      <w:r w:rsidR="001F572B">
        <w:rPr>
          <w:rFonts w:hint="eastAsia"/>
        </w:rPr>
        <w:t>识别</w:t>
      </w:r>
      <w:r w:rsidR="001F572B">
        <w:t>效果较好，</w:t>
      </w:r>
      <w:r w:rsidR="001F572B">
        <w:rPr>
          <w:rFonts w:hint="eastAsia"/>
        </w:rPr>
        <w:t>同时</w:t>
      </w:r>
      <w:r w:rsidR="001F572B">
        <w:t>可根据具体</w:t>
      </w:r>
      <w:r w:rsidR="001F572B">
        <w:rPr>
          <w:rFonts w:hint="eastAsia"/>
        </w:rPr>
        <w:t>情况适当</w:t>
      </w:r>
      <w:r w:rsidR="001F572B">
        <w:t>调整打分比例，即</w:t>
      </w:r>
      <w:r w:rsidR="001F572B">
        <w:rPr>
          <w:rFonts w:hint="eastAsia"/>
        </w:rPr>
        <w:t>公式</w:t>
      </w:r>
      <w:r w:rsidR="001F572B">
        <w:t>中的</w:t>
      </w:r>
      <w:r w:rsidR="001F572B">
        <w:sym w:font="Symbol" w:char="F062"/>
      </w:r>
      <w:r w:rsidR="001F572B">
        <w:rPr>
          <w:rFonts w:hint="eastAsia"/>
        </w:rPr>
        <w:t>值</w:t>
      </w:r>
      <w:r w:rsidR="001F572B">
        <w:t>。当</w:t>
      </w:r>
      <w:r w:rsidR="001F572B">
        <w:rPr>
          <w:rFonts w:hint="eastAsia"/>
        </w:rPr>
        <w:t>表格</w:t>
      </w:r>
      <w:r w:rsidR="001F572B">
        <w:t>类型无明显倾向时采用单纯的行列相似度方式</w:t>
      </w:r>
      <w:r w:rsidR="001F572B">
        <w:rPr>
          <w:rFonts w:hint="eastAsia"/>
        </w:rPr>
        <w:t>具有</w:t>
      </w:r>
      <w:r w:rsidR="001F572B">
        <w:t>较好的识别效果。</w:t>
      </w:r>
    </w:p>
    <w:p w14:paraId="580180C0" w14:textId="77777777" w:rsidR="00173303" w:rsidRDefault="00173303">
      <w:pPr>
        <w:pStyle w:val="2"/>
      </w:pPr>
      <w:bookmarkStart w:id="157" w:name="_Toc406841195"/>
      <w:r>
        <w:rPr>
          <w:rFonts w:hint="eastAsia"/>
        </w:rPr>
        <w:t>本章小结</w:t>
      </w:r>
      <w:bookmarkEnd w:id="157"/>
    </w:p>
    <w:p w14:paraId="4CB53924" w14:textId="7A0DF58E" w:rsidR="00944D21" w:rsidRDefault="00173303" w:rsidP="00057CFE">
      <w:pPr>
        <w:pStyle w:val="a0"/>
        <w:spacing w:line="400" w:lineRule="exact"/>
        <w:sectPr w:rsidR="00944D21">
          <w:headerReference w:type="default" r:id="rId104"/>
          <w:endnotePr>
            <w:numFmt w:val="decimal"/>
          </w:endnotePr>
          <w:pgSz w:w="11906" w:h="16838"/>
          <w:pgMar w:top="1440" w:right="1559" w:bottom="1440" w:left="1559" w:header="851" w:footer="992" w:gutter="0"/>
          <w:cols w:space="720"/>
          <w:docGrid w:type="lines" w:linePitch="312"/>
        </w:sectPr>
      </w:pPr>
      <w:r>
        <w:rPr>
          <w:rFonts w:hint="eastAsia"/>
        </w:rPr>
        <w:t>本章首先</w:t>
      </w:r>
      <w:r w:rsidR="00876E81">
        <w:rPr>
          <w:rFonts w:hint="eastAsia"/>
        </w:rPr>
        <w:t>给出</w:t>
      </w:r>
      <w:r w:rsidR="00876E81">
        <w:t>了</w:t>
      </w:r>
      <w:r w:rsidR="00876E81">
        <w:rPr>
          <w:rFonts w:hint="eastAsia"/>
        </w:rPr>
        <w:t>表格</w:t>
      </w:r>
      <w:r w:rsidR="00876E81">
        <w:t>解析系统的整体流程图，</w:t>
      </w:r>
      <w:r w:rsidR="00876E81">
        <w:rPr>
          <w:rFonts w:hint="eastAsia"/>
        </w:rPr>
        <w:t>将</w:t>
      </w:r>
      <w:r w:rsidR="00876E81">
        <w:t>系统分成三层分别进行描述。接着</w:t>
      </w:r>
      <w:r w:rsidR="00876E81">
        <w:rPr>
          <w:rFonts w:hint="eastAsia"/>
        </w:rPr>
        <w:t>分层</w:t>
      </w:r>
      <w:r w:rsidR="00876E81">
        <w:t>对各个部分进行详细的介绍。在</w:t>
      </w:r>
      <w:r w:rsidR="00876E81">
        <w:rPr>
          <w:rFonts w:hint="eastAsia"/>
        </w:rPr>
        <w:t>文档</w:t>
      </w:r>
      <w:r w:rsidR="00876E81">
        <w:t>解析层着重介绍了</w:t>
      </w:r>
      <w:r w:rsidR="00876E81">
        <w:rPr>
          <w:rFonts w:hint="eastAsia"/>
        </w:rPr>
        <w:t>基于</w:t>
      </w:r>
      <w:r w:rsidR="00876E81">
        <w:t>PDFBox</w:t>
      </w:r>
      <w:r w:rsidR="00876E81">
        <w:t>的文字和</w:t>
      </w:r>
      <w:r w:rsidR="00876E81">
        <w:rPr>
          <w:rFonts w:hint="eastAsia"/>
        </w:rPr>
        <w:lastRenderedPageBreak/>
        <w:t>线条</w:t>
      </w:r>
      <w:r w:rsidR="00876E81">
        <w:t>提取方法</w:t>
      </w:r>
      <w:r w:rsidR="00876E81">
        <w:rPr>
          <w:rFonts w:hint="eastAsia"/>
        </w:rPr>
        <w:t>，</w:t>
      </w:r>
      <w:r w:rsidR="00876E81">
        <w:t>并展示了</w:t>
      </w:r>
      <w:r w:rsidR="00876E81">
        <w:rPr>
          <w:rFonts w:hint="eastAsia"/>
        </w:rPr>
        <w:t>文字</w:t>
      </w:r>
      <w:r w:rsidR="00876E81">
        <w:t>和线条封装后的结构。在</w:t>
      </w:r>
      <w:r w:rsidR="00876E81">
        <w:rPr>
          <w:rFonts w:hint="eastAsia"/>
        </w:rPr>
        <w:t>表格</w:t>
      </w:r>
      <w:r w:rsidR="00876E81">
        <w:t>还原层，针对三个</w:t>
      </w:r>
      <w:r w:rsidR="00876E81">
        <w:rPr>
          <w:rFonts w:hint="eastAsia"/>
        </w:rPr>
        <w:t>核心</w:t>
      </w:r>
      <w:r w:rsidR="00876E81">
        <w:t>的</w:t>
      </w:r>
      <w:r w:rsidR="00913D8F">
        <w:rPr>
          <w:rFonts w:hint="eastAsia"/>
        </w:rPr>
        <w:t>技术</w:t>
      </w:r>
      <w:r w:rsidR="00876E81">
        <w:t>进行详细的介绍，包括表格轮廓栅格化，</w:t>
      </w:r>
      <w:r w:rsidR="00876E81">
        <w:rPr>
          <w:rFonts w:hint="eastAsia"/>
        </w:rPr>
        <w:t>复杂</w:t>
      </w:r>
      <w:r w:rsidR="00876E81">
        <w:t>表头识别和转换以及表格内容还原。经过</w:t>
      </w:r>
      <w:r w:rsidR="00876E81">
        <w:rPr>
          <w:rFonts w:hint="eastAsia"/>
        </w:rPr>
        <w:t>该</w:t>
      </w:r>
      <w:r w:rsidR="00876E81">
        <w:t>层，表格已被处理</w:t>
      </w:r>
      <w:r w:rsidR="00876E81">
        <w:rPr>
          <w:rFonts w:hint="eastAsia"/>
        </w:rPr>
        <w:t>成</w:t>
      </w:r>
      <w:r w:rsidR="00876E81">
        <w:t>便于表示的二维数组结构。最后</w:t>
      </w:r>
      <w:r w:rsidR="00876E81">
        <w:rPr>
          <w:rFonts w:hint="eastAsia"/>
        </w:rPr>
        <w:t>介绍</w:t>
      </w:r>
      <w:r w:rsidR="00876E81">
        <w:t>了表格数据的封装格式，包括</w:t>
      </w:r>
      <w:r w:rsidR="00876E81">
        <w:t>HTML</w:t>
      </w:r>
      <w:r w:rsidR="00876E81">
        <w:t>和</w:t>
      </w:r>
      <w:r w:rsidR="00876E81">
        <w:t>JSON</w:t>
      </w:r>
      <w:r w:rsidR="00876E81">
        <w:t>两种形式</w:t>
      </w:r>
      <w:r w:rsidR="00876E81">
        <w:rPr>
          <w:rFonts w:hint="eastAsia"/>
        </w:rPr>
        <w:t>。并</w:t>
      </w:r>
      <w:r w:rsidR="00876E81">
        <w:t>展示了两种格式的</w:t>
      </w:r>
      <w:r w:rsidR="00876E81">
        <w:rPr>
          <w:rFonts w:hint="eastAsia"/>
        </w:rPr>
        <w:t>封装</w:t>
      </w:r>
      <w:r w:rsidR="00876E81">
        <w:t>效果图。</w:t>
      </w:r>
      <w:r w:rsidR="00894F82">
        <w:rPr>
          <w:rFonts w:hint="eastAsia"/>
        </w:rPr>
        <w:t>最后利用</w:t>
      </w:r>
      <w:r w:rsidR="00894F82">
        <w:t>本系统对</w:t>
      </w:r>
      <w:r w:rsidR="00894F82">
        <w:rPr>
          <w:rFonts w:hint="eastAsia"/>
        </w:rPr>
        <w:t>2000</w:t>
      </w:r>
      <w:r w:rsidR="00894F82">
        <w:rPr>
          <w:rFonts w:hint="eastAsia"/>
        </w:rPr>
        <w:t>余家上市</w:t>
      </w:r>
      <w:r w:rsidR="00894F82">
        <w:t>公司的</w:t>
      </w:r>
      <w:r w:rsidR="00894F82">
        <w:rPr>
          <w:rFonts w:hint="eastAsia"/>
        </w:rPr>
        <w:t>财务</w:t>
      </w:r>
      <w:r w:rsidR="00894F82">
        <w:t>报表</w:t>
      </w:r>
      <w:r w:rsidR="00894F82">
        <w:rPr>
          <w:rFonts w:hint="eastAsia"/>
        </w:rPr>
        <w:t>进行解析分析</w:t>
      </w:r>
      <w:r w:rsidR="00894F82">
        <w:t>，</w:t>
      </w:r>
      <w:r w:rsidR="00894F82">
        <w:rPr>
          <w:rFonts w:hint="eastAsia"/>
        </w:rPr>
        <w:t>从</w:t>
      </w:r>
      <w:r w:rsidR="00894F82">
        <w:t>查全率，查准率，</w:t>
      </w:r>
      <w:r w:rsidR="00894F82">
        <w:t>F</w:t>
      </w:r>
      <w:r w:rsidR="00894F82">
        <w:t>值三个方面综合</w:t>
      </w:r>
      <w:r w:rsidR="00894F82">
        <w:rPr>
          <w:rFonts w:hint="eastAsia"/>
        </w:rPr>
        <w:t>测试</w:t>
      </w:r>
      <w:r w:rsidR="00894F82">
        <w:t>了本系统的性能。</w:t>
      </w:r>
      <w:r w:rsidR="008C5337">
        <w:rPr>
          <w:rFonts w:hint="eastAsia"/>
        </w:rPr>
        <w:t>实验</w:t>
      </w:r>
      <w:r w:rsidR="008C5337">
        <w:t>表明</w:t>
      </w:r>
      <w:r w:rsidR="008C5337">
        <w:rPr>
          <w:rFonts w:hint="eastAsia"/>
        </w:rPr>
        <w:t>本</w:t>
      </w:r>
      <w:r w:rsidR="008C5337">
        <w:t>系统采用算法</w:t>
      </w:r>
      <w:r w:rsidR="008C5337">
        <w:rPr>
          <w:rFonts w:hint="eastAsia"/>
        </w:rPr>
        <w:t>对于</w:t>
      </w:r>
      <w:r w:rsidR="00944D21">
        <w:t>全框线的表格具有较高的查准率</w:t>
      </w:r>
      <w:r w:rsidR="00944D21">
        <w:rPr>
          <w:rFonts w:hint="eastAsia"/>
        </w:rPr>
        <w:t>。</w:t>
      </w:r>
      <w:r w:rsidR="00944D21">
        <w:t>最后</w:t>
      </w:r>
      <w:r w:rsidR="00944D21">
        <w:rPr>
          <w:rFonts w:hint="eastAsia"/>
        </w:rPr>
        <w:t>从内容</w:t>
      </w:r>
      <w:r w:rsidR="00944D21">
        <w:t>和行列相似度两方面对表格结构识别</w:t>
      </w:r>
      <w:r w:rsidR="00944D21">
        <w:rPr>
          <w:rFonts w:hint="eastAsia"/>
        </w:rPr>
        <w:t>进行</w:t>
      </w:r>
      <w:r w:rsidR="00944D21">
        <w:t>了测试和总结。</w:t>
      </w:r>
    </w:p>
    <w:p w14:paraId="5F5DE96D" w14:textId="77777777" w:rsidR="00173303" w:rsidRDefault="008D2BFE">
      <w:pPr>
        <w:pStyle w:val="1"/>
      </w:pPr>
      <w:bookmarkStart w:id="158" w:name="_Toc406841196"/>
      <w:bookmarkStart w:id="159" w:name="_Toc248481482"/>
      <w:bookmarkEnd w:id="117"/>
      <w:r>
        <w:rPr>
          <w:rFonts w:hint="eastAsia"/>
        </w:rPr>
        <w:lastRenderedPageBreak/>
        <w:t>总结</w:t>
      </w:r>
      <w:r>
        <w:t>与展望</w:t>
      </w:r>
      <w:bookmarkEnd w:id="158"/>
    </w:p>
    <w:p w14:paraId="30D0E226" w14:textId="77777777" w:rsidR="007F080E" w:rsidRDefault="00173303" w:rsidP="007F080E">
      <w:pPr>
        <w:pStyle w:val="2"/>
      </w:pPr>
      <w:bookmarkStart w:id="160" w:name="_Toc375491738"/>
      <w:bookmarkStart w:id="161" w:name="_Toc406841197"/>
      <w:r>
        <w:rPr>
          <w:rFonts w:hint="eastAsia"/>
        </w:rPr>
        <w:t>论文总结</w:t>
      </w:r>
      <w:bookmarkEnd w:id="160"/>
      <w:bookmarkEnd w:id="161"/>
    </w:p>
    <w:p w14:paraId="5880A6B1" w14:textId="2EBF3E7F" w:rsidR="00C02524" w:rsidRDefault="00C02524" w:rsidP="00053FDC">
      <w:pPr>
        <w:pStyle w:val="a0"/>
        <w:spacing w:line="400" w:lineRule="exact"/>
      </w:pPr>
      <w:r>
        <w:rPr>
          <w:rFonts w:hint="eastAsia"/>
        </w:rPr>
        <w:t>随着互联网</w:t>
      </w:r>
      <w:r>
        <w:t>行业的不断发展，</w:t>
      </w:r>
      <w:r>
        <w:rPr>
          <w:rFonts w:hint="eastAsia"/>
        </w:rPr>
        <w:t>电子</w:t>
      </w:r>
      <w:r>
        <w:t>文档</w:t>
      </w:r>
      <w:r>
        <w:rPr>
          <w:rFonts w:hint="eastAsia"/>
        </w:rPr>
        <w:t>优势</w:t>
      </w:r>
      <w:r>
        <w:t>日益明显，</w:t>
      </w:r>
      <w:r w:rsidR="007F080E">
        <w:rPr>
          <w:rFonts w:hint="eastAsia"/>
        </w:rPr>
        <w:t>针对</w:t>
      </w:r>
      <w:r w:rsidR="007F080E">
        <w:t>各类文档格式</w:t>
      </w:r>
      <w:r w:rsidR="007F080E">
        <w:rPr>
          <w:rFonts w:hint="eastAsia"/>
        </w:rPr>
        <w:t>所</w:t>
      </w:r>
      <w:r w:rsidR="007F080E">
        <w:t>进行的数据采集和数据挖掘工作</w:t>
      </w:r>
      <w:r w:rsidR="007F080E">
        <w:rPr>
          <w:rFonts w:hint="eastAsia"/>
        </w:rPr>
        <w:t>逐渐成为</w:t>
      </w:r>
      <w:r w:rsidR="007F080E">
        <w:t>近年来的研究热点。</w:t>
      </w:r>
      <w:r w:rsidR="007F080E">
        <w:rPr>
          <w:rFonts w:hint="eastAsia"/>
        </w:rPr>
        <w:t>本文</w:t>
      </w:r>
      <w:r w:rsidR="007F080E">
        <w:t>提出了一种基于</w:t>
      </w:r>
      <w:r w:rsidR="007F080E">
        <w:rPr>
          <w:rFonts w:hint="eastAsia"/>
        </w:rPr>
        <w:t>PDF</w:t>
      </w:r>
      <w:r w:rsidR="007F080E">
        <w:t>的表格提取</w:t>
      </w:r>
      <w:r w:rsidR="00D1152C">
        <w:rPr>
          <w:rFonts w:hint="eastAsia"/>
        </w:rPr>
        <w:t>方法</w:t>
      </w:r>
      <w:r w:rsidR="007F080E">
        <w:t>，</w:t>
      </w:r>
      <w:r w:rsidR="007F080E">
        <w:rPr>
          <w:rFonts w:hint="eastAsia"/>
        </w:rPr>
        <w:t>并</w:t>
      </w:r>
      <w:r w:rsidR="007F080E">
        <w:t>通过将该</w:t>
      </w:r>
      <w:r w:rsidR="00D1152C">
        <w:rPr>
          <w:rFonts w:hint="eastAsia"/>
        </w:rPr>
        <w:t>方法</w:t>
      </w:r>
      <w:r w:rsidR="007F080E">
        <w:t>应用于上市公司</w:t>
      </w:r>
      <w:r w:rsidR="007F080E">
        <w:rPr>
          <w:rFonts w:hint="eastAsia"/>
        </w:rPr>
        <w:t>财务</w:t>
      </w:r>
      <w:r w:rsidR="007F080E">
        <w:t>报表数据的提取证明了</w:t>
      </w:r>
      <w:r w:rsidR="00D1152C">
        <w:rPr>
          <w:rFonts w:hint="eastAsia"/>
        </w:rPr>
        <w:t>本</w:t>
      </w:r>
      <w:r w:rsidR="00D1152C">
        <w:t>方法</w:t>
      </w:r>
      <w:r w:rsidR="007F080E">
        <w:t>的有效性和实用性。</w:t>
      </w:r>
      <w:r w:rsidR="007F080E">
        <w:rPr>
          <w:rFonts w:hint="eastAsia"/>
        </w:rPr>
        <w:t>由于</w:t>
      </w:r>
      <w:r w:rsidR="007F080E">
        <w:t>表格解析是基于表格框线的绝对位置信息完成的，因此在处理复杂表格以及表格识别准确率上较</w:t>
      </w:r>
      <w:r w:rsidR="007F080E">
        <w:rPr>
          <w:rFonts w:hint="eastAsia"/>
        </w:rPr>
        <w:t>其他</w:t>
      </w:r>
      <w:r w:rsidR="007F080E">
        <w:t>方法具有更高的准确性。下面</w:t>
      </w:r>
      <w:r w:rsidR="007F080E">
        <w:rPr>
          <w:rFonts w:hint="eastAsia"/>
        </w:rPr>
        <w:t>归纳</w:t>
      </w:r>
      <w:r w:rsidR="007F080E">
        <w:t>总结本</w:t>
      </w:r>
      <w:r w:rsidR="00472EAE">
        <w:rPr>
          <w:rFonts w:hint="eastAsia"/>
        </w:rPr>
        <w:t>课题</w:t>
      </w:r>
      <w:r w:rsidR="007F080E">
        <w:t>的几个</w:t>
      </w:r>
      <w:r w:rsidR="00472EAE">
        <w:rPr>
          <w:rFonts w:hint="eastAsia"/>
        </w:rPr>
        <w:t>技术</w:t>
      </w:r>
      <w:r w:rsidR="00472EAE">
        <w:t>难点</w:t>
      </w:r>
      <w:r w:rsidR="007F080E">
        <w:t>：</w:t>
      </w:r>
    </w:p>
    <w:p w14:paraId="5A87BACD" w14:textId="77777777" w:rsidR="007F080E" w:rsidRDefault="007F080E" w:rsidP="00053FDC">
      <w:pPr>
        <w:pStyle w:val="a0"/>
        <w:numPr>
          <w:ilvl w:val="0"/>
          <w:numId w:val="17"/>
        </w:numPr>
        <w:spacing w:line="400" w:lineRule="exact"/>
        <w:ind w:left="0" w:firstLine="0"/>
      </w:pPr>
      <w:r>
        <w:rPr>
          <w:rFonts w:hint="eastAsia"/>
        </w:rPr>
        <w:t>由于</w:t>
      </w:r>
      <w:r>
        <w:t>PDF</w:t>
      </w:r>
      <w:r>
        <w:t>特殊的</w:t>
      </w:r>
      <w:r>
        <w:rPr>
          <w:rFonts w:hint="eastAsia"/>
        </w:rPr>
        <w:t>文档</w:t>
      </w:r>
      <w:r>
        <w:t>结构，</w:t>
      </w:r>
      <w:r>
        <w:rPr>
          <w:rFonts w:hint="eastAsia"/>
        </w:rPr>
        <w:t>对</w:t>
      </w:r>
      <w:r>
        <w:t>PDF</w:t>
      </w:r>
      <w:r>
        <w:t>进行表格解析具有一定的难</w:t>
      </w:r>
      <w:r>
        <w:rPr>
          <w:rFonts w:hint="eastAsia"/>
        </w:rPr>
        <w:t>度</w:t>
      </w:r>
      <w:r>
        <w:t>。市场上</w:t>
      </w:r>
      <w:r>
        <w:rPr>
          <w:rFonts w:hint="eastAsia"/>
        </w:rPr>
        <w:t>针对</w:t>
      </w:r>
      <w:r>
        <w:t>PDF</w:t>
      </w:r>
      <w:r>
        <w:t>的表格提取工具并不多，且都非开源。</w:t>
      </w:r>
      <w:r w:rsidR="00472EAE">
        <w:rPr>
          <w:rFonts w:hint="eastAsia"/>
        </w:rPr>
        <w:t>本</w:t>
      </w:r>
      <w:r w:rsidR="00472EAE">
        <w:t>课题独创性的修改了</w:t>
      </w:r>
      <w:r w:rsidR="00472EAE">
        <w:t>PDFBox</w:t>
      </w:r>
      <w:r w:rsidR="00472EAE">
        <w:t>的源码完成了针对</w:t>
      </w:r>
      <w:r w:rsidR="00472EAE">
        <w:t>PDF</w:t>
      </w:r>
      <w:r w:rsidR="00472EAE">
        <w:t>格式文档</w:t>
      </w:r>
      <w:r w:rsidR="00472EAE">
        <w:rPr>
          <w:rFonts w:hint="eastAsia"/>
        </w:rPr>
        <w:t>的</w:t>
      </w:r>
      <w:r w:rsidR="00472EAE">
        <w:t>表格特征提取。</w:t>
      </w:r>
      <w:r w:rsidR="00472EAE">
        <w:rPr>
          <w:rFonts w:hint="eastAsia"/>
        </w:rPr>
        <w:t>从表格</w:t>
      </w:r>
      <w:r w:rsidR="00472EAE">
        <w:t>的线条和文字位置信息</w:t>
      </w:r>
      <w:r w:rsidR="00472EAE">
        <w:rPr>
          <w:rFonts w:hint="eastAsia"/>
        </w:rPr>
        <w:t>入手</w:t>
      </w:r>
      <w:r w:rsidR="00472EAE">
        <w:t>设计相关算法完成表格的识别和提取，</w:t>
      </w:r>
      <w:r w:rsidR="00472EAE">
        <w:rPr>
          <w:rFonts w:hint="eastAsia"/>
        </w:rPr>
        <w:t>经测试</w:t>
      </w:r>
      <w:r w:rsidR="00472EAE">
        <w:t>解析效果良好。</w:t>
      </w:r>
    </w:p>
    <w:p w14:paraId="241636E5" w14:textId="294977DF" w:rsidR="00381F67" w:rsidRDefault="00472EAE" w:rsidP="00053FDC">
      <w:pPr>
        <w:pStyle w:val="a0"/>
        <w:numPr>
          <w:ilvl w:val="0"/>
          <w:numId w:val="17"/>
        </w:numPr>
        <w:spacing w:line="400" w:lineRule="exact"/>
        <w:ind w:left="0" w:firstLine="0"/>
      </w:pPr>
      <w:r>
        <w:rPr>
          <w:rFonts w:hint="eastAsia"/>
        </w:rPr>
        <w:t>本</w:t>
      </w:r>
      <w:r w:rsidR="00D1152C">
        <w:rPr>
          <w:rFonts w:hint="eastAsia"/>
        </w:rPr>
        <w:t>方法</w:t>
      </w:r>
      <w:r>
        <w:t>的表格解析是基于表格框线</w:t>
      </w:r>
      <w:r>
        <w:rPr>
          <w:rFonts w:hint="eastAsia"/>
        </w:rPr>
        <w:t>的</w:t>
      </w:r>
      <w:r>
        <w:t>绝对位置信息完成的，因此</w:t>
      </w:r>
      <w:r>
        <w:rPr>
          <w:rFonts w:hint="eastAsia"/>
        </w:rPr>
        <w:t>在</w:t>
      </w:r>
      <w:r>
        <w:t>处理复杂表格和解析正确率上相对单纯基于文字流的识别算法</w:t>
      </w:r>
      <w:r>
        <w:rPr>
          <w:rFonts w:hint="eastAsia"/>
        </w:rPr>
        <w:t>都</w:t>
      </w:r>
      <w:r>
        <w:t>有了明显的改进。对于复杂</w:t>
      </w:r>
      <w:r>
        <w:rPr>
          <w:rFonts w:hint="eastAsia"/>
        </w:rPr>
        <w:t>表头</w:t>
      </w:r>
      <w:r w:rsidR="00381F67">
        <w:rPr>
          <w:rFonts w:hint="eastAsia"/>
        </w:rPr>
        <w:t>处理</w:t>
      </w:r>
      <w:r>
        <w:t>，</w:t>
      </w:r>
      <w:r w:rsidR="00381F67">
        <w:rPr>
          <w:rFonts w:hint="eastAsia"/>
        </w:rPr>
        <w:t>由于</w:t>
      </w:r>
      <w:r w:rsidR="00381F67">
        <w:t>框线位置信息已知，</w:t>
      </w:r>
      <w:r w:rsidR="00381F67">
        <w:rPr>
          <w:rFonts w:hint="eastAsia"/>
        </w:rPr>
        <w:t>能够</w:t>
      </w:r>
      <w:r w:rsidR="00381F67">
        <w:t>较好的识别</w:t>
      </w:r>
      <w:r>
        <w:t>首行跨列、首列跨行等特殊情况</w:t>
      </w:r>
      <w:r w:rsidR="00381F67">
        <w:rPr>
          <w:rFonts w:hint="eastAsia"/>
        </w:rPr>
        <w:t>。同时实现了复杂</w:t>
      </w:r>
      <w:r w:rsidR="00381F67">
        <w:t>表头的简化并最终实现</w:t>
      </w:r>
      <w:r w:rsidR="00381F67">
        <w:rPr>
          <w:rFonts w:hint="eastAsia"/>
        </w:rPr>
        <w:t>复杂</w:t>
      </w:r>
      <w:r w:rsidR="00381F67">
        <w:t>表头和简单表头</w:t>
      </w:r>
      <w:r w:rsidR="00381F67">
        <w:rPr>
          <w:rFonts w:hint="eastAsia"/>
        </w:rPr>
        <w:t>的</w:t>
      </w:r>
      <w:r w:rsidR="00381F67">
        <w:t>归一</w:t>
      </w:r>
      <w:r w:rsidR="00381F67">
        <w:rPr>
          <w:rFonts w:hint="eastAsia"/>
        </w:rPr>
        <w:t>处理</w:t>
      </w:r>
      <w:r w:rsidR="00381F67">
        <w:t>。在</w:t>
      </w:r>
      <w:r w:rsidR="00381F67">
        <w:rPr>
          <w:rFonts w:hint="eastAsia"/>
        </w:rPr>
        <w:t>解析</w:t>
      </w:r>
      <w:r w:rsidR="00381F67">
        <w:t>正确率方面，由于所有的线条和文字信息都是已知的，因此能</w:t>
      </w:r>
      <w:r w:rsidR="00381F67">
        <w:rPr>
          <w:rFonts w:hint="eastAsia"/>
        </w:rPr>
        <w:t>有效</w:t>
      </w:r>
      <w:r w:rsidR="00381F67">
        <w:t>的避免</w:t>
      </w:r>
      <w:r w:rsidR="00381F67">
        <w:rPr>
          <w:rFonts w:hint="eastAsia"/>
        </w:rPr>
        <w:t>文字错分</w:t>
      </w:r>
      <w:r w:rsidR="00381F67">
        <w:t>，文字击穿等问题，因此</w:t>
      </w:r>
      <w:r w:rsidR="00381F67">
        <w:rPr>
          <w:rFonts w:hint="eastAsia"/>
        </w:rPr>
        <w:t>识别</w:t>
      </w:r>
      <w:r w:rsidR="00381F67">
        <w:t>准确率也相应增加。</w:t>
      </w:r>
    </w:p>
    <w:p w14:paraId="0344C2AA" w14:textId="13DD0776" w:rsidR="00381F67" w:rsidRDefault="00381F67" w:rsidP="00053FDC">
      <w:pPr>
        <w:pStyle w:val="a0"/>
        <w:numPr>
          <w:ilvl w:val="0"/>
          <w:numId w:val="17"/>
        </w:numPr>
        <w:spacing w:line="400" w:lineRule="exact"/>
        <w:ind w:left="0" w:firstLine="0"/>
      </w:pPr>
      <w:r>
        <w:rPr>
          <w:rFonts w:hint="eastAsia"/>
        </w:rPr>
        <w:t>对于表格</w:t>
      </w:r>
      <w:r>
        <w:t>结构的识别，本课题提出了两种</w:t>
      </w:r>
      <w:r>
        <w:rPr>
          <w:rFonts w:hint="eastAsia"/>
        </w:rPr>
        <w:t>处理</w:t>
      </w:r>
      <w:r>
        <w:t>思路。综合</w:t>
      </w:r>
      <w:r>
        <w:rPr>
          <w:rFonts w:hint="eastAsia"/>
        </w:rPr>
        <w:t>考虑了</w:t>
      </w:r>
      <w:r>
        <w:t>表格的物理特征</w:t>
      </w:r>
      <w:r>
        <w:rPr>
          <w:rFonts w:hint="eastAsia"/>
        </w:rPr>
        <w:t>和</w:t>
      </w:r>
      <w:r>
        <w:t>表格的内容特征，经</w:t>
      </w:r>
      <w:r>
        <w:rPr>
          <w:rFonts w:hint="eastAsia"/>
        </w:rPr>
        <w:t>测试</w:t>
      </w:r>
      <w:r>
        <w:t>具有良好的识别效果。表格</w:t>
      </w:r>
      <w:r>
        <w:rPr>
          <w:rFonts w:hint="eastAsia"/>
        </w:rPr>
        <w:t>格式</w:t>
      </w:r>
      <w:r>
        <w:t>识别的多样性也确保了</w:t>
      </w:r>
      <w:r w:rsidR="00554003">
        <w:rPr>
          <w:rFonts w:hint="eastAsia"/>
        </w:rPr>
        <w:t>本方法</w:t>
      </w:r>
      <w:r>
        <w:rPr>
          <w:rFonts w:hint="eastAsia"/>
        </w:rPr>
        <w:t>表格</w:t>
      </w:r>
      <w:r>
        <w:t>识别的通用性，</w:t>
      </w:r>
      <w:r>
        <w:rPr>
          <w:rFonts w:hint="eastAsia"/>
        </w:rPr>
        <w:t>多样化</w:t>
      </w:r>
      <w:r>
        <w:t>了</w:t>
      </w:r>
      <w:r w:rsidR="00554003">
        <w:rPr>
          <w:rFonts w:hint="eastAsia"/>
        </w:rPr>
        <w:t>本</w:t>
      </w:r>
      <w:r w:rsidR="00554003">
        <w:t>方法</w:t>
      </w:r>
      <w:r>
        <w:t>的应用场景</w:t>
      </w:r>
      <w:r>
        <w:rPr>
          <w:rFonts w:hint="eastAsia"/>
        </w:rPr>
        <w:t>。</w:t>
      </w:r>
    </w:p>
    <w:p w14:paraId="7FECB491" w14:textId="669106E4" w:rsidR="00381F67" w:rsidRDefault="00381F67" w:rsidP="00053FDC">
      <w:pPr>
        <w:pStyle w:val="a0"/>
        <w:numPr>
          <w:ilvl w:val="0"/>
          <w:numId w:val="17"/>
        </w:numPr>
        <w:spacing w:line="400" w:lineRule="exact"/>
        <w:ind w:left="0" w:firstLine="0"/>
      </w:pPr>
      <w:r>
        <w:rPr>
          <w:rFonts w:hint="eastAsia"/>
        </w:rPr>
        <w:t>本</w:t>
      </w:r>
      <w:r>
        <w:t>课题以解析财务报表为例</w:t>
      </w:r>
      <w:r>
        <w:rPr>
          <w:rFonts w:hint="eastAsia"/>
        </w:rPr>
        <w:t>展示</w:t>
      </w:r>
      <w:r>
        <w:t>了</w:t>
      </w:r>
      <w:r w:rsidR="00554003">
        <w:rPr>
          <w:rFonts w:hint="eastAsia"/>
        </w:rPr>
        <w:t>方法</w:t>
      </w:r>
      <w:r>
        <w:t>的实用性，</w:t>
      </w:r>
      <w:r>
        <w:rPr>
          <w:rFonts w:hint="eastAsia"/>
        </w:rPr>
        <w:t>通过</w:t>
      </w:r>
      <w:r>
        <w:t>测试，</w:t>
      </w:r>
      <w:r w:rsidR="0096008C">
        <w:rPr>
          <w:rFonts w:hint="eastAsia"/>
        </w:rPr>
        <w:t>查全率能够</w:t>
      </w:r>
      <w:r w:rsidR="0096008C">
        <w:t>达到</w:t>
      </w:r>
      <w:r w:rsidR="0096008C">
        <w:rPr>
          <w:rFonts w:hint="eastAsia"/>
        </w:rPr>
        <w:t>70</w:t>
      </w:r>
      <w:r w:rsidR="0096008C">
        <w:t>%</w:t>
      </w:r>
      <w:r w:rsidR="0096008C">
        <w:t>，查准率可达到</w:t>
      </w:r>
      <w:r w:rsidR="0096008C">
        <w:rPr>
          <w:rFonts w:hint="eastAsia"/>
        </w:rPr>
        <w:t>87</w:t>
      </w:r>
      <w:r w:rsidR="0096008C">
        <w:t>%</w:t>
      </w:r>
      <w:r w:rsidR="0096008C">
        <w:t>。已经</w:t>
      </w:r>
      <w:r w:rsidR="0096008C">
        <w:rPr>
          <w:rFonts w:hint="eastAsia"/>
        </w:rPr>
        <w:t>可以</w:t>
      </w:r>
      <w:r w:rsidR="0096008C">
        <w:t>较好了实现</w:t>
      </w:r>
      <w:r w:rsidR="0096008C">
        <w:rPr>
          <w:rFonts w:hint="eastAsia"/>
        </w:rPr>
        <w:t>自动化</w:t>
      </w:r>
      <w:r w:rsidR="0096008C">
        <w:t>的表格</w:t>
      </w:r>
      <w:r w:rsidR="0096008C">
        <w:rPr>
          <w:rFonts w:hint="eastAsia"/>
        </w:rPr>
        <w:t>提取</w:t>
      </w:r>
      <w:r w:rsidR="0096008C">
        <w:t>。</w:t>
      </w:r>
      <w:r w:rsidR="0096008C">
        <w:rPr>
          <w:rFonts w:hint="eastAsia"/>
        </w:rPr>
        <w:t>事实上</w:t>
      </w:r>
      <w:r w:rsidR="0096008C">
        <w:t>各类金融终端产品都涉及</w:t>
      </w:r>
      <w:r w:rsidR="0096008C">
        <w:rPr>
          <w:rFonts w:hint="eastAsia"/>
        </w:rPr>
        <w:t>财务</w:t>
      </w:r>
      <w:r w:rsidR="0096008C">
        <w:t>F10</w:t>
      </w:r>
      <w:r w:rsidR="0096008C">
        <w:rPr>
          <w:rFonts w:hint="eastAsia"/>
        </w:rPr>
        <w:t>数据</w:t>
      </w:r>
      <w:r w:rsidR="0096008C">
        <w:t>的采集，</w:t>
      </w:r>
      <w:r w:rsidR="00554003">
        <w:rPr>
          <w:rFonts w:hint="eastAsia"/>
        </w:rPr>
        <w:t>采用</w:t>
      </w:r>
      <w:r w:rsidR="00554003">
        <w:t>本方法</w:t>
      </w:r>
      <w:r w:rsidR="0096008C">
        <w:rPr>
          <w:rFonts w:hint="eastAsia"/>
        </w:rPr>
        <w:t>能</w:t>
      </w:r>
      <w:r w:rsidR="0096008C">
        <w:t>有效的减少人工介入，提高效率，</w:t>
      </w:r>
      <w:r w:rsidR="0096008C">
        <w:rPr>
          <w:rFonts w:hint="eastAsia"/>
        </w:rPr>
        <w:t>具有</w:t>
      </w:r>
      <w:r w:rsidR="0096008C">
        <w:t>较强的实际</w:t>
      </w:r>
      <w:r w:rsidR="0096008C">
        <w:rPr>
          <w:rFonts w:hint="eastAsia"/>
        </w:rPr>
        <w:t>应用</w:t>
      </w:r>
      <w:r w:rsidR="0096008C">
        <w:t>价值。</w:t>
      </w:r>
    </w:p>
    <w:p w14:paraId="36D82374" w14:textId="335220EF" w:rsidR="0096008C" w:rsidRDefault="0096008C" w:rsidP="00053FDC">
      <w:pPr>
        <w:pStyle w:val="a0"/>
        <w:spacing w:line="400" w:lineRule="exact"/>
      </w:pPr>
      <w:r>
        <w:rPr>
          <w:rFonts w:hint="eastAsia"/>
        </w:rPr>
        <w:t>综上</w:t>
      </w:r>
      <w:r>
        <w:t>所述，本</w:t>
      </w:r>
      <w:r>
        <w:rPr>
          <w:rFonts w:hint="eastAsia"/>
        </w:rPr>
        <w:t>课题</w:t>
      </w:r>
      <w:r>
        <w:t>所研究的基于</w:t>
      </w:r>
      <w:r>
        <w:rPr>
          <w:rFonts w:hint="eastAsia"/>
        </w:rPr>
        <w:t>PDF</w:t>
      </w:r>
      <w:r>
        <w:t>的表格数据</w:t>
      </w:r>
      <w:r>
        <w:rPr>
          <w:rFonts w:hint="eastAsia"/>
        </w:rPr>
        <w:t>抽取具有较高</w:t>
      </w:r>
      <w:r>
        <w:t>的准确率和较好的通用性。同时</w:t>
      </w:r>
      <w:r>
        <w:rPr>
          <w:rFonts w:hint="eastAsia"/>
        </w:rPr>
        <w:t>通过</w:t>
      </w:r>
      <w:r>
        <w:t>对</w:t>
      </w:r>
      <w:r>
        <w:rPr>
          <w:rFonts w:hint="eastAsia"/>
        </w:rPr>
        <w:t>2000</w:t>
      </w:r>
      <w:r>
        <w:rPr>
          <w:rFonts w:hint="eastAsia"/>
        </w:rPr>
        <w:t>加</w:t>
      </w:r>
      <w:r>
        <w:t>公司</w:t>
      </w:r>
      <w:r>
        <w:rPr>
          <w:rFonts w:hint="eastAsia"/>
        </w:rPr>
        <w:t>2012</w:t>
      </w:r>
      <w:r>
        <w:rPr>
          <w:rFonts w:hint="eastAsia"/>
        </w:rPr>
        <w:t>到</w:t>
      </w:r>
      <w:r>
        <w:rPr>
          <w:rFonts w:hint="eastAsia"/>
        </w:rPr>
        <w:t>2013</w:t>
      </w:r>
      <w:r>
        <w:rPr>
          <w:rFonts w:hint="eastAsia"/>
        </w:rPr>
        <w:t>年</w:t>
      </w:r>
      <w:r>
        <w:t>的财务报表进行解析测试</w:t>
      </w:r>
      <w:r>
        <w:rPr>
          <w:rFonts w:hint="eastAsia"/>
        </w:rPr>
        <w:t>验证</w:t>
      </w:r>
      <w:r>
        <w:t>了本</w:t>
      </w:r>
      <w:r w:rsidR="00554003">
        <w:rPr>
          <w:rFonts w:hint="eastAsia"/>
        </w:rPr>
        <w:t>方法</w:t>
      </w:r>
      <w:r>
        <w:t>的</w:t>
      </w:r>
      <w:r>
        <w:rPr>
          <w:rFonts w:hint="eastAsia"/>
        </w:rPr>
        <w:t>有效性</w:t>
      </w:r>
      <w:r>
        <w:t>和实用性</w:t>
      </w:r>
      <w:r>
        <w:rPr>
          <w:rFonts w:hint="eastAsia"/>
        </w:rPr>
        <w:t>。随着</w:t>
      </w:r>
      <w:r>
        <w:t>PDF</w:t>
      </w:r>
      <w:r>
        <w:t>文档</w:t>
      </w:r>
      <w:r>
        <w:rPr>
          <w:rFonts w:hint="eastAsia"/>
        </w:rPr>
        <w:t>应用</w:t>
      </w:r>
      <w:r>
        <w:t>场景的不断丰富，相信</w:t>
      </w:r>
      <w:r>
        <w:rPr>
          <w:rFonts w:hint="eastAsia"/>
        </w:rPr>
        <w:t>本</w:t>
      </w:r>
      <w:r w:rsidR="00D1152C">
        <w:rPr>
          <w:rFonts w:hint="eastAsia"/>
        </w:rPr>
        <w:t>方法</w:t>
      </w:r>
      <w:r>
        <w:rPr>
          <w:rFonts w:hint="eastAsia"/>
        </w:rPr>
        <w:t>在</w:t>
      </w:r>
      <w:r>
        <w:t>表格解析方面将会有更多的实际应用价值。</w:t>
      </w:r>
    </w:p>
    <w:p w14:paraId="1CD4DE9A" w14:textId="77777777" w:rsidR="00173303" w:rsidRDefault="00173303">
      <w:pPr>
        <w:pStyle w:val="2"/>
      </w:pPr>
      <w:bookmarkStart w:id="162" w:name="_Toc375491739"/>
      <w:bookmarkStart w:id="163" w:name="_Toc406841198"/>
      <w:r>
        <w:rPr>
          <w:rFonts w:hint="eastAsia"/>
        </w:rPr>
        <w:lastRenderedPageBreak/>
        <w:t>工作展望</w:t>
      </w:r>
      <w:bookmarkEnd w:id="162"/>
      <w:bookmarkEnd w:id="163"/>
    </w:p>
    <w:p w14:paraId="2D6C7C09" w14:textId="70C6432B" w:rsidR="00995270" w:rsidRDefault="00995270" w:rsidP="00053FDC">
      <w:pPr>
        <w:pStyle w:val="a0"/>
        <w:spacing w:line="400" w:lineRule="exact"/>
      </w:pPr>
      <w:r>
        <w:rPr>
          <w:rFonts w:hint="eastAsia"/>
        </w:rPr>
        <w:t>由于本</w:t>
      </w:r>
      <w:r w:rsidR="00D1152C">
        <w:rPr>
          <w:rFonts w:hint="eastAsia"/>
        </w:rPr>
        <w:t>方法</w:t>
      </w:r>
      <w:r>
        <w:rPr>
          <w:rFonts w:hint="eastAsia"/>
        </w:rPr>
        <w:t>依托</w:t>
      </w:r>
      <w:r>
        <w:t>表格框线进行表格</w:t>
      </w:r>
      <w:r>
        <w:rPr>
          <w:rFonts w:hint="eastAsia"/>
        </w:rPr>
        <w:t>解析</w:t>
      </w:r>
      <w:r>
        <w:t>，</w:t>
      </w:r>
      <w:r>
        <w:rPr>
          <w:rFonts w:hint="eastAsia"/>
        </w:rPr>
        <w:t>虽然在</w:t>
      </w:r>
      <w:r>
        <w:t>处理复杂表格</w:t>
      </w:r>
      <w:r>
        <w:rPr>
          <w:rFonts w:hint="eastAsia"/>
        </w:rPr>
        <w:t>以及解析</w:t>
      </w:r>
      <w:r>
        <w:t>查准率方面具有</w:t>
      </w:r>
      <w:r>
        <w:rPr>
          <w:rFonts w:hint="eastAsia"/>
        </w:rPr>
        <w:t>优势</w:t>
      </w:r>
      <w:r>
        <w:t>，</w:t>
      </w:r>
      <w:r>
        <w:rPr>
          <w:rFonts w:hint="eastAsia"/>
        </w:rPr>
        <w:t>但</w:t>
      </w:r>
      <w:r>
        <w:t>查</w:t>
      </w:r>
      <w:r>
        <w:rPr>
          <w:rFonts w:hint="eastAsia"/>
        </w:rPr>
        <w:t>全</w:t>
      </w:r>
      <w:r>
        <w:t>率方面仍然有待完善，具体总结如下：</w:t>
      </w:r>
    </w:p>
    <w:p w14:paraId="35DF20B0" w14:textId="010BBA5E" w:rsidR="00995270" w:rsidRDefault="0063583B" w:rsidP="00053FDC">
      <w:pPr>
        <w:pStyle w:val="a0"/>
        <w:numPr>
          <w:ilvl w:val="0"/>
          <w:numId w:val="18"/>
        </w:numPr>
        <w:spacing w:line="400" w:lineRule="exact"/>
        <w:ind w:left="0" w:firstLine="0"/>
      </w:pPr>
      <w:r>
        <w:rPr>
          <w:rFonts w:hint="eastAsia"/>
        </w:rPr>
        <w:t>对于无框线</w:t>
      </w:r>
      <w:r>
        <w:t>表格的处理</w:t>
      </w:r>
      <w:r>
        <w:rPr>
          <w:rFonts w:hint="eastAsia"/>
        </w:rPr>
        <w:t>有待解决</w:t>
      </w:r>
      <w:r>
        <w:t>：无框线表格</w:t>
      </w:r>
      <w:r>
        <w:rPr>
          <w:rFonts w:hint="eastAsia"/>
        </w:rPr>
        <w:t>即</w:t>
      </w:r>
      <w:r>
        <w:t>肉眼可</w:t>
      </w:r>
      <w:r>
        <w:rPr>
          <w:rFonts w:hint="eastAsia"/>
        </w:rPr>
        <w:t>分辨</w:t>
      </w:r>
      <w:r>
        <w:t>行列但没有框线划分的表格。此类</w:t>
      </w:r>
      <w:r>
        <w:rPr>
          <w:rFonts w:hint="eastAsia"/>
        </w:rPr>
        <w:t>表格</w:t>
      </w:r>
      <w:r>
        <w:t>的处理本</w:t>
      </w:r>
      <w:r w:rsidR="00D1152C">
        <w:rPr>
          <w:rFonts w:hint="eastAsia"/>
        </w:rPr>
        <w:t>方法</w:t>
      </w:r>
      <w:r>
        <w:t>没有</w:t>
      </w:r>
      <w:r>
        <w:rPr>
          <w:rFonts w:hint="eastAsia"/>
        </w:rPr>
        <w:t>涉及</w:t>
      </w:r>
      <w:r>
        <w:t>，因此总体查全率不高。后续</w:t>
      </w:r>
      <w:r>
        <w:rPr>
          <w:rFonts w:hint="eastAsia"/>
        </w:rPr>
        <w:t>可以</w:t>
      </w:r>
      <w:r>
        <w:t>通过分析文字</w:t>
      </w:r>
      <w:r>
        <w:rPr>
          <w:rFonts w:hint="eastAsia"/>
        </w:rPr>
        <w:t>流</w:t>
      </w:r>
      <w:r>
        <w:t>位置信息</w:t>
      </w:r>
      <w:r>
        <w:rPr>
          <w:rFonts w:hint="eastAsia"/>
        </w:rPr>
        <w:t>对</w:t>
      </w:r>
      <w:r>
        <w:t>文字进行划分，栅格化处理</w:t>
      </w:r>
      <w:r>
        <w:rPr>
          <w:rFonts w:hint="eastAsia"/>
        </w:rPr>
        <w:t>等</w:t>
      </w:r>
      <w:r>
        <w:t>完成表格的还原。</w:t>
      </w:r>
    </w:p>
    <w:p w14:paraId="4BF5DB5A" w14:textId="77777777" w:rsidR="0063583B" w:rsidRDefault="0063583B" w:rsidP="00053FDC">
      <w:pPr>
        <w:pStyle w:val="a0"/>
        <w:numPr>
          <w:ilvl w:val="0"/>
          <w:numId w:val="18"/>
        </w:numPr>
        <w:spacing w:line="400" w:lineRule="exact"/>
        <w:ind w:left="0" w:firstLine="0"/>
      </w:pPr>
      <w:r>
        <w:rPr>
          <w:rFonts w:hint="eastAsia"/>
        </w:rPr>
        <w:t>跨</w:t>
      </w:r>
      <w:r>
        <w:t>页表格的合并：本</w:t>
      </w:r>
      <w:r>
        <w:rPr>
          <w:rFonts w:hint="eastAsia"/>
        </w:rPr>
        <w:t>课题</w:t>
      </w:r>
      <w:r>
        <w:t>针对跨页表格的合并</w:t>
      </w:r>
      <w:r>
        <w:rPr>
          <w:rFonts w:hint="eastAsia"/>
        </w:rPr>
        <w:t>问题</w:t>
      </w:r>
      <w:r>
        <w:t>已经提出了一种</w:t>
      </w:r>
      <w:r>
        <w:rPr>
          <w:rFonts w:hint="eastAsia"/>
        </w:rPr>
        <w:t>解决</w:t>
      </w:r>
      <w:r>
        <w:t>方案。但是</w:t>
      </w:r>
      <w:r>
        <w:rPr>
          <w:rFonts w:hint="eastAsia"/>
        </w:rPr>
        <w:t>由于</w:t>
      </w:r>
      <w:r>
        <w:t>现有方案只考虑到行列数目以及绝对位置信息等物理信息，并没有</w:t>
      </w:r>
      <w:r>
        <w:rPr>
          <w:rFonts w:hint="eastAsia"/>
        </w:rPr>
        <w:t>从</w:t>
      </w:r>
      <w:r>
        <w:t>表格内容的方面进行考虑</w:t>
      </w:r>
      <w:r>
        <w:rPr>
          <w:rFonts w:hint="eastAsia"/>
        </w:rPr>
        <w:t>。</w:t>
      </w:r>
      <w:r>
        <w:t>因此</w:t>
      </w:r>
      <w:r>
        <w:rPr>
          <w:rFonts w:hint="eastAsia"/>
        </w:rPr>
        <w:t>在</w:t>
      </w:r>
      <w:r>
        <w:t>测试中</w:t>
      </w:r>
      <w:r>
        <w:rPr>
          <w:rFonts w:hint="eastAsia"/>
        </w:rPr>
        <w:t>发现</w:t>
      </w:r>
      <w:r>
        <w:t>依然存在</w:t>
      </w:r>
      <w:r>
        <w:rPr>
          <w:rFonts w:hint="eastAsia"/>
        </w:rPr>
        <w:t>表格</w:t>
      </w:r>
      <w:r>
        <w:t>信息不完整的问题。</w:t>
      </w:r>
      <w:r>
        <w:rPr>
          <w:rFonts w:hint="eastAsia"/>
        </w:rPr>
        <w:t>后续</w:t>
      </w:r>
      <w:r>
        <w:t>改进可以结合表格内容进行</w:t>
      </w:r>
      <w:r>
        <w:rPr>
          <w:rFonts w:hint="eastAsia"/>
        </w:rPr>
        <w:t>，</w:t>
      </w:r>
      <w:r>
        <w:t>针对不同类型的表格建立词典库</w:t>
      </w:r>
      <w:r>
        <w:rPr>
          <w:rFonts w:hint="eastAsia"/>
        </w:rPr>
        <w:t>，以</w:t>
      </w:r>
      <w:r>
        <w:t>避免表格解析信息不完整的问题。</w:t>
      </w:r>
    </w:p>
    <w:p w14:paraId="31ECD640" w14:textId="77777777" w:rsidR="009D00D7" w:rsidRDefault="009D00D7" w:rsidP="00053FDC">
      <w:pPr>
        <w:pStyle w:val="a0"/>
        <w:numPr>
          <w:ilvl w:val="0"/>
          <w:numId w:val="18"/>
        </w:numPr>
        <w:spacing w:line="400" w:lineRule="exact"/>
        <w:ind w:left="0" w:firstLine="0"/>
        <w:sectPr w:rsidR="009D00D7">
          <w:headerReference w:type="default" r:id="rId105"/>
          <w:endnotePr>
            <w:numFmt w:val="decimal"/>
          </w:endnotePr>
          <w:pgSz w:w="11906" w:h="16838"/>
          <w:pgMar w:top="1440" w:right="1559" w:bottom="1440" w:left="1559" w:header="851" w:footer="992" w:gutter="0"/>
          <w:cols w:space="720"/>
          <w:docGrid w:type="lines" w:linePitch="312"/>
        </w:sectPr>
      </w:pPr>
      <w:r>
        <w:rPr>
          <w:rFonts w:hint="eastAsia"/>
        </w:rPr>
        <w:t>表格</w:t>
      </w:r>
      <w:r>
        <w:t>结构的识别</w:t>
      </w:r>
      <w:r>
        <w:rPr>
          <w:rFonts w:hint="eastAsia"/>
        </w:rPr>
        <w:t>：</w:t>
      </w:r>
      <w:r>
        <w:t>对于类型已知的</w:t>
      </w:r>
      <w:r>
        <w:rPr>
          <w:rFonts w:hint="eastAsia"/>
        </w:rPr>
        <w:t>表格</w:t>
      </w:r>
      <w:r>
        <w:t>（</w:t>
      </w:r>
      <w:r>
        <w:rPr>
          <w:rFonts w:hint="eastAsia"/>
        </w:rPr>
        <w:t>如</w:t>
      </w:r>
      <w:r>
        <w:t>金融类</w:t>
      </w:r>
      <w:r>
        <w:rPr>
          <w:rFonts w:hint="eastAsia"/>
        </w:rPr>
        <w:t>等</w:t>
      </w:r>
      <w:r>
        <w:t>）</w:t>
      </w:r>
      <w:r>
        <w:rPr>
          <w:rFonts w:hint="eastAsia"/>
        </w:rPr>
        <w:t>，</w:t>
      </w:r>
      <w:r>
        <w:t>采用基于内容的</w:t>
      </w:r>
      <w:r>
        <w:rPr>
          <w:rFonts w:hint="eastAsia"/>
        </w:rPr>
        <w:t>属性</w:t>
      </w:r>
      <w:r>
        <w:t>识别</w:t>
      </w:r>
      <w:r>
        <w:rPr>
          <w:rFonts w:hint="eastAsia"/>
        </w:rPr>
        <w:t>具有</w:t>
      </w:r>
      <w:r>
        <w:t>较</w:t>
      </w:r>
      <w:r>
        <w:rPr>
          <w:rFonts w:hint="eastAsia"/>
        </w:rPr>
        <w:t>高</w:t>
      </w:r>
      <w:r>
        <w:t>的准确度。但</w:t>
      </w:r>
      <w:r>
        <w:rPr>
          <w:rFonts w:hint="eastAsia"/>
        </w:rPr>
        <w:t>对于</w:t>
      </w:r>
      <w:r>
        <w:t>普通表格，</w:t>
      </w:r>
      <w:r>
        <w:rPr>
          <w:rFonts w:hint="eastAsia"/>
        </w:rPr>
        <w:t>单纯</w:t>
      </w:r>
      <w:r>
        <w:t>利用行列</w:t>
      </w:r>
      <w:r>
        <w:rPr>
          <w:rFonts w:hint="eastAsia"/>
        </w:rPr>
        <w:t>单元格</w:t>
      </w:r>
      <w:r>
        <w:t>内的文字数目特征判定准确度依然</w:t>
      </w:r>
      <w:r>
        <w:rPr>
          <w:rFonts w:hint="eastAsia"/>
        </w:rPr>
        <w:t>不高</w:t>
      </w:r>
      <w:r>
        <w:t>。可</w:t>
      </w:r>
      <w:r>
        <w:rPr>
          <w:rFonts w:hint="eastAsia"/>
        </w:rPr>
        <w:t>考虑</w:t>
      </w:r>
      <w:r>
        <w:t>加入其他</w:t>
      </w:r>
      <w:r>
        <w:rPr>
          <w:rFonts w:hint="eastAsia"/>
        </w:rPr>
        <w:t>与</w:t>
      </w:r>
      <w:r>
        <w:t>类别无关的内容特征。如</w:t>
      </w:r>
      <w:r>
        <w:rPr>
          <w:rFonts w:hint="eastAsia"/>
        </w:rPr>
        <w:t>单元格</w:t>
      </w:r>
      <w:r>
        <w:t>中的数</w:t>
      </w:r>
      <w:r>
        <w:rPr>
          <w:rFonts w:hint="eastAsia"/>
        </w:rPr>
        <w:t>值</w:t>
      </w:r>
      <w:r>
        <w:t>占比，文字粗细，颜色等因素</w:t>
      </w:r>
      <w:r>
        <w:rPr>
          <w:rFonts w:hint="eastAsia"/>
        </w:rPr>
        <w:t>。</w:t>
      </w:r>
    </w:p>
    <w:p w14:paraId="65E424D2" w14:textId="77777777" w:rsidR="00173303" w:rsidRDefault="00173303">
      <w:pPr>
        <w:pStyle w:val="1"/>
        <w:numPr>
          <w:ilvl w:val="0"/>
          <w:numId w:val="0"/>
        </w:numPr>
      </w:pPr>
      <w:bookmarkStart w:id="164" w:name="_Toc375491740"/>
      <w:bookmarkStart w:id="165" w:name="_Toc406841199"/>
      <w:r>
        <w:lastRenderedPageBreak/>
        <w:t>参考文献</w:t>
      </w:r>
      <w:bookmarkStart w:id="166" w:name="_Ref219018130"/>
      <w:bookmarkEnd w:id="159"/>
      <w:bookmarkEnd w:id="164"/>
      <w:bookmarkEnd w:id="165"/>
      <w:bookmarkEnd w:id="166"/>
    </w:p>
    <w:p w14:paraId="7C6588BE" w14:textId="77777777" w:rsidR="005F23C8" w:rsidRDefault="00C26EB2" w:rsidP="00053FDC">
      <w:pPr>
        <w:pStyle w:val="a8"/>
        <w:numPr>
          <w:ilvl w:val="0"/>
          <w:numId w:val="2"/>
        </w:numPr>
        <w:spacing w:line="400" w:lineRule="exact"/>
        <w:rPr>
          <w:rFonts w:ascii="Times New Roman" w:hAnsi="Times New Roman"/>
          <w:szCs w:val="20"/>
        </w:rPr>
      </w:pPr>
      <w:hyperlink r:id="rId106" w:history="1">
        <w:r w:rsidR="005F23C8" w:rsidRPr="005F23C8">
          <w:t>https://www.google.com/</w:t>
        </w:r>
        <w:r w:rsidR="005F23C8" w:rsidRPr="005F23C8">
          <w:rPr>
            <w:rFonts w:hint="eastAsia"/>
          </w:rPr>
          <w:t>,google</w:t>
        </w:r>
      </w:hyperlink>
      <w:r w:rsidR="005F23C8">
        <w:rPr>
          <w:rFonts w:ascii="Times New Roman" w:hAnsi="Times New Roman"/>
          <w:szCs w:val="20"/>
        </w:rPr>
        <w:t>搜索</w:t>
      </w:r>
      <w:r w:rsidR="005F23C8">
        <w:rPr>
          <w:rFonts w:ascii="Times New Roman" w:hAnsi="Times New Roman" w:hint="eastAsia"/>
          <w:szCs w:val="20"/>
        </w:rPr>
        <w:t>引擎</w:t>
      </w:r>
    </w:p>
    <w:p w14:paraId="5E3BD5E9" w14:textId="77777777" w:rsidR="00C5456E" w:rsidRDefault="00C26EB2" w:rsidP="00053FDC">
      <w:pPr>
        <w:pStyle w:val="a8"/>
        <w:numPr>
          <w:ilvl w:val="0"/>
          <w:numId w:val="2"/>
        </w:numPr>
        <w:spacing w:line="400" w:lineRule="exact"/>
        <w:rPr>
          <w:rFonts w:ascii="Times New Roman" w:hAnsi="Times New Roman"/>
          <w:szCs w:val="20"/>
        </w:rPr>
      </w:pPr>
      <w:hyperlink r:id="rId107" w:history="1">
        <w:r w:rsidR="00C5456E" w:rsidRPr="00C5456E">
          <w:rPr>
            <w:rFonts w:ascii="Times New Roman" w:hAnsi="Times New Roman"/>
            <w:szCs w:val="20"/>
          </w:rPr>
          <w:t>http://open.weibo.com/</w:t>
        </w:r>
      </w:hyperlink>
      <w:r w:rsidR="00C5456E">
        <w:rPr>
          <w:rFonts w:ascii="Times New Roman" w:hAnsi="Times New Roman"/>
          <w:szCs w:val="20"/>
        </w:rPr>
        <w:t>,</w:t>
      </w:r>
      <w:r w:rsidR="00C5456E">
        <w:rPr>
          <w:rFonts w:ascii="Times New Roman" w:hAnsi="Times New Roman" w:hint="eastAsia"/>
          <w:szCs w:val="20"/>
        </w:rPr>
        <w:t>新浪</w:t>
      </w:r>
      <w:r w:rsidR="00C5456E">
        <w:rPr>
          <w:rFonts w:ascii="Times New Roman" w:hAnsi="Times New Roman"/>
          <w:szCs w:val="20"/>
        </w:rPr>
        <w:t>微博开放平台</w:t>
      </w:r>
    </w:p>
    <w:p w14:paraId="388A3345" w14:textId="77777777" w:rsidR="004B20D1" w:rsidRDefault="00C26EB2" w:rsidP="00053FDC">
      <w:pPr>
        <w:pStyle w:val="a8"/>
        <w:numPr>
          <w:ilvl w:val="0"/>
          <w:numId w:val="2"/>
        </w:numPr>
        <w:spacing w:line="400" w:lineRule="exact"/>
        <w:rPr>
          <w:rFonts w:ascii="Times New Roman" w:hAnsi="Times New Roman"/>
          <w:szCs w:val="20"/>
        </w:rPr>
      </w:pPr>
      <w:hyperlink r:id="rId108" w:history="1">
        <w:r w:rsidR="004B20D1" w:rsidRPr="004B20D1">
          <w:rPr>
            <w:rFonts w:ascii="Times New Roman" w:hAnsi="Times New Roman"/>
            <w:szCs w:val="20"/>
          </w:rPr>
          <w:t>http://dev.t.qq.com/</w:t>
        </w:r>
      </w:hyperlink>
      <w:r w:rsidR="004B20D1">
        <w:rPr>
          <w:rFonts w:ascii="Times New Roman" w:hAnsi="Times New Roman"/>
          <w:szCs w:val="20"/>
        </w:rPr>
        <w:t>,</w:t>
      </w:r>
      <w:r w:rsidR="004B20D1">
        <w:rPr>
          <w:rFonts w:ascii="Times New Roman" w:hAnsi="Times New Roman" w:hint="eastAsia"/>
          <w:szCs w:val="20"/>
        </w:rPr>
        <w:t>腾讯</w:t>
      </w:r>
      <w:r w:rsidR="004B20D1">
        <w:rPr>
          <w:rFonts w:ascii="Times New Roman" w:hAnsi="Times New Roman"/>
          <w:szCs w:val="20"/>
        </w:rPr>
        <w:t>微博开放平台</w:t>
      </w:r>
    </w:p>
    <w:p w14:paraId="28DDBFED" w14:textId="77777777" w:rsidR="000B3CF3" w:rsidRDefault="00C26EB2" w:rsidP="00053FDC">
      <w:pPr>
        <w:pStyle w:val="a8"/>
        <w:numPr>
          <w:ilvl w:val="0"/>
          <w:numId w:val="2"/>
        </w:numPr>
        <w:spacing w:line="400" w:lineRule="exact"/>
        <w:rPr>
          <w:rFonts w:ascii="Times New Roman" w:hAnsi="Times New Roman"/>
          <w:szCs w:val="20"/>
        </w:rPr>
      </w:pPr>
      <w:hyperlink r:id="rId109" w:history="1">
        <w:r w:rsidR="000B3CF3" w:rsidRPr="000B3CF3">
          <w:rPr>
            <w:rFonts w:ascii="Times New Roman" w:hAnsi="Times New Roman"/>
            <w:szCs w:val="20"/>
          </w:rPr>
          <w:t>http://open.t.sohu.com/</w:t>
        </w:r>
      </w:hyperlink>
      <w:r w:rsidR="00AC7DDB">
        <w:rPr>
          <w:rFonts w:ascii="Times New Roman" w:hAnsi="Times New Roman" w:hint="eastAsia"/>
          <w:szCs w:val="20"/>
        </w:rPr>
        <w:t>,</w:t>
      </w:r>
      <w:r w:rsidR="000B3CF3">
        <w:rPr>
          <w:rFonts w:ascii="Times New Roman" w:hAnsi="Times New Roman"/>
          <w:szCs w:val="20"/>
        </w:rPr>
        <w:t>搜狐微博开放平台</w:t>
      </w:r>
    </w:p>
    <w:p w14:paraId="5E18A31D" w14:textId="77777777" w:rsidR="0035333B" w:rsidRPr="0035333B" w:rsidRDefault="0035333B" w:rsidP="00053FDC">
      <w:pPr>
        <w:pStyle w:val="a8"/>
        <w:numPr>
          <w:ilvl w:val="0"/>
          <w:numId w:val="2"/>
        </w:numPr>
        <w:spacing w:line="400" w:lineRule="exact"/>
        <w:rPr>
          <w:rFonts w:ascii="Times New Roman" w:hAnsi="Times New Roman"/>
          <w:szCs w:val="20"/>
        </w:rPr>
      </w:pPr>
      <w:r w:rsidRPr="0035333B">
        <w:rPr>
          <w:rFonts w:ascii="Times New Roman" w:hAnsi="Times New Roman"/>
          <w:szCs w:val="20"/>
        </w:rPr>
        <w:t>PDF Reference sixth edition</w:t>
      </w:r>
      <w:r w:rsidR="005F23C8">
        <w:rPr>
          <w:rFonts w:ascii="Times New Roman" w:hAnsi="Times New Roman"/>
          <w:szCs w:val="20"/>
        </w:rPr>
        <w:t>, Adobe PDF</w:t>
      </w:r>
      <w:r w:rsidR="005F23C8">
        <w:rPr>
          <w:rFonts w:ascii="Times New Roman" w:hAnsi="Times New Roman" w:hint="eastAsia"/>
          <w:szCs w:val="20"/>
        </w:rPr>
        <w:t>第六版官方</w:t>
      </w:r>
      <w:r w:rsidR="005F23C8">
        <w:rPr>
          <w:rFonts w:ascii="Times New Roman" w:hAnsi="Times New Roman"/>
          <w:szCs w:val="20"/>
        </w:rPr>
        <w:t>文档</w:t>
      </w:r>
    </w:p>
    <w:p w14:paraId="72367C54" w14:textId="77777777" w:rsidR="0035333B" w:rsidRDefault="00C26EB2" w:rsidP="00053FDC">
      <w:pPr>
        <w:pStyle w:val="a8"/>
        <w:numPr>
          <w:ilvl w:val="0"/>
          <w:numId w:val="2"/>
        </w:numPr>
        <w:spacing w:line="400" w:lineRule="exact"/>
        <w:rPr>
          <w:szCs w:val="20"/>
        </w:rPr>
      </w:pPr>
      <w:hyperlink r:id="rId110" w:history="1">
        <w:r w:rsidR="00706A38" w:rsidRPr="00706A38">
          <w:t>https://pdfbox.apache.org/,PDFBox</w:t>
        </w:r>
      </w:hyperlink>
      <w:r w:rsidR="00706A38">
        <w:rPr>
          <w:rFonts w:ascii="Times New Roman" w:hAnsi="Times New Roman" w:hint="eastAsia"/>
          <w:szCs w:val="20"/>
        </w:rPr>
        <w:t>开源</w:t>
      </w:r>
      <w:r w:rsidR="00706A38">
        <w:rPr>
          <w:rFonts w:ascii="Times New Roman" w:hAnsi="Times New Roman"/>
          <w:szCs w:val="20"/>
        </w:rPr>
        <w:t>项目</w:t>
      </w:r>
    </w:p>
    <w:p w14:paraId="2F4C98D4" w14:textId="4F591F03" w:rsidR="002926FE" w:rsidRDefault="002926FE" w:rsidP="00053FDC">
      <w:pPr>
        <w:pStyle w:val="a8"/>
        <w:numPr>
          <w:ilvl w:val="0"/>
          <w:numId w:val="2"/>
        </w:numPr>
        <w:spacing w:line="400" w:lineRule="exact"/>
        <w:rPr>
          <w:rFonts w:ascii="Times New Roman" w:hAnsi="Times New Roman"/>
          <w:szCs w:val="20"/>
        </w:rPr>
      </w:pPr>
      <w:r w:rsidRPr="002926FE">
        <w:rPr>
          <w:rFonts w:ascii="Times New Roman" w:hAnsi="Times New Roman"/>
          <w:szCs w:val="20"/>
        </w:rPr>
        <w:t>Liu Y, Wu G Q, Hu X G. A web table extraction algorithm based on tree edit distance[C]</w:t>
      </w:r>
      <w:r w:rsidR="00F2446B">
        <w:rPr>
          <w:rFonts w:ascii="Times New Roman" w:hAnsi="Times New Roman" w:hint="eastAsia"/>
          <w:szCs w:val="20"/>
        </w:rPr>
        <w:t xml:space="preserve">, </w:t>
      </w:r>
      <w:r w:rsidRPr="002926FE">
        <w:rPr>
          <w:rFonts w:ascii="Times New Roman" w:hAnsi="Times New Roman"/>
          <w:szCs w:val="20"/>
        </w:rPr>
        <w:t>Conference Anthology, IEEE. IEEE, 2013: 1-6.</w:t>
      </w:r>
    </w:p>
    <w:p w14:paraId="288FCFAA" w14:textId="213AD9DE" w:rsidR="002926FE" w:rsidRPr="002926FE" w:rsidRDefault="002926FE" w:rsidP="00053FDC">
      <w:pPr>
        <w:pStyle w:val="a8"/>
        <w:numPr>
          <w:ilvl w:val="0"/>
          <w:numId w:val="2"/>
        </w:numPr>
        <w:spacing w:line="400" w:lineRule="exact"/>
        <w:rPr>
          <w:rFonts w:ascii="Times New Roman" w:hAnsi="Times New Roman"/>
          <w:szCs w:val="20"/>
        </w:rPr>
      </w:pPr>
      <w:r w:rsidRPr="002926FE">
        <w:rPr>
          <w:rFonts w:ascii="Times New Roman" w:hAnsi="Times New Roman"/>
          <w:szCs w:val="20"/>
        </w:rPr>
        <w:t>Cha S, Ma Z, Cheng J, et al. Learning of ontology from the web-table[C]</w:t>
      </w:r>
      <w:r w:rsidR="00F2446B">
        <w:rPr>
          <w:rFonts w:ascii="Times New Roman" w:hAnsi="Times New Roman" w:hint="eastAsia"/>
          <w:szCs w:val="20"/>
        </w:rPr>
        <w:t xml:space="preserve">, </w:t>
      </w:r>
      <w:r w:rsidRPr="002926FE">
        <w:rPr>
          <w:rFonts w:ascii="Times New Roman" w:hAnsi="Times New Roman"/>
          <w:szCs w:val="20"/>
        </w:rPr>
        <w:t>Fuzzy Systems and Knowledge Discovery (FSKD), 2011 Eighth International Conference on. IEEE, 2011, 3: 1454-1458.</w:t>
      </w:r>
    </w:p>
    <w:p w14:paraId="301E6DA6" w14:textId="77777777" w:rsidR="002601C8" w:rsidRDefault="002601C8" w:rsidP="00053FDC">
      <w:pPr>
        <w:pStyle w:val="a8"/>
        <w:numPr>
          <w:ilvl w:val="0"/>
          <w:numId w:val="2"/>
        </w:numPr>
        <w:spacing w:line="400" w:lineRule="exact"/>
        <w:rPr>
          <w:rFonts w:ascii="Times New Roman" w:hAnsi="Times New Roman"/>
          <w:szCs w:val="20"/>
        </w:rPr>
      </w:pPr>
      <w:r w:rsidRPr="00F33BBD">
        <w:rPr>
          <w:rFonts w:ascii="Times New Roman" w:hAnsi="Times New Roman"/>
          <w:szCs w:val="20"/>
        </w:rPr>
        <w:t>赵洪</w:t>
      </w:r>
      <w:r w:rsidR="00B262B3">
        <w:rPr>
          <w:rFonts w:ascii="Times New Roman" w:hAnsi="Times New Roman"/>
          <w:szCs w:val="20"/>
        </w:rPr>
        <w:t>,</w:t>
      </w:r>
      <w:r w:rsidRPr="00F33BBD">
        <w:rPr>
          <w:rFonts w:ascii="Times New Roman" w:hAnsi="Times New Roman"/>
          <w:szCs w:val="20"/>
        </w:rPr>
        <w:t>肖洪</w:t>
      </w:r>
      <w:r w:rsidR="00B262B3">
        <w:rPr>
          <w:rFonts w:ascii="Times New Roman" w:hAnsi="Times New Roman"/>
          <w:szCs w:val="20"/>
        </w:rPr>
        <w:t>,</w:t>
      </w:r>
      <w:r w:rsidRPr="00F33BBD">
        <w:rPr>
          <w:rFonts w:ascii="Times New Roman" w:hAnsi="Times New Roman"/>
          <w:szCs w:val="20"/>
        </w:rPr>
        <w:t>薛德军</w:t>
      </w:r>
      <w:r w:rsidR="00B262B3">
        <w:rPr>
          <w:rFonts w:ascii="Times New Roman" w:hAnsi="Times New Roman"/>
          <w:szCs w:val="20"/>
        </w:rPr>
        <w:t>,</w:t>
      </w:r>
      <w:r w:rsidRPr="00F33BBD">
        <w:rPr>
          <w:rFonts w:ascii="Times New Roman" w:hAnsi="Times New Roman"/>
          <w:szCs w:val="20"/>
        </w:rPr>
        <w:t>等</w:t>
      </w:r>
      <w:r w:rsidR="009A727A">
        <w:rPr>
          <w:rFonts w:ascii="Times New Roman" w:hAnsi="Times New Roman"/>
          <w:szCs w:val="20"/>
        </w:rPr>
        <w:t>. Web</w:t>
      </w:r>
      <w:r w:rsidRPr="00F33BBD">
        <w:rPr>
          <w:rFonts w:ascii="Times New Roman" w:hAnsi="Times New Roman"/>
          <w:szCs w:val="20"/>
        </w:rPr>
        <w:t>表格信息抽取研究综述</w:t>
      </w:r>
      <w:r w:rsidR="00B262B3">
        <w:rPr>
          <w:rFonts w:ascii="Times New Roman" w:hAnsi="Times New Roman"/>
          <w:szCs w:val="20"/>
        </w:rPr>
        <w:t>[J].</w:t>
      </w:r>
      <w:r w:rsidRPr="00F33BBD">
        <w:rPr>
          <w:rFonts w:ascii="Times New Roman" w:hAnsi="Times New Roman"/>
          <w:szCs w:val="20"/>
        </w:rPr>
        <w:t>现代图书情报技术</w:t>
      </w:r>
      <w:r w:rsidRPr="00F33BBD">
        <w:rPr>
          <w:rFonts w:ascii="Times New Roman" w:hAnsi="Times New Roman"/>
          <w:szCs w:val="20"/>
        </w:rPr>
        <w:t>, 2008, 3: 24-31.</w:t>
      </w:r>
    </w:p>
    <w:p w14:paraId="1A613852" w14:textId="77777777" w:rsidR="002601C8" w:rsidRDefault="002601C8" w:rsidP="00053FDC">
      <w:pPr>
        <w:pStyle w:val="a8"/>
        <w:numPr>
          <w:ilvl w:val="0"/>
          <w:numId w:val="2"/>
        </w:numPr>
        <w:spacing w:line="400" w:lineRule="exact"/>
        <w:rPr>
          <w:rFonts w:ascii="Times New Roman" w:hAnsi="Times New Roman"/>
          <w:szCs w:val="20"/>
        </w:rPr>
      </w:pPr>
      <w:r w:rsidRPr="002601C8">
        <w:rPr>
          <w:rFonts w:ascii="Times New Roman" w:hAnsi="Times New Roman"/>
          <w:szCs w:val="20"/>
        </w:rPr>
        <w:t>林科锵</w:t>
      </w:r>
      <w:r w:rsidR="009A727A">
        <w:rPr>
          <w:rFonts w:ascii="Times New Roman" w:hAnsi="Times New Roman"/>
          <w:szCs w:val="20"/>
        </w:rPr>
        <w:t>.Web</w:t>
      </w:r>
      <w:r w:rsidRPr="002601C8">
        <w:rPr>
          <w:rFonts w:ascii="Times New Roman" w:hAnsi="Times New Roman"/>
          <w:szCs w:val="20"/>
        </w:rPr>
        <w:t>页中表格结构识别的研究与实现</w:t>
      </w:r>
      <w:r w:rsidR="00B262B3">
        <w:rPr>
          <w:rFonts w:ascii="Times New Roman" w:hAnsi="Times New Roman"/>
          <w:szCs w:val="20"/>
        </w:rPr>
        <w:t>[J].</w:t>
      </w:r>
      <w:r w:rsidRPr="002601C8">
        <w:rPr>
          <w:rFonts w:ascii="Times New Roman" w:hAnsi="Times New Roman"/>
          <w:szCs w:val="20"/>
        </w:rPr>
        <w:t>成都</w:t>
      </w:r>
      <w:r w:rsidR="00B262B3">
        <w:rPr>
          <w:rFonts w:ascii="Times New Roman" w:hAnsi="Times New Roman"/>
          <w:szCs w:val="20"/>
        </w:rPr>
        <w:t>:</w:t>
      </w:r>
      <w:r w:rsidRPr="002601C8">
        <w:rPr>
          <w:rFonts w:ascii="Times New Roman" w:hAnsi="Times New Roman"/>
          <w:szCs w:val="20"/>
        </w:rPr>
        <w:t>电子科技大学</w:t>
      </w:r>
      <w:r w:rsidRPr="002601C8">
        <w:rPr>
          <w:rFonts w:ascii="Times New Roman" w:hAnsi="Times New Roman"/>
          <w:szCs w:val="20"/>
        </w:rPr>
        <w:t>, 2006.</w:t>
      </w:r>
    </w:p>
    <w:p w14:paraId="1EBA726A" w14:textId="77777777" w:rsidR="002601C8" w:rsidRDefault="002601C8" w:rsidP="00053FDC">
      <w:pPr>
        <w:pStyle w:val="a8"/>
        <w:numPr>
          <w:ilvl w:val="0"/>
          <w:numId w:val="2"/>
        </w:numPr>
        <w:spacing w:line="400" w:lineRule="exact"/>
        <w:rPr>
          <w:rFonts w:ascii="Times New Roman" w:hAnsi="Times New Roman"/>
          <w:szCs w:val="20"/>
        </w:rPr>
      </w:pPr>
      <w:r w:rsidRPr="002601C8">
        <w:rPr>
          <w:rFonts w:ascii="Times New Roman" w:hAnsi="Times New Roman"/>
          <w:szCs w:val="20"/>
        </w:rPr>
        <w:t>袁鸿雁</w:t>
      </w:r>
      <w:r w:rsidR="00B262B3">
        <w:rPr>
          <w:rFonts w:ascii="Times New Roman" w:hAnsi="Times New Roman"/>
          <w:szCs w:val="20"/>
        </w:rPr>
        <w:t>.</w:t>
      </w:r>
      <w:r w:rsidRPr="002601C8">
        <w:rPr>
          <w:rFonts w:ascii="Times New Roman" w:hAnsi="Times New Roman"/>
          <w:szCs w:val="20"/>
        </w:rPr>
        <w:t>基于本体的</w:t>
      </w:r>
      <w:r w:rsidR="00B262B3">
        <w:rPr>
          <w:rFonts w:ascii="Times New Roman" w:hAnsi="Times New Roman"/>
          <w:szCs w:val="20"/>
        </w:rPr>
        <w:t>Web</w:t>
      </w:r>
      <w:r w:rsidRPr="002601C8">
        <w:rPr>
          <w:rFonts w:ascii="Times New Roman" w:hAnsi="Times New Roman"/>
          <w:szCs w:val="20"/>
        </w:rPr>
        <w:t>表格信息抽取技术的研究</w:t>
      </w:r>
      <w:r w:rsidR="00B262B3">
        <w:rPr>
          <w:rFonts w:ascii="Times New Roman" w:hAnsi="Times New Roman"/>
          <w:szCs w:val="20"/>
        </w:rPr>
        <w:t>[J].</w:t>
      </w:r>
      <w:r w:rsidRPr="002601C8">
        <w:rPr>
          <w:rFonts w:ascii="Times New Roman" w:hAnsi="Times New Roman"/>
          <w:szCs w:val="20"/>
        </w:rPr>
        <w:t>青岛大学学报</w:t>
      </w:r>
      <w:r w:rsidR="00B262B3">
        <w:rPr>
          <w:rFonts w:ascii="Times New Roman" w:hAnsi="Times New Roman"/>
          <w:szCs w:val="20"/>
        </w:rPr>
        <w:t>:</w:t>
      </w:r>
      <w:r w:rsidRPr="002601C8">
        <w:rPr>
          <w:rFonts w:ascii="Times New Roman" w:hAnsi="Times New Roman"/>
          <w:szCs w:val="20"/>
        </w:rPr>
        <w:t>自然科学版</w:t>
      </w:r>
      <w:r w:rsidRPr="002601C8">
        <w:rPr>
          <w:rFonts w:ascii="Times New Roman" w:hAnsi="Times New Roman"/>
          <w:szCs w:val="20"/>
        </w:rPr>
        <w:t>, 2010, 23(2): 47-51.</w:t>
      </w:r>
    </w:p>
    <w:p w14:paraId="71C41111" w14:textId="77777777" w:rsidR="002D06D0" w:rsidRDefault="002D06D0" w:rsidP="002D06D0">
      <w:pPr>
        <w:pStyle w:val="a8"/>
        <w:numPr>
          <w:ilvl w:val="0"/>
          <w:numId w:val="2"/>
        </w:numPr>
        <w:spacing w:line="400" w:lineRule="exact"/>
        <w:rPr>
          <w:rFonts w:ascii="Times New Roman" w:hAnsi="Times New Roman"/>
          <w:szCs w:val="20"/>
        </w:rPr>
      </w:pPr>
      <w:r w:rsidRPr="002D06D0">
        <w:rPr>
          <w:rFonts w:ascii="Times New Roman" w:hAnsi="Times New Roman"/>
          <w:szCs w:val="20"/>
        </w:rPr>
        <w:t>B. Yildiz, K. Kaiser, and S. Miksch. pdf2table: A method</w:t>
      </w:r>
      <w:r w:rsidRPr="002D06D0">
        <w:rPr>
          <w:rFonts w:ascii="Times New Roman" w:hAnsi="Times New Roman" w:hint="eastAsia"/>
          <w:szCs w:val="20"/>
        </w:rPr>
        <w:t xml:space="preserve"> </w:t>
      </w:r>
      <w:r w:rsidRPr="002D06D0">
        <w:rPr>
          <w:rFonts w:ascii="Times New Roman" w:hAnsi="Times New Roman"/>
          <w:szCs w:val="20"/>
        </w:rPr>
        <w:t>to extract table information from pdf files. In IICAI, pages</w:t>
      </w:r>
      <w:r w:rsidRPr="002D06D0">
        <w:rPr>
          <w:rFonts w:ascii="Times New Roman" w:hAnsi="Times New Roman" w:hint="eastAsia"/>
          <w:szCs w:val="20"/>
        </w:rPr>
        <w:t xml:space="preserve"> </w:t>
      </w:r>
      <w:r w:rsidRPr="002D06D0">
        <w:rPr>
          <w:rFonts w:ascii="Times New Roman" w:hAnsi="Times New Roman"/>
          <w:szCs w:val="20"/>
        </w:rPr>
        <w:t>1773–1785, 2005.</w:t>
      </w:r>
    </w:p>
    <w:p w14:paraId="09CF9ABC" w14:textId="4330FA6B" w:rsidR="0096107C" w:rsidRPr="002D06D0" w:rsidRDefault="0096107C" w:rsidP="002D06D0">
      <w:pPr>
        <w:pStyle w:val="a8"/>
        <w:numPr>
          <w:ilvl w:val="0"/>
          <w:numId w:val="2"/>
        </w:numPr>
        <w:spacing w:line="400" w:lineRule="exact"/>
        <w:rPr>
          <w:rFonts w:ascii="Times New Roman" w:hAnsi="Times New Roman"/>
          <w:szCs w:val="20"/>
        </w:rPr>
      </w:pPr>
      <w:r w:rsidRPr="002D06D0">
        <w:rPr>
          <w:rFonts w:ascii="Times New Roman" w:hAnsi="Times New Roman"/>
          <w:szCs w:val="20"/>
        </w:rPr>
        <w:t>Hassan T, Baumgartner R. Table recognition and understanding from pdf files[C]</w:t>
      </w:r>
      <w:r w:rsidR="00F2446B">
        <w:rPr>
          <w:rFonts w:ascii="Times New Roman" w:hAnsi="Times New Roman"/>
          <w:szCs w:val="20"/>
        </w:rPr>
        <w:t xml:space="preserve">, </w:t>
      </w:r>
      <w:r w:rsidRPr="002D06D0">
        <w:rPr>
          <w:rFonts w:ascii="Times New Roman" w:hAnsi="Times New Roman"/>
          <w:szCs w:val="20"/>
        </w:rPr>
        <w:t>Document Analysis and Recognition, 2007. ICDAR 2007. Ninth International Conference on. IEEE, 2007, 2: 1143-1147.</w:t>
      </w:r>
    </w:p>
    <w:p w14:paraId="7C6FE4F3" w14:textId="2FAB4B1B" w:rsidR="0096107C" w:rsidRDefault="0096107C" w:rsidP="00053FDC">
      <w:pPr>
        <w:pStyle w:val="a8"/>
        <w:numPr>
          <w:ilvl w:val="0"/>
          <w:numId w:val="2"/>
        </w:numPr>
        <w:spacing w:line="400" w:lineRule="exact"/>
        <w:rPr>
          <w:rFonts w:ascii="Times New Roman" w:hAnsi="Times New Roman"/>
          <w:szCs w:val="20"/>
        </w:rPr>
      </w:pPr>
      <w:r w:rsidRPr="0096107C">
        <w:rPr>
          <w:rFonts w:ascii="Times New Roman" w:hAnsi="Times New Roman"/>
          <w:szCs w:val="20"/>
        </w:rPr>
        <w:t>Liu Y, Bai K, Mitra P, et al. Improving the table boundary detection in pdfs by fixing the sequence error of the sparse lines[C]</w:t>
      </w:r>
      <w:r w:rsidR="00F2446B">
        <w:rPr>
          <w:rFonts w:ascii="Times New Roman" w:hAnsi="Times New Roman" w:hint="eastAsia"/>
          <w:szCs w:val="20"/>
        </w:rPr>
        <w:t xml:space="preserve">, </w:t>
      </w:r>
      <w:r w:rsidRPr="0096107C">
        <w:rPr>
          <w:rFonts w:ascii="Times New Roman" w:hAnsi="Times New Roman"/>
          <w:szCs w:val="20"/>
        </w:rPr>
        <w:t>Document Analysis and Recognition, 2009. ICDAR'09. 10th International Conference on. IEEE, 2009: 1006-1010.</w:t>
      </w:r>
    </w:p>
    <w:p w14:paraId="6BAF497E" w14:textId="4BE45D50" w:rsidR="008F4D40" w:rsidRDefault="008F4D40" w:rsidP="00053FDC">
      <w:pPr>
        <w:pStyle w:val="a8"/>
        <w:numPr>
          <w:ilvl w:val="0"/>
          <w:numId w:val="2"/>
        </w:numPr>
        <w:spacing w:line="400" w:lineRule="exact"/>
        <w:rPr>
          <w:rFonts w:ascii="Times New Roman" w:hAnsi="Times New Roman"/>
          <w:szCs w:val="20"/>
        </w:rPr>
      </w:pPr>
      <w:r w:rsidRPr="008F4D40">
        <w:rPr>
          <w:rFonts w:ascii="Times New Roman" w:hAnsi="Times New Roman"/>
          <w:szCs w:val="20"/>
        </w:rPr>
        <w:t>Deivalakshmi S, Chaitanya K, Palanisamy P. Detection of table structure and content extraction from scanned documents[C]</w:t>
      </w:r>
      <w:r w:rsidR="00F2446B">
        <w:rPr>
          <w:rFonts w:ascii="Times New Roman" w:hAnsi="Times New Roman"/>
          <w:szCs w:val="20"/>
        </w:rPr>
        <w:t xml:space="preserve">, </w:t>
      </w:r>
      <w:r w:rsidRPr="008F4D40">
        <w:rPr>
          <w:rFonts w:ascii="Times New Roman" w:hAnsi="Times New Roman"/>
          <w:szCs w:val="20"/>
        </w:rPr>
        <w:t>Communications and Signal Processing (ICCSP), 2014 International Conference on. IEEE, 2014: 270-274.</w:t>
      </w:r>
    </w:p>
    <w:p w14:paraId="3EA3537F" w14:textId="33BBA06E" w:rsidR="008F4D40" w:rsidRDefault="00E46F0B" w:rsidP="00053FDC">
      <w:pPr>
        <w:pStyle w:val="a8"/>
        <w:numPr>
          <w:ilvl w:val="0"/>
          <w:numId w:val="2"/>
        </w:numPr>
        <w:spacing w:line="400" w:lineRule="exact"/>
        <w:rPr>
          <w:rFonts w:ascii="Times New Roman" w:hAnsi="Times New Roman"/>
          <w:szCs w:val="20"/>
        </w:rPr>
      </w:pPr>
      <w:r w:rsidRPr="00E46F0B">
        <w:rPr>
          <w:rFonts w:ascii="Times New Roman" w:hAnsi="Times New Roman"/>
          <w:szCs w:val="20"/>
        </w:rPr>
        <w:t>Kasar T, Barlas P, Adam S, et al. Learning to Detect Tables in Scanned Document Images using Line Information[C]</w:t>
      </w:r>
      <w:r w:rsidR="00F2446B">
        <w:rPr>
          <w:rFonts w:ascii="Times New Roman" w:hAnsi="Times New Roman"/>
          <w:szCs w:val="20"/>
        </w:rPr>
        <w:t xml:space="preserve">, </w:t>
      </w:r>
      <w:r w:rsidRPr="00E46F0B">
        <w:rPr>
          <w:rFonts w:ascii="Times New Roman" w:hAnsi="Times New Roman"/>
          <w:szCs w:val="20"/>
        </w:rPr>
        <w:t>Document Analysis and Recognition (ICDAR), 2013 12th International Conference on. IEEE, 2013: 1185-1189.</w:t>
      </w:r>
    </w:p>
    <w:p w14:paraId="1AC6F832" w14:textId="77777777" w:rsidR="006C0266" w:rsidRDefault="006C0266" w:rsidP="00053FDC">
      <w:pPr>
        <w:pStyle w:val="a8"/>
        <w:numPr>
          <w:ilvl w:val="0"/>
          <w:numId w:val="2"/>
        </w:numPr>
        <w:spacing w:line="400" w:lineRule="exact"/>
        <w:rPr>
          <w:rFonts w:ascii="Times New Roman" w:hAnsi="Times New Roman"/>
          <w:szCs w:val="20"/>
        </w:rPr>
      </w:pPr>
      <w:r w:rsidRPr="006C0266">
        <w:rPr>
          <w:rFonts w:ascii="Times New Roman" w:hAnsi="Times New Roman"/>
          <w:szCs w:val="20"/>
        </w:rPr>
        <w:t>李效东</w:t>
      </w:r>
      <w:r w:rsidRPr="006C0266">
        <w:rPr>
          <w:rFonts w:ascii="Times New Roman" w:hAnsi="Times New Roman"/>
          <w:szCs w:val="20"/>
        </w:rPr>
        <w:t>,</w:t>
      </w:r>
      <w:r w:rsidRPr="006C0266">
        <w:rPr>
          <w:rFonts w:ascii="Times New Roman" w:hAnsi="Times New Roman"/>
          <w:szCs w:val="20"/>
        </w:rPr>
        <w:t>顾毓清</w:t>
      </w:r>
      <w:r w:rsidRPr="006C0266">
        <w:rPr>
          <w:rFonts w:ascii="Times New Roman" w:hAnsi="Times New Roman"/>
          <w:szCs w:val="20"/>
        </w:rPr>
        <w:t>.</w:t>
      </w:r>
      <w:r w:rsidRPr="006C0266">
        <w:rPr>
          <w:rFonts w:ascii="Times New Roman" w:hAnsi="Times New Roman"/>
          <w:szCs w:val="20"/>
        </w:rPr>
        <w:t>基于</w:t>
      </w:r>
      <w:r w:rsidRPr="006C0266">
        <w:rPr>
          <w:rFonts w:ascii="Times New Roman" w:hAnsi="Times New Roman"/>
          <w:szCs w:val="20"/>
        </w:rPr>
        <w:t>DOM</w:t>
      </w:r>
      <w:r w:rsidRPr="006C0266">
        <w:rPr>
          <w:rFonts w:ascii="Times New Roman" w:hAnsi="Times New Roman"/>
        </w:rPr>
        <w:t> </w:t>
      </w:r>
      <w:r w:rsidRPr="006C0266">
        <w:rPr>
          <w:rFonts w:ascii="Times New Roman" w:hAnsi="Times New Roman"/>
          <w:szCs w:val="20"/>
        </w:rPr>
        <w:t>的</w:t>
      </w:r>
      <w:r w:rsidRPr="006C0266">
        <w:rPr>
          <w:rFonts w:ascii="Times New Roman" w:hAnsi="Times New Roman"/>
          <w:szCs w:val="20"/>
        </w:rPr>
        <w:t>Web</w:t>
      </w:r>
      <w:r w:rsidRPr="006C0266">
        <w:rPr>
          <w:rFonts w:ascii="Times New Roman" w:hAnsi="Times New Roman"/>
          <w:szCs w:val="20"/>
        </w:rPr>
        <w:t>信息提取</w:t>
      </w:r>
      <w:r w:rsidR="00B262B3">
        <w:rPr>
          <w:rFonts w:ascii="Times New Roman" w:hAnsi="Times New Roman"/>
          <w:szCs w:val="20"/>
        </w:rPr>
        <w:t>[J].</w:t>
      </w:r>
      <w:r w:rsidRPr="006C0266">
        <w:rPr>
          <w:rFonts w:ascii="Times New Roman" w:hAnsi="Times New Roman"/>
          <w:szCs w:val="20"/>
        </w:rPr>
        <w:t>计算机学报</w:t>
      </w:r>
      <w:r w:rsidRPr="006C0266">
        <w:rPr>
          <w:rFonts w:ascii="Times New Roman" w:hAnsi="Times New Roman"/>
          <w:szCs w:val="20"/>
        </w:rPr>
        <w:t>, 2002, 25(5): 526-533.</w:t>
      </w:r>
    </w:p>
    <w:p w14:paraId="5E2C4D76" w14:textId="4FE84D6A" w:rsidR="002601C8" w:rsidRDefault="002926FE" w:rsidP="00053FDC">
      <w:pPr>
        <w:pStyle w:val="a8"/>
        <w:numPr>
          <w:ilvl w:val="0"/>
          <w:numId w:val="2"/>
        </w:numPr>
        <w:spacing w:line="400" w:lineRule="exact"/>
        <w:rPr>
          <w:rFonts w:ascii="Times New Roman" w:hAnsi="Times New Roman"/>
          <w:szCs w:val="20"/>
        </w:rPr>
      </w:pPr>
      <w:r w:rsidRPr="002926FE">
        <w:rPr>
          <w:rFonts w:ascii="Times New Roman" w:hAnsi="Times New Roman"/>
          <w:szCs w:val="20"/>
        </w:rPr>
        <w:lastRenderedPageBreak/>
        <w:t>Hurst M. Classifying table elements in html[C]</w:t>
      </w:r>
      <w:r w:rsidR="00F2446B">
        <w:rPr>
          <w:rFonts w:ascii="Times New Roman" w:hAnsi="Times New Roman"/>
          <w:szCs w:val="20"/>
        </w:rPr>
        <w:t xml:space="preserve">, </w:t>
      </w:r>
      <w:r w:rsidRPr="002926FE">
        <w:rPr>
          <w:rFonts w:ascii="Times New Roman" w:hAnsi="Times New Roman"/>
          <w:szCs w:val="20"/>
        </w:rPr>
        <w:t>11th International Conference on World Wide Web (WWW 2002), Poster Paper. 2002.</w:t>
      </w:r>
    </w:p>
    <w:p w14:paraId="64A483A7" w14:textId="77777777" w:rsidR="000B3963" w:rsidRDefault="000B3963" w:rsidP="000B3963">
      <w:pPr>
        <w:pStyle w:val="a8"/>
        <w:numPr>
          <w:ilvl w:val="0"/>
          <w:numId w:val="2"/>
        </w:numPr>
        <w:spacing w:line="400" w:lineRule="exact"/>
        <w:rPr>
          <w:rFonts w:ascii="Times New Roman" w:hAnsi="Times New Roman"/>
          <w:szCs w:val="20"/>
        </w:rPr>
      </w:pPr>
      <w:r w:rsidRPr="000B3963">
        <w:rPr>
          <w:rFonts w:ascii="Times New Roman" w:hAnsi="Times New Roman"/>
          <w:szCs w:val="20"/>
        </w:rPr>
        <w:t>Y. Wang and J. Hu, “A Machine Learning Based Approach for Table</w:t>
      </w:r>
      <w:r>
        <w:rPr>
          <w:rFonts w:ascii="Times New Roman" w:hAnsi="Times New Roman" w:hint="eastAsia"/>
          <w:szCs w:val="20"/>
        </w:rPr>
        <w:t xml:space="preserve"> </w:t>
      </w:r>
      <w:r w:rsidRPr="000B3963">
        <w:rPr>
          <w:rFonts w:ascii="Times New Roman" w:hAnsi="Times New Roman"/>
          <w:szCs w:val="20"/>
        </w:rPr>
        <w:t>Detection on the Web,” Proc. 11st Int’l World Wide Web Conf. (WWW</w:t>
      </w:r>
      <w:r>
        <w:rPr>
          <w:rFonts w:ascii="Times New Roman" w:hAnsi="Times New Roman" w:hint="eastAsia"/>
          <w:szCs w:val="20"/>
        </w:rPr>
        <w:t xml:space="preserve"> </w:t>
      </w:r>
      <w:r w:rsidRPr="000B3963">
        <w:rPr>
          <w:rFonts w:ascii="Times New Roman" w:hAnsi="Times New Roman"/>
          <w:szCs w:val="20"/>
        </w:rPr>
        <w:t>2002), pp. 7-11, 2002.</w:t>
      </w:r>
    </w:p>
    <w:p w14:paraId="165B8B11" w14:textId="77777777" w:rsidR="000B3963" w:rsidRDefault="000B3963" w:rsidP="000B3963">
      <w:pPr>
        <w:pStyle w:val="a8"/>
        <w:numPr>
          <w:ilvl w:val="0"/>
          <w:numId w:val="2"/>
        </w:numPr>
        <w:spacing w:line="400" w:lineRule="exact"/>
        <w:rPr>
          <w:rFonts w:ascii="Times New Roman" w:hAnsi="Times New Roman"/>
          <w:szCs w:val="20"/>
        </w:rPr>
      </w:pPr>
      <w:r w:rsidRPr="000B3963">
        <w:rPr>
          <w:rFonts w:ascii="Times New Roman" w:hAnsi="Times New Roman"/>
          <w:szCs w:val="20"/>
        </w:rPr>
        <w:t>S. W. Jung, M. Y. Kang, H. C. Kwon, “Hybrid Approach to Extracting</w:t>
      </w:r>
      <w:r w:rsidRPr="000B3963">
        <w:rPr>
          <w:rFonts w:ascii="Times New Roman" w:hAnsi="Times New Roman" w:hint="eastAsia"/>
          <w:szCs w:val="20"/>
        </w:rPr>
        <w:t xml:space="preserve"> </w:t>
      </w:r>
      <w:r w:rsidRPr="000B3963">
        <w:rPr>
          <w:rFonts w:ascii="Times New Roman" w:hAnsi="Times New Roman"/>
          <w:szCs w:val="20"/>
        </w:rPr>
        <w:t>Information from Web-Tables,” LNAI 4285, pp. 109-119, 2006.</w:t>
      </w:r>
    </w:p>
    <w:p w14:paraId="50F2C625" w14:textId="77777777" w:rsidR="007C07BB" w:rsidRPr="007C07BB" w:rsidRDefault="007C07BB" w:rsidP="007C07BB">
      <w:pPr>
        <w:pStyle w:val="a8"/>
        <w:numPr>
          <w:ilvl w:val="0"/>
          <w:numId w:val="2"/>
        </w:numPr>
        <w:spacing w:line="400" w:lineRule="exact"/>
        <w:rPr>
          <w:rFonts w:ascii="Times New Roman" w:hAnsi="Times New Roman"/>
          <w:szCs w:val="20"/>
        </w:rPr>
      </w:pPr>
      <w:r w:rsidRPr="007C07BB">
        <w:rPr>
          <w:rFonts w:ascii="Times New Roman" w:hAnsi="Times New Roman"/>
          <w:szCs w:val="20"/>
        </w:rPr>
        <w:t>S. W. Jung, M.Y. Kang, H.C. Kwon, “Constructing Domain Ontology</w:t>
      </w:r>
      <w:r w:rsidRPr="007C07BB">
        <w:rPr>
          <w:rFonts w:ascii="Times New Roman" w:hAnsi="Times New Roman" w:hint="eastAsia"/>
          <w:szCs w:val="20"/>
        </w:rPr>
        <w:t xml:space="preserve"> </w:t>
      </w:r>
      <w:r w:rsidRPr="007C07BB">
        <w:rPr>
          <w:rFonts w:ascii="Times New Roman" w:hAnsi="Times New Roman"/>
          <w:szCs w:val="20"/>
        </w:rPr>
        <w:t>Using Structural and Semantic Characteristics of Web-Table Head,”</w:t>
      </w:r>
      <w:r w:rsidRPr="007C07BB">
        <w:rPr>
          <w:rFonts w:ascii="Times New Roman" w:hAnsi="Times New Roman" w:hint="eastAsia"/>
          <w:szCs w:val="20"/>
        </w:rPr>
        <w:t xml:space="preserve"> </w:t>
      </w:r>
      <w:r w:rsidRPr="007C07BB">
        <w:rPr>
          <w:rFonts w:ascii="Times New Roman" w:hAnsi="Times New Roman"/>
          <w:szCs w:val="20"/>
        </w:rPr>
        <w:t>LNAI 4570, pp. 665-674, 2007.</w:t>
      </w:r>
    </w:p>
    <w:p w14:paraId="0CA85169" w14:textId="77777777" w:rsidR="009A727A" w:rsidRDefault="009A727A" w:rsidP="00053FDC">
      <w:pPr>
        <w:pStyle w:val="a8"/>
        <w:numPr>
          <w:ilvl w:val="0"/>
          <w:numId w:val="2"/>
        </w:numPr>
        <w:spacing w:line="400" w:lineRule="exact"/>
        <w:rPr>
          <w:rFonts w:ascii="Times New Roman" w:hAnsi="Times New Roman"/>
          <w:szCs w:val="20"/>
        </w:rPr>
      </w:pPr>
      <w:r w:rsidRPr="0061114A">
        <w:rPr>
          <w:rFonts w:ascii="Times New Roman" w:hAnsi="Times New Roman"/>
          <w:szCs w:val="20"/>
        </w:rPr>
        <w:t>于伯峰</w:t>
      </w:r>
      <w:r w:rsidRPr="0061114A">
        <w:rPr>
          <w:rFonts w:ascii="Times New Roman" w:hAnsi="Times New Roman"/>
          <w:szCs w:val="20"/>
        </w:rPr>
        <w:t xml:space="preserve">. </w:t>
      </w:r>
      <w:r w:rsidRPr="0061114A">
        <w:rPr>
          <w:rFonts w:ascii="Times New Roman" w:hAnsi="Times New Roman"/>
          <w:szCs w:val="20"/>
        </w:rPr>
        <w:t>印刷体中文文档中表格和汉字的识别研究</w:t>
      </w:r>
      <w:r w:rsidRPr="0061114A">
        <w:rPr>
          <w:rFonts w:ascii="Times New Roman" w:hAnsi="Times New Roman"/>
          <w:szCs w:val="20"/>
        </w:rPr>
        <w:t xml:space="preserve">[D]. </w:t>
      </w:r>
      <w:r w:rsidRPr="0061114A">
        <w:rPr>
          <w:rFonts w:ascii="Times New Roman" w:hAnsi="Times New Roman"/>
          <w:szCs w:val="20"/>
        </w:rPr>
        <w:t>哈尔滨工程大学</w:t>
      </w:r>
      <w:r w:rsidRPr="0061114A">
        <w:rPr>
          <w:rFonts w:ascii="Times New Roman" w:hAnsi="Times New Roman"/>
          <w:szCs w:val="20"/>
        </w:rPr>
        <w:t>, 2011.</w:t>
      </w:r>
    </w:p>
    <w:p w14:paraId="3047E610" w14:textId="77777777" w:rsidR="00F33BBD" w:rsidRDefault="00F33BBD" w:rsidP="00053FDC">
      <w:pPr>
        <w:pStyle w:val="a8"/>
        <w:numPr>
          <w:ilvl w:val="0"/>
          <w:numId w:val="2"/>
        </w:numPr>
        <w:spacing w:line="400" w:lineRule="exact"/>
        <w:rPr>
          <w:rFonts w:ascii="Times New Roman" w:hAnsi="Times New Roman"/>
          <w:szCs w:val="20"/>
        </w:rPr>
      </w:pPr>
      <w:r w:rsidRPr="00F33BBD">
        <w:rPr>
          <w:rFonts w:ascii="Times New Roman" w:hAnsi="Times New Roman"/>
          <w:szCs w:val="20"/>
        </w:rPr>
        <w:t>李海涛</w:t>
      </w:r>
      <w:r w:rsidR="00B262B3">
        <w:rPr>
          <w:rFonts w:ascii="Times New Roman" w:hAnsi="Times New Roman"/>
          <w:szCs w:val="20"/>
        </w:rPr>
        <w:t>,</w:t>
      </w:r>
      <w:r w:rsidRPr="00F33BBD">
        <w:rPr>
          <w:rFonts w:ascii="Times New Roman" w:hAnsi="Times New Roman"/>
          <w:szCs w:val="20"/>
        </w:rPr>
        <w:t>张小惠</w:t>
      </w:r>
      <w:r w:rsidR="00B262B3">
        <w:rPr>
          <w:rFonts w:ascii="Times New Roman" w:hAnsi="Times New Roman"/>
          <w:szCs w:val="20"/>
        </w:rPr>
        <w:t>.</w:t>
      </w:r>
      <w:r w:rsidRPr="00F33BBD">
        <w:rPr>
          <w:rFonts w:ascii="Times New Roman" w:hAnsi="Times New Roman"/>
          <w:szCs w:val="20"/>
        </w:rPr>
        <w:t>一种统计特征点网格分布的表格图像识别方法</w:t>
      </w:r>
      <w:r w:rsidR="00B262B3">
        <w:rPr>
          <w:rFonts w:ascii="Times New Roman" w:hAnsi="Times New Roman"/>
          <w:szCs w:val="20"/>
        </w:rPr>
        <w:t>[J].</w:t>
      </w:r>
      <w:r w:rsidRPr="00F33BBD">
        <w:rPr>
          <w:rFonts w:ascii="Times New Roman" w:hAnsi="Times New Roman"/>
          <w:szCs w:val="20"/>
        </w:rPr>
        <w:t>华中科技大学学报</w:t>
      </w:r>
      <w:r w:rsidRPr="00F33BBD">
        <w:rPr>
          <w:rFonts w:ascii="Times New Roman" w:hAnsi="Times New Roman"/>
          <w:szCs w:val="20"/>
        </w:rPr>
        <w:t xml:space="preserve">: </w:t>
      </w:r>
      <w:r w:rsidRPr="00F33BBD">
        <w:rPr>
          <w:rFonts w:ascii="Times New Roman" w:hAnsi="Times New Roman"/>
          <w:szCs w:val="20"/>
        </w:rPr>
        <w:t>自然科学版</w:t>
      </w:r>
      <w:r w:rsidRPr="00F33BBD">
        <w:rPr>
          <w:rFonts w:ascii="Times New Roman" w:hAnsi="Times New Roman"/>
          <w:szCs w:val="20"/>
        </w:rPr>
        <w:t>, 2002, 30(9): 60-63.</w:t>
      </w:r>
    </w:p>
    <w:p w14:paraId="5151C123" w14:textId="77777777" w:rsidR="00F33BBD" w:rsidRDefault="00F33BBD" w:rsidP="00053FDC">
      <w:pPr>
        <w:pStyle w:val="a8"/>
        <w:numPr>
          <w:ilvl w:val="0"/>
          <w:numId w:val="2"/>
        </w:numPr>
        <w:spacing w:line="400" w:lineRule="exact"/>
        <w:rPr>
          <w:rFonts w:ascii="Times New Roman" w:hAnsi="Times New Roman"/>
          <w:szCs w:val="20"/>
        </w:rPr>
      </w:pPr>
      <w:r w:rsidRPr="00F33BBD">
        <w:rPr>
          <w:rFonts w:ascii="Times New Roman" w:hAnsi="Times New Roman"/>
          <w:szCs w:val="20"/>
        </w:rPr>
        <w:t>蒋东玉</w:t>
      </w:r>
      <w:r w:rsidR="00B262B3">
        <w:rPr>
          <w:rFonts w:ascii="Times New Roman" w:hAnsi="Times New Roman"/>
          <w:szCs w:val="20"/>
        </w:rPr>
        <w:t>,</w:t>
      </w:r>
      <w:r w:rsidRPr="00F33BBD">
        <w:rPr>
          <w:rFonts w:ascii="Times New Roman" w:hAnsi="Times New Roman"/>
          <w:szCs w:val="20"/>
        </w:rPr>
        <w:t>田英鑫</w:t>
      </w:r>
      <w:r w:rsidR="00B262B3">
        <w:rPr>
          <w:rFonts w:ascii="Times New Roman" w:hAnsi="Times New Roman"/>
          <w:szCs w:val="20"/>
        </w:rPr>
        <w:t>.</w:t>
      </w:r>
      <w:r w:rsidRPr="00F33BBD">
        <w:rPr>
          <w:rFonts w:ascii="Times New Roman" w:hAnsi="Times New Roman"/>
          <w:szCs w:val="20"/>
        </w:rPr>
        <w:t>图像中表格转换成</w:t>
      </w:r>
      <w:r w:rsidRPr="00F33BBD">
        <w:rPr>
          <w:rFonts w:ascii="Times New Roman" w:hAnsi="Times New Roman"/>
          <w:szCs w:val="20"/>
        </w:rPr>
        <w:t xml:space="preserve"> HTML </w:t>
      </w:r>
      <w:r w:rsidRPr="00F33BBD">
        <w:rPr>
          <w:rFonts w:ascii="Times New Roman" w:hAnsi="Times New Roman"/>
          <w:szCs w:val="20"/>
        </w:rPr>
        <w:t>表格的研究与实现</w:t>
      </w:r>
      <w:r w:rsidR="00B262B3">
        <w:rPr>
          <w:rFonts w:ascii="Times New Roman" w:hAnsi="Times New Roman"/>
          <w:szCs w:val="20"/>
        </w:rPr>
        <w:t>[J].</w:t>
      </w:r>
      <w:r w:rsidRPr="00F33BBD">
        <w:rPr>
          <w:rFonts w:ascii="Times New Roman" w:hAnsi="Times New Roman"/>
          <w:szCs w:val="20"/>
        </w:rPr>
        <w:t>黑龙江科技信息</w:t>
      </w:r>
      <w:r w:rsidRPr="00F33BBD">
        <w:rPr>
          <w:rFonts w:ascii="Times New Roman" w:hAnsi="Times New Roman"/>
          <w:szCs w:val="20"/>
        </w:rPr>
        <w:t>, 2014, 24: 184.</w:t>
      </w:r>
    </w:p>
    <w:p w14:paraId="486B46F0" w14:textId="77777777" w:rsidR="00805DD9" w:rsidRDefault="00805DD9" w:rsidP="00053FDC">
      <w:pPr>
        <w:pStyle w:val="a8"/>
        <w:numPr>
          <w:ilvl w:val="0"/>
          <w:numId w:val="2"/>
        </w:numPr>
        <w:spacing w:line="400" w:lineRule="exact"/>
        <w:rPr>
          <w:rFonts w:ascii="Times New Roman" w:hAnsi="Times New Roman"/>
          <w:szCs w:val="20"/>
        </w:rPr>
      </w:pPr>
      <w:r w:rsidRPr="00805DD9">
        <w:rPr>
          <w:rFonts w:ascii="Times New Roman" w:hAnsi="Times New Roman"/>
          <w:szCs w:val="20"/>
        </w:rPr>
        <w:t>邵全</w:t>
      </w:r>
      <w:r w:rsidRPr="00805DD9">
        <w:rPr>
          <w:rFonts w:ascii="Times New Roman" w:hAnsi="Times New Roman"/>
          <w:szCs w:val="20"/>
        </w:rPr>
        <w:t xml:space="preserve">. </w:t>
      </w:r>
      <w:r w:rsidRPr="00805DD9">
        <w:rPr>
          <w:rFonts w:ascii="Times New Roman" w:hAnsi="Times New Roman"/>
          <w:szCs w:val="20"/>
        </w:rPr>
        <w:t>基于</w:t>
      </w:r>
      <w:r w:rsidRPr="00805DD9">
        <w:rPr>
          <w:rFonts w:ascii="Times New Roman" w:hAnsi="Times New Roman"/>
          <w:szCs w:val="20"/>
        </w:rPr>
        <w:t xml:space="preserve"> Hough </w:t>
      </w:r>
      <w:r w:rsidRPr="00805DD9">
        <w:rPr>
          <w:rFonts w:ascii="Times New Roman" w:hAnsi="Times New Roman"/>
          <w:szCs w:val="20"/>
        </w:rPr>
        <w:t>变换的表格倾角检测</w:t>
      </w:r>
      <w:r w:rsidRPr="00805DD9">
        <w:rPr>
          <w:rFonts w:ascii="Times New Roman" w:hAnsi="Times New Roman"/>
          <w:szCs w:val="20"/>
        </w:rPr>
        <w:t xml:space="preserve">[J]. </w:t>
      </w:r>
      <w:r w:rsidRPr="00805DD9">
        <w:rPr>
          <w:rFonts w:ascii="Times New Roman" w:hAnsi="Times New Roman"/>
          <w:szCs w:val="20"/>
        </w:rPr>
        <w:t>科技信息</w:t>
      </w:r>
      <w:r w:rsidRPr="00805DD9">
        <w:rPr>
          <w:rFonts w:ascii="Times New Roman" w:hAnsi="Times New Roman"/>
          <w:szCs w:val="20"/>
        </w:rPr>
        <w:t xml:space="preserve"> (</w:t>
      </w:r>
      <w:r w:rsidRPr="00805DD9">
        <w:rPr>
          <w:rFonts w:ascii="Times New Roman" w:hAnsi="Times New Roman"/>
          <w:szCs w:val="20"/>
        </w:rPr>
        <w:t>学术研究</w:t>
      </w:r>
      <w:r w:rsidRPr="00805DD9">
        <w:rPr>
          <w:rFonts w:ascii="Times New Roman" w:hAnsi="Times New Roman"/>
          <w:szCs w:val="20"/>
        </w:rPr>
        <w:t>), 2007, 16.</w:t>
      </w:r>
    </w:p>
    <w:p w14:paraId="568D3C41" w14:textId="77777777" w:rsidR="00D94BD9" w:rsidRDefault="00D94BD9" w:rsidP="00D94BD9">
      <w:pPr>
        <w:pStyle w:val="a8"/>
        <w:numPr>
          <w:ilvl w:val="0"/>
          <w:numId w:val="2"/>
        </w:numPr>
        <w:spacing w:line="400" w:lineRule="exact"/>
        <w:rPr>
          <w:rFonts w:ascii="Times New Roman" w:hAnsi="Times New Roman"/>
          <w:szCs w:val="20"/>
        </w:rPr>
      </w:pPr>
      <w:r w:rsidRPr="00D94BD9">
        <w:rPr>
          <w:rFonts w:ascii="Times New Roman" w:hAnsi="Times New Roman"/>
          <w:szCs w:val="20"/>
        </w:rPr>
        <w:t>Zheng Y., Liu C. Ding x., Pan S.,"Form Frame Line Detection with</w:t>
      </w:r>
      <w:r w:rsidRPr="00D94BD9">
        <w:rPr>
          <w:rFonts w:ascii="Times New Roman" w:hAnsi="Times New Roman" w:hint="eastAsia"/>
          <w:szCs w:val="20"/>
        </w:rPr>
        <w:t xml:space="preserve"> </w:t>
      </w:r>
      <w:r w:rsidRPr="00D94BD9">
        <w:rPr>
          <w:rFonts w:ascii="Times New Roman" w:hAnsi="Times New Roman"/>
          <w:szCs w:val="20"/>
        </w:rPr>
        <w:t xml:space="preserve">Directional Single-Connected Chain", Proc. of the </w:t>
      </w:r>
      <w:r>
        <w:rPr>
          <w:rFonts w:ascii="Times New Roman" w:hAnsi="Times New Roman"/>
          <w:szCs w:val="20"/>
        </w:rPr>
        <w:t>6th Int</w:t>
      </w:r>
      <w:r w:rsidRPr="00D94BD9">
        <w:rPr>
          <w:rFonts w:ascii="Times New Roman" w:hAnsi="Times New Roman"/>
          <w:szCs w:val="20"/>
        </w:rPr>
        <w:t>. Conf.on Doc.</w:t>
      </w:r>
      <w:r w:rsidRPr="00D94BD9">
        <w:rPr>
          <w:rFonts w:ascii="Times New Roman" w:hAnsi="Times New Roman" w:hint="eastAsia"/>
          <w:szCs w:val="20"/>
        </w:rPr>
        <w:t xml:space="preserve"> </w:t>
      </w:r>
      <w:r w:rsidRPr="00D94BD9">
        <w:rPr>
          <w:rFonts w:ascii="Times New Roman" w:hAnsi="Times New Roman"/>
          <w:szCs w:val="20"/>
        </w:rPr>
        <w:t xml:space="preserve">Anal. &amp; </w:t>
      </w:r>
      <w:r>
        <w:rPr>
          <w:rFonts w:ascii="Times New Roman" w:hAnsi="Times New Roman"/>
          <w:szCs w:val="20"/>
        </w:rPr>
        <w:t>Recognition, pp. 699-703, 2001.</w:t>
      </w:r>
    </w:p>
    <w:p w14:paraId="034D6601" w14:textId="77777777" w:rsidR="00AA7944" w:rsidRDefault="00AA7944" w:rsidP="00AA7944">
      <w:pPr>
        <w:pStyle w:val="a8"/>
        <w:numPr>
          <w:ilvl w:val="0"/>
          <w:numId w:val="2"/>
        </w:numPr>
        <w:spacing w:line="400" w:lineRule="exact"/>
        <w:rPr>
          <w:rFonts w:ascii="Times New Roman" w:hAnsi="Times New Roman"/>
          <w:szCs w:val="20"/>
        </w:rPr>
      </w:pPr>
      <w:r w:rsidRPr="00AA7944">
        <w:rPr>
          <w:rFonts w:ascii="Times New Roman" w:hAnsi="Times New Roman"/>
          <w:szCs w:val="20"/>
        </w:rPr>
        <w:t>Thomas G. Kieninger, "Table Structure Recognition Based on Robust</w:t>
      </w:r>
      <w:r w:rsidRPr="00AA7944">
        <w:rPr>
          <w:rFonts w:ascii="Times New Roman" w:hAnsi="Times New Roman" w:hint="eastAsia"/>
          <w:szCs w:val="20"/>
        </w:rPr>
        <w:t xml:space="preserve"> </w:t>
      </w:r>
      <w:r w:rsidRPr="00AA7944">
        <w:rPr>
          <w:rFonts w:ascii="Times New Roman" w:hAnsi="Times New Roman"/>
          <w:szCs w:val="20"/>
        </w:rPr>
        <w:t>Block Segmentation", German research center for artificial Intelligence,</w:t>
      </w:r>
      <w:r w:rsidRPr="00AA7944">
        <w:rPr>
          <w:rFonts w:ascii="Times New Roman" w:hAnsi="Times New Roman" w:hint="eastAsia"/>
          <w:szCs w:val="20"/>
        </w:rPr>
        <w:t xml:space="preserve"> </w:t>
      </w:r>
      <w:r w:rsidRPr="00AA7944">
        <w:rPr>
          <w:rFonts w:ascii="Times New Roman" w:hAnsi="Times New Roman"/>
          <w:szCs w:val="20"/>
        </w:rPr>
        <w:t>1998.</w:t>
      </w:r>
    </w:p>
    <w:p w14:paraId="4B4EE66A" w14:textId="77777777" w:rsidR="00FA1453" w:rsidRPr="00B51A75" w:rsidRDefault="00FA1453" w:rsidP="00FA1453">
      <w:pPr>
        <w:pStyle w:val="a8"/>
        <w:numPr>
          <w:ilvl w:val="0"/>
          <w:numId w:val="2"/>
        </w:numPr>
        <w:spacing w:line="400" w:lineRule="exact"/>
        <w:rPr>
          <w:rFonts w:ascii="Times New Roman" w:hAnsi="Times New Roman"/>
          <w:szCs w:val="20"/>
        </w:rPr>
      </w:pPr>
      <w:r w:rsidRPr="00B51A75">
        <w:rPr>
          <w:rFonts w:ascii="Times New Roman" w:hAnsi="Times New Roman" w:hint="eastAsia"/>
          <w:szCs w:val="20"/>
        </w:rPr>
        <w:t>刘长松</w:t>
      </w:r>
      <w:r>
        <w:rPr>
          <w:rFonts w:ascii="Times New Roman" w:hAnsi="Times New Roman" w:hint="eastAsia"/>
          <w:szCs w:val="20"/>
        </w:rPr>
        <w:t>,</w:t>
      </w:r>
      <w:r w:rsidRPr="00B51A75">
        <w:rPr>
          <w:rFonts w:ascii="Times New Roman" w:hAnsi="Times New Roman" w:hint="eastAsia"/>
          <w:szCs w:val="20"/>
        </w:rPr>
        <w:t>潘世言</w:t>
      </w:r>
      <w:r>
        <w:rPr>
          <w:rFonts w:ascii="Times New Roman" w:hAnsi="Times New Roman" w:hint="eastAsia"/>
          <w:szCs w:val="20"/>
        </w:rPr>
        <w:t>.</w:t>
      </w:r>
      <w:r w:rsidRPr="00B51A75">
        <w:rPr>
          <w:rFonts w:ascii="Times New Roman" w:hAnsi="Times New Roman" w:hint="eastAsia"/>
          <w:szCs w:val="20"/>
        </w:rPr>
        <w:t>一种表格框线检测和字线分离算法</w:t>
      </w:r>
      <w:r>
        <w:rPr>
          <w:rFonts w:ascii="Times New Roman" w:hAnsi="Times New Roman" w:hint="eastAsia"/>
          <w:szCs w:val="20"/>
        </w:rPr>
        <w:t>[J].</w:t>
      </w:r>
      <w:r w:rsidRPr="00B51A75">
        <w:rPr>
          <w:rFonts w:ascii="Times New Roman" w:hAnsi="Times New Roman" w:hint="eastAsia"/>
          <w:szCs w:val="20"/>
        </w:rPr>
        <w:t>电子与信息学报</w:t>
      </w:r>
      <w:r w:rsidRPr="00B51A75">
        <w:rPr>
          <w:rFonts w:ascii="Times New Roman" w:hAnsi="Times New Roman" w:hint="eastAsia"/>
          <w:szCs w:val="20"/>
        </w:rPr>
        <w:t>, 2002, 24(9): 1190-1196.</w:t>
      </w:r>
    </w:p>
    <w:p w14:paraId="2CEA573D" w14:textId="77777777" w:rsidR="00FA1453" w:rsidRDefault="00FA1453" w:rsidP="00FA1453">
      <w:pPr>
        <w:pStyle w:val="a8"/>
        <w:numPr>
          <w:ilvl w:val="0"/>
          <w:numId w:val="2"/>
        </w:numPr>
        <w:spacing w:line="400" w:lineRule="exact"/>
        <w:rPr>
          <w:rFonts w:ascii="Times New Roman" w:hAnsi="Times New Roman"/>
          <w:szCs w:val="20"/>
        </w:rPr>
      </w:pPr>
      <w:r w:rsidRPr="00B51A75">
        <w:rPr>
          <w:rFonts w:ascii="Times New Roman" w:hAnsi="Times New Roman" w:hint="eastAsia"/>
          <w:szCs w:val="20"/>
        </w:rPr>
        <w:t>郑冶枫</w:t>
      </w:r>
      <w:r w:rsidRPr="00B51A75">
        <w:rPr>
          <w:rFonts w:ascii="Times New Roman" w:hAnsi="Times New Roman" w:hint="eastAsia"/>
          <w:szCs w:val="20"/>
        </w:rPr>
        <w:t xml:space="preserve">, </w:t>
      </w:r>
      <w:r w:rsidRPr="00B51A75">
        <w:rPr>
          <w:rFonts w:ascii="Times New Roman" w:hAnsi="Times New Roman" w:hint="eastAsia"/>
          <w:szCs w:val="20"/>
        </w:rPr>
        <w:t>刘长松</w:t>
      </w:r>
      <w:r>
        <w:rPr>
          <w:rFonts w:ascii="Times New Roman" w:hAnsi="Times New Roman" w:hint="eastAsia"/>
          <w:szCs w:val="20"/>
        </w:rPr>
        <w:t>,</w:t>
      </w:r>
      <w:r w:rsidRPr="00B51A75">
        <w:rPr>
          <w:rFonts w:ascii="Times New Roman" w:hAnsi="Times New Roman" w:hint="eastAsia"/>
          <w:szCs w:val="20"/>
        </w:rPr>
        <w:t>丁晓青</w:t>
      </w:r>
      <w:r>
        <w:rPr>
          <w:rFonts w:ascii="Times New Roman" w:hAnsi="Times New Roman" w:hint="eastAsia"/>
          <w:szCs w:val="20"/>
        </w:rPr>
        <w:t>,</w:t>
      </w:r>
      <w:r w:rsidRPr="00B51A75">
        <w:rPr>
          <w:rFonts w:ascii="Times New Roman" w:hAnsi="Times New Roman" w:hint="eastAsia"/>
          <w:szCs w:val="20"/>
        </w:rPr>
        <w:t>等</w:t>
      </w:r>
      <w:r>
        <w:rPr>
          <w:rFonts w:ascii="Times New Roman" w:hAnsi="Times New Roman" w:hint="eastAsia"/>
          <w:szCs w:val="20"/>
        </w:rPr>
        <w:t>.</w:t>
      </w:r>
      <w:r w:rsidRPr="00B51A75">
        <w:rPr>
          <w:rFonts w:ascii="Times New Roman" w:hAnsi="Times New Roman" w:hint="eastAsia"/>
          <w:szCs w:val="20"/>
        </w:rPr>
        <w:t>基于有向单连通链的表格框线检测算法</w:t>
      </w:r>
      <w:r>
        <w:rPr>
          <w:rFonts w:ascii="Times New Roman" w:hAnsi="Times New Roman" w:hint="eastAsia"/>
          <w:szCs w:val="20"/>
        </w:rPr>
        <w:t>[J].</w:t>
      </w:r>
      <w:r w:rsidRPr="00B51A75">
        <w:rPr>
          <w:rFonts w:ascii="Times New Roman" w:hAnsi="Times New Roman" w:hint="eastAsia"/>
          <w:szCs w:val="20"/>
        </w:rPr>
        <w:t>软件学报</w:t>
      </w:r>
      <w:r w:rsidRPr="00B51A75">
        <w:rPr>
          <w:rFonts w:ascii="Times New Roman" w:hAnsi="Times New Roman" w:hint="eastAsia"/>
          <w:szCs w:val="20"/>
        </w:rPr>
        <w:t>, 2002, 13(4): 790-796.</w:t>
      </w:r>
    </w:p>
    <w:p w14:paraId="35218AC4" w14:textId="77777777" w:rsidR="0061114A" w:rsidRDefault="0061114A" w:rsidP="00053FDC">
      <w:pPr>
        <w:pStyle w:val="a8"/>
        <w:numPr>
          <w:ilvl w:val="0"/>
          <w:numId w:val="2"/>
        </w:numPr>
        <w:spacing w:line="400" w:lineRule="exact"/>
        <w:rPr>
          <w:rFonts w:ascii="Times New Roman" w:hAnsi="Times New Roman"/>
          <w:szCs w:val="20"/>
        </w:rPr>
      </w:pPr>
      <w:r w:rsidRPr="008D03A1">
        <w:rPr>
          <w:rFonts w:ascii="Times New Roman" w:hAnsi="Times New Roman"/>
          <w:szCs w:val="20"/>
        </w:rPr>
        <w:t>张伯</w:t>
      </w:r>
      <w:r>
        <w:rPr>
          <w:rFonts w:ascii="Times New Roman" w:hAnsi="Times New Roman"/>
          <w:szCs w:val="20"/>
        </w:rPr>
        <w:t>.</w:t>
      </w:r>
      <w:r w:rsidRPr="008D03A1">
        <w:rPr>
          <w:rFonts w:ascii="Times New Roman" w:hAnsi="Times New Roman"/>
          <w:szCs w:val="20"/>
        </w:rPr>
        <w:t>基于</w:t>
      </w:r>
      <w:r>
        <w:rPr>
          <w:rFonts w:ascii="Times New Roman" w:hAnsi="Times New Roman"/>
          <w:szCs w:val="20"/>
        </w:rPr>
        <w:t>PDF</w:t>
      </w:r>
      <w:r w:rsidRPr="008D03A1">
        <w:rPr>
          <w:rFonts w:ascii="Times New Roman" w:hAnsi="Times New Roman"/>
          <w:szCs w:val="20"/>
        </w:rPr>
        <w:t>文字流的表格识别技术的研究</w:t>
      </w:r>
      <w:r>
        <w:rPr>
          <w:rFonts w:ascii="Times New Roman" w:hAnsi="Times New Roman"/>
          <w:szCs w:val="20"/>
        </w:rPr>
        <w:t>[D].</w:t>
      </w:r>
      <w:r w:rsidRPr="008D03A1">
        <w:rPr>
          <w:rFonts w:ascii="Times New Roman" w:hAnsi="Times New Roman"/>
          <w:szCs w:val="20"/>
        </w:rPr>
        <w:t>北京工业大学</w:t>
      </w:r>
      <w:r w:rsidRPr="008D03A1">
        <w:rPr>
          <w:rFonts w:ascii="Times New Roman" w:hAnsi="Times New Roman"/>
          <w:szCs w:val="20"/>
        </w:rPr>
        <w:t>, 2010.</w:t>
      </w:r>
    </w:p>
    <w:p w14:paraId="62D53F3E" w14:textId="6C4DAADE" w:rsidR="00FA1453" w:rsidRDefault="00FA1453" w:rsidP="00FA1453">
      <w:pPr>
        <w:pStyle w:val="a8"/>
        <w:numPr>
          <w:ilvl w:val="0"/>
          <w:numId w:val="2"/>
        </w:numPr>
        <w:spacing w:line="400" w:lineRule="exact"/>
        <w:rPr>
          <w:rFonts w:ascii="Times New Roman" w:hAnsi="Times New Roman"/>
          <w:szCs w:val="20"/>
        </w:rPr>
      </w:pPr>
      <w:r w:rsidRPr="0096107C">
        <w:rPr>
          <w:rFonts w:ascii="Times New Roman" w:hAnsi="Times New Roman"/>
          <w:szCs w:val="20"/>
        </w:rPr>
        <w:t>Oro E, Ruffolo M. Pdf-trex: An approach for recognizing and extracting tables from pdf documents[C]</w:t>
      </w:r>
      <w:r w:rsidR="00F2446B">
        <w:rPr>
          <w:rFonts w:ascii="Times New Roman" w:hAnsi="Times New Roman"/>
          <w:szCs w:val="20"/>
        </w:rPr>
        <w:t xml:space="preserve">, </w:t>
      </w:r>
      <w:r w:rsidRPr="0096107C">
        <w:rPr>
          <w:rFonts w:ascii="Times New Roman" w:hAnsi="Times New Roman"/>
          <w:szCs w:val="20"/>
        </w:rPr>
        <w:t>Document Analysis and Recognition, 2009. ICDAR'09. 10th International Conference on. IEEE, 2009: 906-910.</w:t>
      </w:r>
    </w:p>
    <w:p w14:paraId="29E816A6" w14:textId="0E544DBC" w:rsidR="00A96213" w:rsidRDefault="00A96213" w:rsidP="00A96213">
      <w:pPr>
        <w:pStyle w:val="a8"/>
        <w:numPr>
          <w:ilvl w:val="0"/>
          <w:numId w:val="2"/>
        </w:numPr>
        <w:spacing w:line="400" w:lineRule="exact"/>
        <w:rPr>
          <w:rFonts w:ascii="Times New Roman" w:hAnsi="Times New Roman"/>
          <w:szCs w:val="20"/>
        </w:rPr>
      </w:pPr>
      <w:r w:rsidRPr="00A96213">
        <w:rPr>
          <w:rFonts w:ascii="Times New Roman" w:hAnsi="Times New Roman"/>
          <w:szCs w:val="20"/>
        </w:rPr>
        <w:t>Yoshida M, Torisawa K, Tsujii J. A method to integrate tables of the world wide web[C]</w:t>
      </w:r>
      <w:r w:rsidR="00F2446B">
        <w:rPr>
          <w:rFonts w:ascii="Times New Roman" w:hAnsi="Times New Roman"/>
          <w:szCs w:val="20"/>
        </w:rPr>
        <w:t xml:space="preserve">, </w:t>
      </w:r>
      <w:r w:rsidRPr="00A96213">
        <w:rPr>
          <w:rFonts w:ascii="Times New Roman" w:hAnsi="Times New Roman"/>
          <w:szCs w:val="20"/>
        </w:rPr>
        <w:t>Proceedings of the International Workshop on Web Document Analysis (WDA 2001). 2001: 31-34.</w:t>
      </w:r>
    </w:p>
    <w:p w14:paraId="5336F026" w14:textId="15759211" w:rsidR="00326BC4" w:rsidRDefault="00326BC4" w:rsidP="00A96213">
      <w:pPr>
        <w:pStyle w:val="a8"/>
        <w:numPr>
          <w:ilvl w:val="0"/>
          <w:numId w:val="2"/>
        </w:numPr>
        <w:spacing w:line="400" w:lineRule="exact"/>
        <w:rPr>
          <w:rFonts w:ascii="Times New Roman" w:hAnsi="Times New Roman"/>
          <w:szCs w:val="20"/>
        </w:rPr>
      </w:pPr>
      <w:r w:rsidRPr="00326BC4">
        <w:rPr>
          <w:rFonts w:ascii="Times New Roman" w:hAnsi="Times New Roman"/>
          <w:szCs w:val="20"/>
        </w:rPr>
        <w:t>Gu Y, Ji L, Jiang Z, et al. Endless and scalable knowledge table extraction from semi-structured websites[C]</w:t>
      </w:r>
      <w:r>
        <w:rPr>
          <w:rFonts w:ascii="Times New Roman" w:hAnsi="Times New Roman" w:hint="eastAsia"/>
          <w:szCs w:val="20"/>
        </w:rPr>
        <w:t xml:space="preserve">, </w:t>
      </w:r>
      <w:r w:rsidRPr="00326BC4">
        <w:rPr>
          <w:rFonts w:ascii="Times New Roman" w:hAnsi="Times New Roman"/>
          <w:szCs w:val="20"/>
        </w:rPr>
        <w:t>Data Mining Workshops (ICDMW), 2012 IEEE 12th International Conference on. IEEE, 2012: 835-842.</w:t>
      </w:r>
    </w:p>
    <w:p w14:paraId="0A20F7EA" w14:textId="264663AD" w:rsidR="00FC75E8" w:rsidRDefault="00FC75E8" w:rsidP="00A96213">
      <w:pPr>
        <w:pStyle w:val="a8"/>
        <w:numPr>
          <w:ilvl w:val="0"/>
          <w:numId w:val="2"/>
        </w:numPr>
        <w:spacing w:line="400" w:lineRule="exact"/>
        <w:rPr>
          <w:rFonts w:ascii="Times New Roman" w:hAnsi="Times New Roman"/>
          <w:szCs w:val="20"/>
        </w:rPr>
      </w:pPr>
      <w:r w:rsidRPr="00290399">
        <w:rPr>
          <w:rFonts w:ascii="Times New Roman" w:hAnsi="Times New Roman"/>
          <w:szCs w:val="20"/>
        </w:rPr>
        <w:t xml:space="preserve">Ramel J Y, Crucianu M, Vincent N, et al. Detection, extraction and representation of </w:t>
      </w:r>
      <w:r w:rsidRPr="00FC75E8">
        <w:rPr>
          <w:rFonts w:ascii="Times New Roman" w:hAnsi="Times New Roman"/>
          <w:szCs w:val="20"/>
        </w:rPr>
        <w:lastRenderedPageBreak/>
        <w:t xml:space="preserve">tables[C], </w:t>
      </w:r>
      <w:r w:rsidRPr="00290399">
        <w:rPr>
          <w:rFonts w:ascii="Times New Roman" w:hAnsi="Times New Roman"/>
          <w:szCs w:val="20"/>
        </w:rPr>
        <w:t>Document Analysis and Recognition, 2003. Proceedings. Seventh International Conference on. IEEE, 2003: 374-378.</w:t>
      </w:r>
    </w:p>
    <w:p w14:paraId="756AAC3A" w14:textId="267005D8" w:rsidR="00FC75E8" w:rsidRPr="00290399" w:rsidRDefault="00FC75E8" w:rsidP="00A96213">
      <w:pPr>
        <w:pStyle w:val="a8"/>
        <w:numPr>
          <w:ilvl w:val="0"/>
          <w:numId w:val="2"/>
        </w:numPr>
        <w:spacing w:line="400" w:lineRule="exact"/>
        <w:rPr>
          <w:rFonts w:ascii="Times New Roman" w:hAnsi="Times New Roman"/>
          <w:szCs w:val="20"/>
        </w:rPr>
      </w:pPr>
      <w:r w:rsidRPr="00290399">
        <w:rPr>
          <w:rFonts w:ascii="Times New Roman" w:hAnsi="Times New Roman"/>
          <w:szCs w:val="20"/>
        </w:rPr>
        <w:t>Wang Y, Phillips I T, Haralick R. Automatic table ground truth generation and a background-analysis-based table structure extraction method[C], Document Analysis and Recognition, 2001. Proceedings. Sixth International Conference on. IEEE, 2001: 528-532.</w:t>
      </w:r>
    </w:p>
    <w:p w14:paraId="329CEB43" w14:textId="5EFB00FE" w:rsidR="00FC75E8" w:rsidRDefault="00290399" w:rsidP="00A96213">
      <w:pPr>
        <w:pStyle w:val="a8"/>
        <w:numPr>
          <w:ilvl w:val="0"/>
          <w:numId w:val="2"/>
        </w:numPr>
        <w:spacing w:line="400" w:lineRule="exact"/>
        <w:rPr>
          <w:rFonts w:ascii="Times New Roman" w:hAnsi="Times New Roman"/>
          <w:szCs w:val="20"/>
        </w:rPr>
      </w:pPr>
      <w:r w:rsidRPr="00290399">
        <w:rPr>
          <w:rFonts w:ascii="Times New Roman" w:hAnsi="Times New Roman"/>
          <w:szCs w:val="20"/>
        </w:rPr>
        <w:t>Yuan F, Lu B. A new method of information extraction from PDF files[C], Machine Learning and Cybernetics, 2005. Proceedings of 2005 International Conference on. IEEE, 2005, 3: 1738-1742.</w:t>
      </w:r>
    </w:p>
    <w:p w14:paraId="3BF7960F" w14:textId="7AA23C00" w:rsidR="00290399" w:rsidRDefault="00290399" w:rsidP="00290399">
      <w:pPr>
        <w:pStyle w:val="a8"/>
        <w:numPr>
          <w:ilvl w:val="0"/>
          <w:numId w:val="2"/>
        </w:numPr>
        <w:spacing w:line="400" w:lineRule="exact"/>
        <w:rPr>
          <w:rFonts w:ascii="Times New Roman" w:hAnsi="Times New Roman"/>
          <w:szCs w:val="20"/>
        </w:rPr>
      </w:pPr>
      <w:r w:rsidRPr="00290399">
        <w:rPr>
          <w:rFonts w:ascii="Times New Roman" w:hAnsi="Times New Roman" w:hint="eastAsia"/>
          <w:szCs w:val="20"/>
        </w:rPr>
        <w:t>潘小燕</w:t>
      </w:r>
      <w:r w:rsidRPr="00290399">
        <w:rPr>
          <w:rFonts w:ascii="Times New Roman" w:hAnsi="Times New Roman" w:hint="eastAsia"/>
          <w:szCs w:val="20"/>
        </w:rPr>
        <w:t xml:space="preserve">, </w:t>
      </w:r>
      <w:r w:rsidRPr="00290399">
        <w:rPr>
          <w:rFonts w:ascii="Times New Roman" w:hAnsi="Times New Roman" w:hint="eastAsia"/>
          <w:szCs w:val="20"/>
        </w:rPr>
        <w:t>孙承杰</w:t>
      </w:r>
      <w:r w:rsidRPr="00290399">
        <w:rPr>
          <w:rFonts w:ascii="Times New Roman" w:hAnsi="Times New Roman" w:hint="eastAsia"/>
          <w:szCs w:val="20"/>
        </w:rPr>
        <w:t xml:space="preserve">, </w:t>
      </w:r>
      <w:r w:rsidRPr="00290399">
        <w:rPr>
          <w:rFonts w:ascii="Times New Roman" w:hAnsi="Times New Roman" w:hint="eastAsia"/>
          <w:szCs w:val="20"/>
        </w:rPr>
        <w:t>刘远超</w:t>
      </w:r>
      <w:r w:rsidRPr="00290399">
        <w:rPr>
          <w:rFonts w:ascii="Times New Roman" w:hAnsi="Times New Roman" w:hint="eastAsia"/>
          <w:szCs w:val="20"/>
        </w:rPr>
        <w:t xml:space="preserve">, </w:t>
      </w:r>
      <w:r w:rsidRPr="00290399">
        <w:rPr>
          <w:rFonts w:ascii="Times New Roman" w:hAnsi="Times New Roman" w:hint="eastAsia"/>
          <w:szCs w:val="20"/>
        </w:rPr>
        <w:t>等</w:t>
      </w:r>
      <w:r w:rsidRPr="00290399">
        <w:rPr>
          <w:rFonts w:ascii="Times New Roman" w:hAnsi="Times New Roman" w:hint="eastAsia"/>
          <w:szCs w:val="20"/>
        </w:rPr>
        <w:t xml:space="preserve">. </w:t>
      </w:r>
      <w:r w:rsidRPr="00290399">
        <w:rPr>
          <w:rFonts w:ascii="Times New Roman" w:hAnsi="Times New Roman" w:hint="eastAsia"/>
          <w:szCs w:val="20"/>
        </w:rPr>
        <w:t>半结构化文本中的表格识别技术研究</w:t>
      </w:r>
      <w:r w:rsidRPr="00290399">
        <w:rPr>
          <w:rFonts w:ascii="Times New Roman" w:hAnsi="Times New Roman" w:hint="eastAsia"/>
          <w:szCs w:val="20"/>
        </w:rPr>
        <w:t xml:space="preserve">[J]. </w:t>
      </w:r>
      <w:r w:rsidRPr="00290399">
        <w:rPr>
          <w:rFonts w:ascii="Times New Roman" w:hAnsi="Times New Roman" w:hint="eastAsia"/>
          <w:szCs w:val="20"/>
        </w:rPr>
        <w:t>微计算机信息</w:t>
      </w:r>
      <w:r w:rsidRPr="00290399">
        <w:rPr>
          <w:rFonts w:ascii="Times New Roman" w:hAnsi="Times New Roman" w:hint="eastAsia"/>
          <w:szCs w:val="20"/>
        </w:rPr>
        <w:t>, 2008, 24(18): 198-199.</w:t>
      </w:r>
    </w:p>
    <w:p w14:paraId="39F15F97" w14:textId="77777777" w:rsidR="00720E2F" w:rsidRDefault="00720E2F">
      <w:pPr>
        <w:widowControl/>
        <w:jc w:val="left"/>
        <w:rPr>
          <w:rFonts w:ascii="Times New Roman"/>
          <w:szCs w:val="21"/>
        </w:rPr>
        <w:sectPr w:rsidR="00720E2F">
          <w:headerReference w:type="default" r:id="rId111"/>
          <w:endnotePr>
            <w:numFmt w:val="decimal"/>
          </w:endnotePr>
          <w:pgSz w:w="11906" w:h="16838"/>
          <w:pgMar w:top="1440" w:right="1559" w:bottom="1440" w:left="1559" w:header="851" w:footer="992" w:gutter="0"/>
          <w:cols w:space="720"/>
          <w:docGrid w:type="lines" w:linePitch="312"/>
        </w:sectPr>
      </w:pPr>
      <w:r>
        <w:rPr>
          <w:rFonts w:ascii="Times New Roman"/>
          <w:szCs w:val="21"/>
        </w:rPr>
        <w:br w:type="page"/>
      </w:r>
    </w:p>
    <w:p w14:paraId="7BECF1C7" w14:textId="77777777" w:rsidR="00720E2F" w:rsidRDefault="00720E2F" w:rsidP="00720E2F">
      <w:pPr>
        <w:pStyle w:val="1"/>
        <w:numPr>
          <w:ilvl w:val="0"/>
          <w:numId w:val="0"/>
        </w:numPr>
      </w:pPr>
      <w:bookmarkStart w:id="167" w:name="_Toc406841200"/>
      <w:r>
        <w:rPr>
          <w:rFonts w:hint="eastAsia"/>
        </w:rPr>
        <w:lastRenderedPageBreak/>
        <w:t>附录</w:t>
      </w:r>
      <w:bookmarkEnd w:id="167"/>
    </w:p>
    <w:tbl>
      <w:tblPr>
        <w:tblStyle w:val="afb"/>
        <w:tblW w:w="0" w:type="auto"/>
        <w:tblLook w:val="04A0" w:firstRow="1" w:lastRow="0" w:firstColumn="1" w:lastColumn="0" w:noHBand="0" w:noVBand="1"/>
      </w:tblPr>
      <w:tblGrid>
        <w:gridCol w:w="2263"/>
        <w:gridCol w:w="3261"/>
        <w:gridCol w:w="3254"/>
      </w:tblGrid>
      <w:tr w:rsidR="00720E2F" w14:paraId="3682B13D" w14:textId="77777777" w:rsidTr="00720E2F">
        <w:tc>
          <w:tcPr>
            <w:tcW w:w="2263" w:type="dxa"/>
            <w:shd w:val="clear" w:color="auto" w:fill="AEAAAA" w:themeFill="background2" w:themeFillShade="BF"/>
          </w:tcPr>
          <w:p w14:paraId="4C045BE6" w14:textId="77777777" w:rsidR="00720E2F" w:rsidRDefault="00720E2F" w:rsidP="00053FDC">
            <w:pPr>
              <w:autoSpaceDE w:val="0"/>
              <w:autoSpaceDN w:val="0"/>
              <w:adjustRightInd w:val="0"/>
              <w:spacing w:line="400" w:lineRule="exact"/>
              <w:jc w:val="center"/>
              <w:rPr>
                <w:rFonts w:ascii="Times New Roman"/>
                <w:szCs w:val="21"/>
              </w:rPr>
            </w:pPr>
            <w:r>
              <w:rPr>
                <w:rFonts w:ascii="Times New Roman" w:hint="eastAsia"/>
                <w:szCs w:val="21"/>
              </w:rPr>
              <w:t>缩略语</w:t>
            </w:r>
          </w:p>
        </w:tc>
        <w:tc>
          <w:tcPr>
            <w:tcW w:w="3261" w:type="dxa"/>
            <w:shd w:val="clear" w:color="auto" w:fill="AEAAAA" w:themeFill="background2" w:themeFillShade="BF"/>
          </w:tcPr>
          <w:p w14:paraId="5E466317" w14:textId="77777777" w:rsidR="00720E2F" w:rsidRDefault="00720E2F" w:rsidP="00053FDC">
            <w:pPr>
              <w:autoSpaceDE w:val="0"/>
              <w:autoSpaceDN w:val="0"/>
              <w:adjustRightInd w:val="0"/>
              <w:spacing w:line="400" w:lineRule="exact"/>
              <w:jc w:val="center"/>
              <w:rPr>
                <w:rFonts w:ascii="Times New Roman"/>
                <w:szCs w:val="21"/>
              </w:rPr>
            </w:pPr>
            <w:r>
              <w:rPr>
                <w:rFonts w:ascii="Times New Roman" w:hint="eastAsia"/>
                <w:szCs w:val="21"/>
              </w:rPr>
              <w:t>全称</w:t>
            </w:r>
          </w:p>
        </w:tc>
        <w:tc>
          <w:tcPr>
            <w:tcW w:w="3254" w:type="dxa"/>
            <w:shd w:val="clear" w:color="auto" w:fill="AEAAAA" w:themeFill="background2" w:themeFillShade="BF"/>
          </w:tcPr>
          <w:p w14:paraId="4D544FB5" w14:textId="77777777" w:rsidR="00720E2F" w:rsidRDefault="00720E2F" w:rsidP="00053FDC">
            <w:pPr>
              <w:autoSpaceDE w:val="0"/>
              <w:autoSpaceDN w:val="0"/>
              <w:adjustRightInd w:val="0"/>
              <w:spacing w:line="400" w:lineRule="exact"/>
              <w:jc w:val="center"/>
              <w:rPr>
                <w:rFonts w:ascii="Times New Roman"/>
                <w:szCs w:val="21"/>
              </w:rPr>
            </w:pPr>
            <w:r>
              <w:rPr>
                <w:rFonts w:ascii="Times New Roman" w:hint="eastAsia"/>
                <w:szCs w:val="21"/>
              </w:rPr>
              <w:t>描述</w:t>
            </w:r>
          </w:p>
        </w:tc>
      </w:tr>
      <w:tr w:rsidR="00720E2F" w14:paraId="6E6887AB" w14:textId="77777777" w:rsidTr="00720E2F">
        <w:tc>
          <w:tcPr>
            <w:tcW w:w="2263" w:type="dxa"/>
          </w:tcPr>
          <w:p w14:paraId="4ED64CDF" w14:textId="77777777" w:rsidR="00720E2F" w:rsidRPr="00720E2F" w:rsidRDefault="00720E2F" w:rsidP="00053FDC">
            <w:pPr>
              <w:autoSpaceDE w:val="0"/>
              <w:autoSpaceDN w:val="0"/>
              <w:adjustRightInd w:val="0"/>
              <w:spacing w:line="400" w:lineRule="exact"/>
              <w:jc w:val="center"/>
              <w:rPr>
                <w:rFonts w:ascii="Times New Roman"/>
                <w:szCs w:val="21"/>
              </w:rPr>
            </w:pPr>
            <w:r w:rsidRPr="00720E2F">
              <w:rPr>
                <w:rFonts w:ascii="Times New Roman" w:hAnsi="Times New Roman" w:hint="eastAsia"/>
                <w:color w:val="333333"/>
                <w:sz w:val="21"/>
                <w:szCs w:val="21"/>
                <w:shd w:val="clear" w:color="auto" w:fill="FFFFFF"/>
              </w:rPr>
              <w:t>PDF</w:t>
            </w:r>
          </w:p>
        </w:tc>
        <w:tc>
          <w:tcPr>
            <w:tcW w:w="3261" w:type="dxa"/>
          </w:tcPr>
          <w:p w14:paraId="0E4FED71" w14:textId="77777777" w:rsidR="00720E2F" w:rsidRPr="00720E2F" w:rsidRDefault="00720E2F" w:rsidP="00053FDC">
            <w:pPr>
              <w:autoSpaceDE w:val="0"/>
              <w:autoSpaceDN w:val="0"/>
              <w:adjustRightInd w:val="0"/>
              <w:spacing w:line="400" w:lineRule="exact"/>
              <w:jc w:val="center"/>
              <w:rPr>
                <w:rFonts w:ascii="Times New Roman" w:hAnsi="Times New Roman"/>
                <w:szCs w:val="21"/>
              </w:rPr>
            </w:pPr>
            <w:r w:rsidRPr="00720E2F">
              <w:rPr>
                <w:rFonts w:ascii="Times New Roman" w:hAnsi="Times New Roman"/>
                <w:color w:val="333333"/>
                <w:sz w:val="21"/>
                <w:szCs w:val="21"/>
                <w:shd w:val="clear" w:color="auto" w:fill="FFFFFF"/>
              </w:rPr>
              <w:t>Portable Document Format</w:t>
            </w:r>
          </w:p>
        </w:tc>
        <w:tc>
          <w:tcPr>
            <w:tcW w:w="3254" w:type="dxa"/>
          </w:tcPr>
          <w:p w14:paraId="2B54C724" w14:textId="77777777" w:rsidR="00720E2F" w:rsidRPr="00720E2F" w:rsidRDefault="00720E2F" w:rsidP="00053FDC">
            <w:pPr>
              <w:autoSpaceDE w:val="0"/>
              <w:autoSpaceDN w:val="0"/>
              <w:adjustRightInd w:val="0"/>
              <w:spacing w:line="400" w:lineRule="exact"/>
              <w:jc w:val="center"/>
              <w:rPr>
                <w:rFonts w:ascii="Times New Roman" w:hAnsi="Times New Roman"/>
                <w:szCs w:val="21"/>
              </w:rPr>
            </w:pPr>
            <w:r w:rsidRPr="00720E2F">
              <w:rPr>
                <w:rFonts w:ascii="Times New Roman" w:hAnsi="Times New Roman"/>
                <w:color w:val="333333"/>
                <w:sz w:val="20"/>
                <w:szCs w:val="20"/>
                <w:shd w:val="clear" w:color="auto" w:fill="FFFFFF"/>
              </w:rPr>
              <w:t>Adobe</w:t>
            </w:r>
            <w:r w:rsidRPr="00720E2F">
              <w:rPr>
                <w:rFonts w:ascii="Times New Roman" w:hAnsi="Times New Roman"/>
                <w:color w:val="333333"/>
                <w:sz w:val="20"/>
                <w:szCs w:val="20"/>
                <w:shd w:val="clear" w:color="auto" w:fill="FFFFFF"/>
              </w:rPr>
              <w:t>公司发布的跨平台文件格式</w:t>
            </w:r>
          </w:p>
        </w:tc>
      </w:tr>
      <w:tr w:rsidR="00720E2F" w14:paraId="4731377C" w14:textId="77777777" w:rsidTr="00720E2F">
        <w:tc>
          <w:tcPr>
            <w:tcW w:w="2263" w:type="dxa"/>
          </w:tcPr>
          <w:p w14:paraId="3B2991EC" w14:textId="77777777" w:rsidR="00720E2F" w:rsidRPr="00720E2F" w:rsidRDefault="00720E2F" w:rsidP="00053FDC">
            <w:pPr>
              <w:autoSpaceDE w:val="0"/>
              <w:autoSpaceDN w:val="0"/>
              <w:adjustRightInd w:val="0"/>
              <w:spacing w:line="400" w:lineRule="exact"/>
              <w:jc w:val="center"/>
              <w:rPr>
                <w:rFonts w:ascii="Times New Roman"/>
                <w:sz w:val="21"/>
                <w:szCs w:val="21"/>
              </w:rPr>
            </w:pPr>
            <w:r w:rsidRPr="00720E2F">
              <w:rPr>
                <w:rFonts w:ascii="Times New Roman" w:hAnsi="Times New Roman" w:hint="eastAsia"/>
                <w:color w:val="333333"/>
                <w:sz w:val="21"/>
                <w:szCs w:val="21"/>
                <w:shd w:val="clear" w:color="auto" w:fill="FFFFFF"/>
              </w:rPr>
              <w:t>HTML</w:t>
            </w:r>
          </w:p>
        </w:tc>
        <w:tc>
          <w:tcPr>
            <w:tcW w:w="3261" w:type="dxa"/>
          </w:tcPr>
          <w:p w14:paraId="44CFECAA" w14:textId="77777777" w:rsidR="00720E2F" w:rsidRPr="00720E2F" w:rsidRDefault="00720E2F" w:rsidP="00053FDC">
            <w:pPr>
              <w:autoSpaceDE w:val="0"/>
              <w:autoSpaceDN w:val="0"/>
              <w:adjustRightInd w:val="0"/>
              <w:spacing w:line="400" w:lineRule="exact"/>
              <w:jc w:val="center"/>
              <w:rPr>
                <w:rFonts w:ascii="Times New Roman" w:hAnsi="Times New Roman"/>
                <w:color w:val="333333"/>
                <w:sz w:val="20"/>
                <w:szCs w:val="20"/>
                <w:shd w:val="clear" w:color="auto" w:fill="FFFFFF"/>
              </w:rPr>
            </w:pPr>
            <w:r w:rsidRPr="00720E2F">
              <w:rPr>
                <w:rFonts w:ascii="Times New Roman" w:hAnsi="Times New Roman" w:hint="eastAsia"/>
                <w:color w:val="333333"/>
                <w:sz w:val="20"/>
                <w:szCs w:val="20"/>
                <w:shd w:val="clear" w:color="auto" w:fill="FFFFFF"/>
              </w:rPr>
              <w:t>Hyper</w:t>
            </w:r>
            <w:r w:rsidRPr="00720E2F">
              <w:rPr>
                <w:rFonts w:ascii="Times New Roman" w:hAnsi="Times New Roman"/>
                <w:color w:val="333333"/>
                <w:sz w:val="20"/>
                <w:szCs w:val="20"/>
                <w:shd w:val="clear" w:color="auto" w:fill="FFFFFF"/>
              </w:rPr>
              <w:t xml:space="preserve"> Text Markup Language</w:t>
            </w:r>
          </w:p>
        </w:tc>
        <w:tc>
          <w:tcPr>
            <w:tcW w:w="3254" w:type="dxa"/>
          </w:tcPr>
          <w:p w14:paraId="77B71F1B" w14:textId="77777777" w:rsidR="00720E2F" w:rsidRPr="00720E2F" w:rsidRDefault="00720E2F" w:rsidP="00053FDC">
            <w:pPr>
              <w:autoSpaceDE w:val="0"/>
              <w:autoSpaceDN w:val="0"/>
              <w:adjustRightInd w:val="0"/>
              <w:spacing w:line="400" w:lineRule="exact"/>
              <w:jc w:val="center"/>
              <w:rPr>
                <w:rFonts w:ascii="Times New Roman" w:hAnsi="Times New Roman"/>
                <w:color w:val="333333"/>
                <w:sz w:val="20"/>
                <w:szCs w:val="20"/>
                <w:shd w:val="clear" w:color="auto" w:fill="FFFFFF"/>
              </w:rPr>
            </w:pPr>
            <w:r w:rsidRPr="00720E2F">
              <w:rPr>
                <w:rFonts w:ascii="Times New Roman" w:hAnsi="Times New Roman" w:hint="eastAsia"/>
                <w:color w:val="333333"/>
                <w:sz w:val="20"/>
                <w:szCs w:val="20"/>
                <w:shd w:val="clear" w:color="auto" w:fill="FFFFFF"/>
              </w:rPr>
              <w:t>超文本</w:t>
            </w:r>
            <w:r w:rsidRPr="00720E2F">
              <w:rPr>
                <w:rFonts w:ascii="Times New Roman" w:hAnsi="Times New Roman"/>
                <w:color w:val="333333"/>
                <w:sz w:val="20"/>
                <w:szCs w:val="20"/>
                <w:shd w:val="clear" w:color="auto" w:fill="FFFFFF"/>
              </w:rPr>
              <w:t>标记语言</w:t>
            </w:r>
          </w:p>
        </w:tc>
      </w:tr>
      <w:tr w:rsidR="00720E2F" w14:paraId="22442B7D" w14:textId="77777777" w:rsidTr="00720E2F">
        <w:tc>
          <w:tcPr>
            <w:tcW w:w="2263" w:type="dxa"/>
          </w:tcPr>
          <w:p w14:paraId="462A6072" w14:textId="77777777" w:rsidR="00720E2F" w:rsidRDefault="00720E2F" w:rsidP="00053FDC">
            <w:pPr>
              <w:autoSpaceDE w:val="0"/>
              <w:autoSpaceDN w:val="0"/>
              <w:adjustRightInd w:val="0"/>
              <w:spacing w:line="400" w:lineRule="exact"/>
              <w:jc w:val="center"/>
              <w:rPr>
                <w:rFonts w:ascii="Times New Roman"/>
                <w:szCs w:val="21"/>
              </w:rPr>
            </w:pPr>
            <w:r w:rsidRPr="00720E2F">
              <w:rPr>
                <w:rFonts w:ascii="Times New Roman" w:hAnsi="Times New Roman" w:hint="eastAsia"/>
                <w:color w:val="333333"/>
                <w:sz w:val="21"/>
                <w:szCs w:val="21"/>
                <w:shd w:val="clear" w:color="auto" w:fill="FFFFFF"/>
              </w:rPr>
              <w:t>JSON</w:t>
            </w:r>
          </w:p>
        </w:tc>
        <w:tc>
          <w:tcPr>
            <w:tcW w:w="3261" w:type="dxa"/>
          </w:tcPr>
          <w:p w14:paraId="62C2CB6E" w14:textId="77777777" w:rsidR="00720E2F" w:rsidRDefault="00720E2F" w:rsidP="00053FDC">
            <w:pPr>
              <w:autoSpaceDE w:val="0"/>
              <w:autoSpaceDN w:val="0"/>
              <w:adjustRightInd w:val="0"/>
              <w:spacing w:line="400" w:lineRule="exact"/>
              <w:jc w:val="center"/>
              <w:rPr>
                <w:rFonts w:ascii="Times New Roman"/>
                <w:szCs w:val="21"/>
              </w:rPr>
            </w:pPr>
            <w:r w:rsidRPr="00720E2F">
              <w:rPr>
                <w:rFonts w:ascii="Times New Roman" w:hAnsi="Times New Roman" w:hint="eastAsia"/>
                <w:color w:val="333333"/>
                <w:sz w:val="20"/>
                <w:szCs w:val="20"/>
                <w:shd w:val="clear" w:color="auto" w:fill="FFFFFF"/>
              </w:rPr>
              <w:t>JavaScript</w:t>
            </w:r>
            <w:r w:rsidRPr="00720E2F">
              <w:rPr>
                <w:rFonts w:ascii="Times New Roman" w:hAnsi="Times New Roman"/>
                <w:color w:val="333333"/>
                <w:sz w:val="20"/>
                <w:szCs w:val="20"/>
                <w:shd w:val="clear" w:color="auto" w:fill="FFFFFF"/>
              </w:rPr>
              <w:t xml:space="preserve"> Object Notation</w:t>
            </w:r>
          </w:p>
        </w:tc>
        <w:tc>
          <w:tcPr>
            <w:tcW w:w="3254" w:type="dxa"/>
          </w:tcPr>
          <w:p w14:paraId="660328E1" w14:textId="77777777" w:rsidR="00720E2F" w:rsidRDefault="00720E2F" w:rsidP="00053FDC">
            <w:pPr>
              <w:autoSpaceDE w:val="0"/>
              <w:autoSpaceDN w:val="0"/>
              <w:adjustRightInd w:val="0"/>
              <w:spacing w:line="400" w:lineRule="exact"/>
              <w:jc w:val="center"/>
              <w:rPr>
                <w:rFonts w:ascii="Times New Roman"/>
                <w:szCs w:val="21"/>
              </w:rPr>
            </w:pPr>
            <w:r w:rsidRPr="00720E2F">
              <w:rPr>
                <w:rFonts w:ascii="Times New Roman" w:hAnsi="Times New Roman" w:hint="eastAsia"/>
                <w:color w:val="333333"/>
                <w:sz w:val="20"/>
                <w:szCs w:val="20"/>
                <w:shd w:val="clear" w:color="auto" w:fill="FFFFFF"/>
              </w:rPr>
              <w:t>一种</w:t>
            </w:r>
            <w:r w:rsidRPr="00720E2F">
              <w:rPr>
                <w:rFonts w:ascii="Times New Roman" w:hAnsi="Times New Roman"/>
                <w:color w:val="333333"/>
                <w:sz w:val="20"/>
                <w:szCs w:val="20"/>
                <w:shd w:val="clear" w:color="auto" w:fill="FFFFFF"/>
              </w:rPr>
              <w:t>轻量级数据</w:t>
            </w:r>
            <w:r w:rsidRPr="00720E2F">
              <w:rPr>
                <w:rFonts w:ascii="Times New Roman" w:hAnsi="Times New Roman" w:hint="eastAsia"/>
                <w:color w:val="333333"/>
                <w:sz w:val="20"/>
                <w:szCs w:val="20"/>
                <w:shd w:val="clear" w:color="auto" w:fill="FFFFFF"/>
              </w:rPr>
              <w:t>交换</w:t>
            </w:r>
            <w:r w:rsidRPr="00720E2F">
              <w:rPr>
                <w:rFonts w:ascii="Times New Roman" w:hAnsi="Times New Roman"/>
                <w:color w:val="333333"/>
                <w:sz w:val="20"/>
                <w:szCs w:val="20"/>
                <w:shd w:val="clear" w:color="auto" w:fill="FFFFFF"/>
              </w:rPr>
              <w:t>格式</w:t>
            </w:r>
          </w:p>
        </w:tc>
      </w:tr>
      <w:tr w:rsidR="00720E2F" w14:paraId="0CE0CDCB" w14:textId="77777777" w:rsidTr="00720E2F">
        <w:tc>
          <w:tcPr>
            <w:tcW w:w="2263" w:type="dxa"/>
          </w:tcPr>
          <w:p w14:paraId="2C451588" w14:textId="77777777" w:rsidR="00720E2F" w:rsidRDefault="00311E14" w:rsidP="00053FDC">
            <w:pPr>
              <w:autoSpaceDE w:val="0"/>
              <w:autoSpaceDN w:val="0"/>
              <w:adjustRightInd w:val="0"/>
              <w:spacing w:line="400" w:lineRule="exact"/>
              <w:jc w:val="center"/>
              <w:rPr>
                <w:rFonts w:ascii="Times New Roman"/>
                <w:szCs w:val="21"/>
              </w:rPr>
            </w:pPr>
            <w:r w:rsidRPr="00311E14">
              <w:rPr>
                <w:rFonts w:ascii="Times New Roman" w:hAnsi="Times New Roman" w:hint="eastAsia"/>
                <w:color w:val="333333"/>
                <w:sz w:val="21"/>
                <w:szCs w:val="21"/>
                <w:shd w:val="clear" w:color="auto" w:fill="FFFFFF"/>
              </w:rPr>
              <w:t>DOM</w:t>
            </w:r>
          </w:p>
        </w:tc>
        <w:tc>
          <w:tcPr>
            <w:tcW w:w="3261" w:type="dxa"/>
          </w:tcPr>
          <w:p w14:paraId="7157C1F1" w14:textId="77777777" w:rsidR="00720E2F" w:rsidRDefault="00311E14" w:rsidP="00053FDC">
            <w:pPr>
              <w:autoSpaceDE w:val="0"/>
              <w:autoSpaceDN w:val="0"/>
              <w:adjustRightInd w:val="0"/>
              <w:spacing w:line="400" w:lineRule="exact"/>
              <w:jc w:val="center"/>
              <w:rPr>
                <w:rFonts w:ascii="Times New Roman"/>
                <w:szCs w:val="21"/>
              </w:rPr>
            </w:pPr>
            <w:r w:rsidRPr="00311E14">
              <w:rPr>
                <w:rFonts w:ascii="Times New Roman" w:hAnsi="Times New Roman" w:hint="eastAsia"/>
                <w:color w:val="333333"/>
                <w:sz w:val="20"/>
                <w:szCs w:val="20"/>
                <w:shd w:val="clear" w:color="auto" w:fill="FFFFFF"/>
              </w:rPr>
              <w:t>Document</w:t>
            </w:r>
            <w:r w:rsidRPr="00311E14">
              <w:rPr>
                <w:rFonts w:ascii="Times New Roman" w:hAnsi="Times New Roman"/>
                <w:color w:val="333333"/>
                <w:sz w:val="20"/>
                <w:szCs w:val="20"/>
                <w:shd w:val="clear" w:color="auto" w:fill="FFFFFF"/>
              </w:rPr>
              <w:t xml:space="preserve"> Object Model</w:t>
            </w:r>
          </w:p>
        </w:tc>
        <w:tc>
          <w:tcPr>
            <w:tcW w:w="3254" w:type="dxa"/>
          </w:tcPr>
          <w:p w14:paraId="4EB83BF4" w14:textId="77777777" w:rsidR="00720E2F" w:rsidRDefault="00311E14" w:rsidP="00053FDC">
            <w:pPr>
              <w:autoSpaceDE w:val="0"/>
              <w:autoSpaceDN w:val="0"/>
              <w:adjustRightInd w:val="0"/>
              <w:spacing w:line="400" w:lineRule="exact"/>
              <w:jc w:val="center"/>
              <w:rPr>
                <w:rFonts w:ascii="Times New Roman"/>
                <w:szCs w:val="21"/>
              </w:rPr>
            </w:pPr>
            <w:r w:rsidRPr="00311E14">
              <w:rPr>
                <w:rFonts w:ascii="Times New Roman" w:hAnsi="Times New Roman" w:hint="eastAsia"/>
                <w:color w:val="333333"/>
                <w:sz w:val="20"/>
                <w:szCs w:val="20"/>
                <w:shd w:val="clear" w:color="auto" w:fill="FFFFFF"/>
              </w:rPr>
              <w:t>文档</w:t>
            </w:r>
            <w:r w:rsidRPr="00311E14">
              <w:rPr>
                <w:rFonts w:ascii="Times New Roman" w:hAnsi="Times New Roman"/>
                <w:color w:val="333333"/>
                <w:sz w:val="20"/>
                <w:szCs w:val="20"/>
                <w:shd w:val="clear" w:color="auto" w:fill="FFFFFF"/>
              </w:rPr>
              <w:t>对象模型</w:t>
            </w:r>
          </w:p>
        </w:tc>
      </w:tr>
    </w:tbl>
    <w:p w14:paraId="2743A988" w14:textId="77777777" w:rsidR="00720E2F" w:rsidRDefault="00720E2F">
      <w:pPr>
        <w:autoSpaceDE w:val="0"/>
        <w:autoSpaceDN w:val="0"/>
        <w:adjustRightInd w:val="0"/>
        <w:spacing w:line="400" w:lineRule="exact"/>
        <w:jc w:val="left"/>
        <w:rPr>
          <w:rFonts w:ascii="Times New Roman"/>
          <w:szCs w:val="21"/>
        </w:rPr>
        <w:sectPr w:rsidR="00720E2F">
          <w:headerReference w:type="default" r:id="rId112"/>
          <w:endnotePr>
            <w:numFmt w:val="decimal"/>
          </w:endnotePr>
          <w:pgSz w:w="11906" w:h="16838"/>
          <w:pgMar w:top="1440" w:right="1559" w:bottom="1440" w:left="1559" w:header="851" w:footer="992" w:gutter="0"/>
          <w:cols w:space="720"/>
          <w:docGrid w:type="lines" w:linePitch="312"/>
        </w:sectPr>
      </w:pPr>
    </w:p>
    <w:p w14:paraId="69CB9681" w14:textId="77777777" w:rsidR="00173303" w:rsidRDefault="00173303">
      <w:pPr>
        <w:pStyle w:val="1"/>
        <w:numPr>
          <w:ilvl w:val="0"/>
          <w:numId w:val="0"/>
        </w:numPr>
      </w:pPr>
      <w:bookmarkStart w:id="168" w:name="_Toc248481483"/>
      <w:bookmarkStart w:id="169" w:name="_Toc343447574"/>
      <w:bookmarkStart w:id="170" w:name="_Toc344200054"/>
      <w:bookmarkStart w:id="171" w:name="_Toc344923145"/>
      <w:bookmarkStart w:id="172" w:name="_Toc375491741"/>
      <w:bookmarkStart w:id="173" w:name="_Toc406841201"/>
      <w:bookmarkStart w:id="174" w:name="_Toc344923146"/>
      <w:bookmarkStart w:id="175" w:name="_Toc375491742"/>
      <w:r>
        <w:lastRenderedPageBreak/>
        <w:t>致</w:t>
      </w:r>
      <w:r>
        <w:rPr>
          <w:rFonts w:hint="eastAsia"/>
        </w:rPr>
        <w:t xml:space="preserve">  </w:t>
      </w:r>
      <w:r>
        <w:t>谢</w:t>
      </w:r>
      <w:bookmarkEnd w:id="168"/>
      <w:bookmarkEnd w:id="169"/>
      <w:bookmarkEnd w:id="170"/>
      <w:bookmarkEnd w:id="171"/>
      <w:bookmarkEnd w:id="172"/>
      <w:bookmarkEnd w:id="173"/>
    </w:p>
    <w:p w14:paraId="4259B35F" w14:textId="77777777" w:rsidR="004665B2" w:rsidRDefault="004665B2">
      <w:pPr>
        <w:spacing w:line="400" w:lineRule="exact"/>
        <w:jc w:val="left"/>
      </w:pPr>
      <w:r>
        <w:tab/>
      </w:r>
      <w:r>
        <w:rPr>
          <w:rFonts w:hint="eastAsia"/>
        </w:rPr>
        <w:t>光阴</w:t>
      </w:r>
      <w:r>
        <w:t>荏苒，</w:t>
      </w:r>
      <w:r>
        <w:rPr>
          <w:rFonts w:hint="eastAsia"/>
        </w:rPr>
        <w:t>研究生</w:t>
      </w:r>
      <w:r>
        <w:t>的</w:t>
      </w:r>
      <w:r>
        <w:rPr>
          <w:rFonts w:hint="eastAsia"/>
        </w:rPr>
        <w:t>两年</w:t>
      </w:r>
      <w:r>
        <w:t>半学习</w:t>
      </w:r>
      <w:r>
        <w:rPr>
          <w:rFonts w:hint="eastAsia"/>
        </w:rPr>
        <w:t>时光</w:t>
      </w:r>
      <w:r>
        <w:t>一转眼就过去了</w:t>
      </w:r>
      <w:r>
        <w:rPr>
          <w:rFonts w:hint="eastAsia"/>
        </w:rPr>
        <w:t>。</w:t>
      </w:r>
      <w:r>
        <w:t>在这两年半</w:t>
      </w:r>
      <w:r>
        <w:rPr>
          <w:rFonts w:hint="eastAsia"/>
        </w:rPr>
        <w:t>里</w:t>
      </w:r>
      <w:r>
        <w:t>，我不仅学到</w:t>
      </w:r>
      <w:r>
        <w:rPr>
          <w:rFonts w:hint="eastAsia"/>
        </w:rPr>
        <w:t>了</w:t>
      </w:r>
      <w:r>
        <w:t>很</w:t>
      </w:r>
      <w:r>
        <w:rPr>
          <w:rFonts w:hint="eastAsia"/>
        </w:rPr>
        <w:t>多</w:t>
      </w:r>
      <w:r>
        <w:t>计算机</w:t>
      </w:r>
      <w:r>
        <w:rPr>
          <w:rFonts w:hint="eastAsia"/>
        </w:rPr>
        <w:t>专业</w:t>
      </w:r>
      <w:r>
        <w:t>相关的</w:t>
      </w:r>
      <w:r>
        <w:rPr>
          <w:rFonts w:hint="eastAsia"/>
        </w:rPr>
        <w:t>基础</w:t>
      </w:r>
      <w:r>
        <w:t>知识</w:t>
      </w:r>
      <w:r>
        <w:rPr>
          <w:rFonts w:hint="eastAsia"/>
        </w:rPr>
        <w:t>，</w:t>
      </w:r>
      <w:r>
        <w:t>同时在实验室项目</w:t>
      </w:r>
      <w:r>
        <w:rPr>
          <w:rFonts w:hint="eastAsia"/>
        </w:rPr>
        <w:t>中</w:t>
      </w:r>
      <w:r>
        <w:t>锻炼了自己的动手能力</w:t>
      </w:r>
      <w:r>
        <w:rPr>
          <w:rFonts w:hint="eastAsia"/>
        </w:rPr>
        <w:t>。</w:t>
      </w:r>
      <w:r>
        <w:t>编程</w:t>
      </w:r>
      <w:r>
        <w:rPr>
          <w:rFonts w:hint="eastAsia"/>
        </w:rPr>
        <w:t>能力</w:t>
      </w:r>
      <w:r>
        <w:t>也得到了很大的提高。</w:t>
      </w:r>
      <w:r>
        <w:rPr>
          <w:rFonts w:hint="eastAsia"/>
        </w:rPr>
        <w:t>我</w:t>
      </w:r>
      <w:r>
        <w:t>本科并不是计算机专业的学生，</w:t>
      </w:r>
      <w:r>
        <w:rPr>
          <w:rFonts w:hint="eastAsia"/>
        </w:rPr>
        <w:t>转专业</w:t>
      </w:r>
      <w:r>
        <w:t>内心也有过挣扎，</w:t>
      </w:r>
      <w:r>
        <w:rPr>
          <w:rFonts w:hint="eastAsia"/>
        </w:rPr>
        <w:t>怕</w:t>
      </w:r>
      <w:r>
        <w:t>不能很好</w:t>
      </w:r>
      <w:r>
        <w:rPr>
          <w:rFonts w:hint="eastAsia"/>
        </w:rPr>
        <w:t>的</w:t>
      </w:r>
      <w:r>
        <w:t>适应计算机相关专业的学习和科研工作。不过到了今天，</w:t>
      </w:r>
      <w:r>
        <w:rPr>
          <w:rFonts w:hint="eastAsia"/>
        </w:rPr>
        <w:t>经过</w:t>
      </w:r>
      <w:r>
        <w:t>我自己的不断努力</w:t>
      </w:r>
      <w:r>
        <w:rPr>
          <w:rFonts w:hint="eastAsia"/>
        </w:rPr>
        <w:t>以及我</w:t>
      </w:r>
      <w:r>
        <w:t>的</w:t>
      </w:r>
      <w:r>
        <w:rPr>
          <w:rFonts w:hint="eastAsia"/>
        </w:rPr>
        <w:t>导师</w:t>
      </w:r>
      <w:r>
        <w:t>，</w:t>
      </w:r>
      <w:r>
        <w:rPr>
          <w:rFonts w:hint="eastAsia"/>
        </w:rPr>
        <w:t>师兄</w:t>
      </w:r>
      <w:r>
        <w:t>师姐，</w:t>
      </w:r>
      <w:r>
        <w:rPr>
          <w:rFonts w:hint="eastAsia"/>
        </w:rPr>
        <w:t>朋友</w:t>
      </w:r>
      <w:r>
        <w:t>的帮助，我</w:t>
      </w:r>
      <w:r>
        <w:rPr>
          <w:rFonts w:hint="eastAsia"/>
        </w:rPr>
        <w:t>真</w:t>
      </w:r>
      <w:r>
        <w:t>的觉得自己有了很大的进步。</w:t>
      </w:r>
      <w:r>
        <w:rPr>
          <w:rFonts w:hint="eastAsia"/>
        </w:rPr>
        <w:t>在</w:t>
      </w:r>
      <w:r>
        <w:t>这里对曾经给予我</w:t>
      </w:r>
      <w:r>
        <w:rPr>
          <w:rFonts w:hint="eastAsia"/>
        </w:rPr>
        <w:t>指导</w:t>
      </w:r>
      <w:r>
        <w:t>、帮助</w:t>
      </w:r>
      <w:r>
        <w:rPr>
          <w:rFonts w:hint="eastAsia"/>
        </w:rPr>
        <w:t>、</w:t>
      </w:r>
      <w:r>
        <w:t>鼓励</w:t>
      </w:r>
      <w:r>
        <w:rPr>
          <w:rFonts w:hint="eastAsia"/>
        </w:rPr>
        <w:t>的</w:t>
      </w:r>
      <w:r>
        <w:t>老师和同学们表示衷心的感谢。</w:t>
      </w:r>
    </w:p>
    <w:p w14:paraId="06431B8E" w14:textId="77777777" w:rsidR="008A31C5" w:rsidRDefault="004665B2">
      <w:pPr>
        <w:spacing w:line="400" w:lineRule="exact"/>
        <w:jc w:val="left"/>
      </w:pPr>
      <w:r>
        <w:tab/>
      </w:r>
      <w:r>
        <w:rPr>
          <w:rFonts w:hint="eastAsia"/>
        </w:rPr>
        <w:t>首先</w:t>
      </w:r>
      <w:r>
        <w:t>，我要特别感谢我的导师闫丹凤闫老师。闫</w:t>
      </w:r>
      <w:r>
        <w:rPr>
          <w:rFonts w:hint="eastAsia"/>
        </w:rPr>
        <w:t>老师具有</w:t>
      </w:r>
      <w:r>
        <w:t>丰富的科研和教学经验，无论是在学术研究上，项目管理推进上，教书育人上都</w:t>
      </w:r>
      <w:r w:rsidR="008A31C5">
        <w:rPr>
          <w:rFonts w:hint="eastAsia"/>
        </w:rPr>
        <w:t>是</w:t>
      </w:r>
      <w:r w:rsidR="008A31C5">
        <w:t>我们学习的榜样。</w:t>
      </w:r>
      <w:r w:rsidR="008A31C5">
        <w:rPr>
          <w:rFonts w:hint="eastAsia"/>
        </w:rPr>
        <w:t>老师严谨治学</w:t>
      </w:r>
      <w:r w:rsidR="008A31C5">
        <w:t>的态度给我留下了深度的印象，</w:t>
      </w:r>
      <w:r w:rsidR="008A31C5">
        <w:rPr>
          <w:rFonts w:hint="eastAsia"/>
        </w:rPr>
        <w:t>我</w:t>
      </w:r>
      <w:r w:rsidR="008A31C5">
        <w:t>们提交的文档，</w:t>
      </w:r>
      <w:r w:rsidR="00580D61">
        <w:rPr>
          <w:rFonts w:hint="eastAsia"/>
        </w:rPr>
        <w:t>大</w:t>
      </w:r>
      <w:r w:rsidR="008A31C5">
        <w:rPr>
          <w:rFonts w:hint="eastAsia"/>
        </w:rPr>
        <w:t>到</w:t>
      </w:r>
      <w:r w:rsidR="008A31C5">
        <w:t>学术论文</w:t>
      </w:r>
      <w:r w:rsidR="008A31C5">
        <w:rPr>
          <w:rFonts w:hint="eastAsia"/>
        </w:rPr>
        <w:t>，</w:t>
      </w:r>
      <w:r w:rsidR="008A31C5">
        <w:t>小到一次例会的周报，闫老师都会认真的阅读。</w:t>
      </w:r>
      <w:r w:rsidR="008A31C5">
        <w:rPr>
          <w:rFonts w:hint="eastAsia"/>
        </w:rPr>
        <w:t>同时</w:t>
      </w:r>
      <w:r w:rsidR="008A31C5">
        <w:t>给</w:t>
      </w:r>
      <w:r w:rsidR="008A31C5">
        <w:rPr>
          <w:rFonts w:hint="eastAsia"/>
        </w:rPr>
        <w:t>我们</w:t>
      </w:r>
      <w:r w:rsidR="008A31C5">
        <w:t>提</w:t>
      </w:r>
      <w:r w:rsidR="008A31C5">
        <w:rPr>
          <w:rFonts w:hint="eastAsia"/>
        </w:rPr>
        <w:t>出</w:t>
      </w:r>
      <w:r w:rsidR="008A31C5">
        <w:t>宝贵的意见</w:t>
      </w:r>
      <w:r w:rsidR="008A31C5">
        <w:rPr>
          <w:rFonts w:hint="eastAsia"/>
        </w:rPr>
        <w:t>，</w:t>
      </w:r>
      <w:r w:rsidR="008A31C5">
        <w:t>从内容到格式给予全方位的指导</w:t>
      </w:r>
      <w:r w:rsidR="008A31C5">
        <w:rPr>
          <w:rFonts w:hint="eastAsia"/>
        </w:rPr>
        <w:t>，甚至</w:t>
      </w:r>
      <w:r w:rsidR="008A31C5">
        <w:t>连小小的标点符号都不会放过，老师这种</w:t>
      </w:r>
      <w:r w:rsidR="008A31C5">
        <w:rPr>
          <w:rFonts w:hint="eastAsia"/>
        </w:rPr>
        <w:t>对</w:t>
      </w:r>
      <w:r w:rsidR="008A31C5">
        <w:t>学术一丝不苟</w:t>
      </w:r>
      <w:r w:rsidR="008A31C5">
        <w:rPr>
          <w:rFonts w:hint="eastAsia"/>
        </w:rPr>
        <w:t>态度深深</w:t>
      </w:r>
      <w:r w:rsidR="008A31C5">
        <w:t>的影响了我们每一个人，</w:t>
      </w:r>
      <w:r w:rsidR="008A31C5">
        <w:rPr>
          <w:rFonts w:hint="eastAsia"/>
        </w:rPr>
        <w:t>我们</w:t>
      </w:r>
      <w:r w:rsidR="008A31C5">
        <w:t>会将这种严谨扎实的</w:t>
      </w:r>
      <w:r w:rsidR="008A31C5">
        <w:rPr>
          <w:rFonts w:hint="eastAsia"/>
        </w:rPr>
        <w:t>工作</w:t>
      </w:r>
      <w:r w:rsidR="008A31C5">
        <w:t>态度</w:t>
      </w:r>
      <w:r w:rsidR="008A31C5">
        <w:rPr>
          <w:rFonts w:hint="eastAsia"/>
        </w:rPr>
        <w:t>带到工作</w:t>
      </w:r>
      <w:r w:rsidR="008A31C5">
        <w:t>中去，</w:t>
      </w:r>
      <w:r w:rsidR="008A31C5">
        <w:rPr>
          <w:rFonts w:hint="eastAsia"/>
        </w:rPr>
        <w:t>感染</w:t>
      </w:r>
      <w:r w:rsidR="008A31C5">
        <w:t>身边的每个人。</w:t>
      </w:r>
    </w:p>
    <w:p w14:paraId="5784DA78" w14:textId="77777777" w:rsidR="00580D61" w:rsidRDefault="00173303">
      <w:pPr>
        <w:spacing w:line="400" w:lineRule="exact"/>
        <w:ind w:firstLine="480"/>
        <w:jc w:val="left"/>
      </w:pPr>
      <w:r>
        <w:rPr>
          <w:rFonts w:hint="eastAsia"/>
        </w:rPr>
        <w:t>其次，我还要感谢项目组的师兄</w:t>
      </w:r>
      <w:r w:rsidR="00580D61">
        <w:rPr>
          <w:rFonts w:hint="eastAsia"/>
        </w:rPr>
        <w:t>师</w:t>
      </w:r>
      <w:r>
        <w:rPr>
          <w:rFonts w:hint="eastAsia"/>
        </w:rPr>
        <w:t>姐、师弟</w:t>
      </w:r>
      <w:r w:rsidR="00580D61">
        <w:rPr>
          <w:rFonts w:hint="eastAsia"/>
        </w:rPr>
        <w:t>师妹们，感谢</w:t>
      </w:r>
      <w:r>
        <w:rPr>
          <w:rFonts w:hint="eastAsia"/>
        </w:rPr>
        <w:t>田瑞</w:t>
      </w:r>
      <w:r w:rsidR="00580D61">
        <w:rPr>
          <w:rFonts w:hint="eastAsia"/>
        </w:rPr>
        <w:t>师兄、张</w:t>
      </w:r>
      <w:r w:rsidR="00580D61">
        <w:t>丽莹师姐</w:t>
      </w:r>
      <w:r>
        <w:rPr>
          <w:rFonts w:hint="eastAsia"/>
        </w:rPr>
        <w:t>、</w:t>
      </w:r>
      <w:r w:rsidR="00580D61">
        <w:rPr>
          <w:rFonts w:hint="eastAsia"/>
        </w:rPr>
        <w:t>黄</w:t>
      </w:r>
      <w:r w:rsidR="00580D61">
        <w:t>俊霖师兄</w:t>
      </w:r>
      <w:r>
        <w:rPr>
          <w:rFonts w:hint="eastAsia"/>
        </w:rPr>
        <w:t>、邹文涛</w:t>
      </w:r>
      <w:r w:rsidR="00580D61">
        <w:rPr>
          <w:rFonts w:hint="eastAsia"/>
        </w:rPr>
        <w:t>师弟、</w:t>
      </w:r>
      <w:r w:rsidR="00580D61">
        <w:t>徐佳师妹</w:t>
      </w:r>
      <w:r w:rsidR="00580D61">
        <w:rPr>
          <w:rFonts w:hint="eastAsia"/>
        </w:rPr>
        <w:t>、</w:t>
      </w:r>
      <w:r w:rsidR="00580D61">
        <w:t>华恩正师弟</w:t>
      </w:r>
      <w:r w:rsidR="00580D61">
        <w:rPr>
          <w:rFonts w:hint="eastAsia"/>
        </w:rPr>
        <w:t>等等。</w:t>
      </w:r>
      <w:r w:rsidR="00580D61">
        <w:t>项目组</w:t>
      </w:r>
      <w:r w:rsidR="00580D61">
        <w:rPr>
          <w:rFonts w:hint="eastAsia"/>
        </w:rPr>
        <w:t>就像</w:t>
      </w:r>
      <w:r w:rsidR="00580D61">
        <w:t>一个大家庭，</w:t>
      </w:r>
      <w:r w:rsidR="00580D61">
        <w:rPr>
          <w:rFonts w:hint="eastAsia"/>
        </w:rPr>
        <w:t>大家</w:t>
      </w:r>
      <w:r w:rsidR="00580D61">
        <w:t>互帮互助</w:t>
      </w:r>
      <w:r w:rsidR="00580D61">
        <w:rPr>
          <w:rFonts w:hint="eastAsia"/>
        </w:rPr>
        <w:t>，共同</w:t>
      </w:r>
      <w:r w:rsidR="00580D61">
        <w:t>学习进步。</w:t>
      </w:r>
      <w:r w:rsidR="00580D61">
        <w:rPr>
          <w:rFonts w:hint="eastAsia"/>
        </w:rPr>
        <w:t>正是</w:t>
      </w:r>
      <w:r w:rsidR="00580D61">
        <w:t>由于大家的团结踏实，项目才能顺利的推进。也</w:t>
      </w:r>
      <w:r w:rsidR="00580D61">
        <w:rPr>
          <w:rFonts w:hint="eastAsia"/>
        </w:rPr>
        <w:t>正是</w:t>
      </w:r>
      <w:r w:rsidR="00580D61">
        <w:t>由于</w:t>
      </w:r>
      <w:r w:rsidR="00580D61">
        <w:rPr>
          <w:rFonts w:hint="eastAsia"/>
        </w:rPr>
        <w:t>他们</w:t>
      </w:r>
      <w:r w:rsidR="00580D61">
        <w:t>的帮助</w:t>
      </w:r>
      <w:r w:rsidR="00384502">
        <w:rPr>
          <w:rFonts w:hint="eastAsia"/>
        </w:rPr>
        <w:t>和</w:t>
      </w:r>
      <w:r w:rsidR="00384502">
        <w:t>协作</w:t>
      </w:r>
      <w:r w:rsidR="00580D61">
        <w:t>，我才能顺利</w:t>
      </w:r>
      <w:r w:rsidR="00384502">
        <w:rPr>
          <w:rFonts w:hint="eastAsia"/>
        </w:rPr>
        <w:t>完成我</w:t>
      </w:r>
      <w:r w:rsidR="00384502">
        <w:t>的</w:t>
      </w:r>
      <w:r w:rsidR="00384502">
        <w:rPr>
          <w:rFonts w:hint="eastAsia"/>
        </w:rPr>
        <w:t>硕士</w:t>
      </w:r>
      <w:r w:rsidR="00384502">
        <w:t>论文。</w:t>
      </w:r>
    </w:p>
    <w:p w14:paraId="1EBE1D2A" w14:textId="77777777" w:rsidR="00384502" w:rsidRDefault="00173303">
      <w:pPr>
        <w:spacing w:line="400" w:lineRule="exact"/>
        <w:ind w:firstLine="480"/>
        <w:jc w:val="left"/>
      </w:pPr>
      <w:r>
        <w:rPr>
          <w:rFonts w:hint="eastAsia"/>
        </w:rPr>
        <w:t>再次，我要感谢一直</w:t>
      </w:r>
      <w:r w:rsidR="00384502">
        <w:rPr>
          <w:rFonts w:hint="eastAsia"/>
        </w:rPr>
        <w:t>在</w:t>
      </w:r>
      <w:r w:rsidR="00384502">
        <w:t>我身后</w:t>
      </w:r>
      <w:r>
        <w:rPr>
          <w:rFonts w:hint="eastAsia"/>
        </w:rPr>
        <w:t>支持我的家人，</w:t>
      </w:r>
      <w:r w:rsidR="00384502">
        <w:rPr>
          <w:rFonts w:hint="eastAsia"/>
        </w:rPr>
        <w:t>朋友</w:t>
      </w:r>
      <w:r w:rsidR="00384502">
        <w:t>。</w:t>
      </w:r>
      <w:r w:rsidR="00384502">
        <w:rPr>
          <w:rFonts w:hint="eastAsia"/>
        </w:rPr>
        <w:t>一路</w:t>
      </w:r>
      <w:r w:rsidR="00384502">
        <w:t>走来，从小学到大学再到研究生，</w:t>
      </w:r>
      <w:r w:rsidR="00384502">
        <w:rPr>
          <w:rFonts w:hint="eastAsia"/>
        </w:rPr>
        <w:t>是</w:t>
      </w:r>
      <w:r w:rsidR="00384502">
        <w:t>他们</w:t>
      </w:r>
      <w:r w:rsidR="00384502">
        <w:rPr>
          <w:rFonts w:hint="eastAsia"/>
        </w:rPr>
        <w:t>在</w:t>
      </w:r>
      <w:r w:rsidR="00384502">
        <w:t>背后</w:t>
      </w:r>
      <w:r w:rsidR="00384502">
        <w:rPr>
          <w:rFonts w:hint="eastAsia"/>
        </w:rPr>
        <w:t>默默</w:t>
      </w:r>
      <w:r w:rsidR="00384502">
        <w:t>的鼓励和支持</w:t>
      </w:r>
      <w:r w:rsidR="00384502">
        <w:rPr>
          <w:rFonts w:hint="eastAsia"/>
        </w:rPr>
        <w:t>才使我</w:t>
      </w:r>
      <w:r w:rsidR="00384502">
        <w:t>变得</w:t>
      </w:r>
      <w:r w:rsidR="00384502">
        <w:rPr>
          <w:rFonts w:hint="eastAsia"/>
        </w:rPr>
        <w:t>越来</w:t>
      </w:r>
      <w:r w:rsidR="00384502">
        <w:t>越好。</w:t>
      </w:r>
    </w:p>
    <w:p w14:paraId="7E71997D" w14:textId="77777777" w:rsidR="00384502" w:rsidRDefault="00384502">
      <w:pPr>
        <w:pStyle w:val="Char2"/>
        <w:rPr>
          <w:kern w:val="2"/>
        </w:rPr>
      </w:pPr>
      <w:r>
        <w:rPr>
          <w:rFonts w:hint="eastAsia"/>
          <w:kern w:val="2"/>
        </w:rPr>
        <w:t>最后</w:t>
      </w:r>
      <w:r>
        <w:rPr>
          <w:kern w:val="2"/>
        </w:rPr>
        <w:t>，感谢我的母校北京邮电大学。七年</w:t>
      </w:r>
      <w:r>
        <w:rPr>
          <w:rFonts w:hint="eastAsia"/>
          <w:kern w:val="2"/>
        </w:rPr>
        <w:t>的</w:t>
      </w:r>
      <w:r>
        <w:rPr>
          <w:kern w:val="2"/>
        </w:rPr>
        <w:t>大学生活即将结束，</w:t>
      </w:r>
      <w:r>
        <w:rPr>
          <w:rFonts w:hint="eastAsia"/>
          <w:kern w:val="2"/>
        </w:rPr>
        <w:t>真</w:t>
      </w:r>
      <w:r>
        <w:rPr>
          <w:kern w:val="2"/>
        </w:rPr>
        <w:t>的很舍不得</w:t>
      </w:r>
      <w:r>
        <w:rPr>
          <w:rFonts w:hint="eastAsia"/>
          <w:kern w:val="2"/>
        </w:rPr>
        <w:t>我</w:t>
      </w:r>
      <w:r>
        <w:rPr>
          <w:kern w:val="2"/>
        </w:rPr>
        <w:t>的母校。虽然</w:t>
      </w:r>
      <w:r>
        <w:rPr>
          <w:rFonts w:hint="eastAsia"/>
          <w:kern w:val="2"/>
        </w:rPr>
        <w:t>她</w:t>
      </w:r>
      <w:r>
        <w:rPr>
          <w:kern w:val="2"/>
        </w:rPr>
        <w:t>不大，但是处处都是温暖。</w:t>
      </w:r>
      <w:r>
        <w:rPr>
          <w:rFonts w:hint="eastAsia"/>
          <w:kern w:val="2"/>
        </w:rPr>
        <w:t>即将</w:t>
      </w:r>
      <w:r>
        <w:rPr>
          <w:kern w:val="2"/>
        </w:rPr>
        <w:t>走入社会，</w:t>
      </w:r>
      <w:r>
        <w:rPr>
          <w:rFonts w:hint="eastAsia"/>
          <w:kern w:val="2"/>
        </w:rPr>
        <w:t>我</w:t>
      </w:r>
      <w:r>
        <w:rPr>
          <w:kern w:val="2"/>
        </w:rPr>
        <w:t>不会忘记母校对我的谆谆教诲，</w:t>
      </w:r>
      <w:r>
        <w:rPr>
          <w:rFonts w:hint="eastAsia"/>
          <w:kern w:val="2"/>
        </w:rPr>
        <w:t>厚德博学、</w:t>
      </w:r>
      <w:r>
        <w:rPr>
          <w:kern w:val="2"/>
        </w:rPr>
        <w:t>敬业</w:t>
      </w:r>
      <w:r>
        <w:rPr>
          <w:rFonts w:hint="eastAsia"/>
          <w:kern w:val="2"/>
        </w:rPr>
        <w:t>乐</w:t>
      </w:r>
      <w:r>
        <w:rPr>
          <w:kern w:val="2"/>
        </w:rPr>
        <w:t>群</w:t>
      </w:r>
      <w:r>
        <w:rPr>
          <w:rFonts w:hint="eastAsia"/>
          <w:kern w:val="2"/>
        </w:rPr>
        <w:t>的</w:t>
      </w:r>
      <w:r w:rsidR="00F27C3C">
        <w:rPr>
          <w:rFonts w:hint="eastAsia"/>
          <w:kern w:val="2"/>
        </w:rPr>
        <w:t>“</w:t>
      </w:r>
      <w:r>
        <w:rPr>
          <w:kern w:val="2"/>
        </w:rPr>
        <w:t>北邮精神</w:t>
      </w:r>
      <w:r w:rsidR="00F27C3C">
        <w:rPr>
          <w:rFonts w:hint="eastAsia"/>
          <w:kern w:val="2"/>
        </w:rPr>
        <w:t>”</w:t>
      </w:r>
      <w:r>
        <w:rPr>
          <w:kern w:val="2"/>
        </w:rPr>
        <w:t>将长</w:t>
      </w:r>
      <w:r>
        <w:rPr>
          <w:rFonts w:hint="eastAsia"/>
          <w:kern w:val="2"/>
        </w:rPr>
        <w:t>留</w:t>
      </w:r>
      <w:r>
        <w:rPr>
          <w:kern w:val="2"/>
        </w:rPr>
        <w:t>我心中。</w:t>
      </w:r>
    </w:p>
    <w:p w14:paraId="671A4A51" w14:textId="77777777" w:rsidR="00173303" w:rsidRDefault="00173303">
      <w:pPr>
        <w:spacing w:line="400" w:lineRule="exact"/>
        <w:jc w:val="left"/>
      </w:pPr>
    </w:p>
    <w:p w14:paraId="76A1F3A4" w14:textId="77777777" w:rsidR="00173303" w:rsidRDefault="00173303">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 xml:space="preserve">       </w:t>
      </w:r>
    </w:p>
    <w:p w14:paraId="3E0CE233" w14:textId="77777777" w:rsidR="00173303" w:rsidRDefault="004665B2">
      <w:pPr>
        <w:ind w:firstLineChars="3100" w:firstLine="7440"/>
      </w:pPr>
      <w:r>
        <w:rPr>
          <w:rFonts w:hint="eastAsia"/>
        </w:rPr>
        <w:t>唐皓瑾</w:t>
      </w:r>
      <w:r w:rsidR="00173303">
        <w:t xml:space="preserve">    </w:t>
      </w:r>
    </w:p>
    <w:p w14:paraId="0F4E8FAE" w14:textId="77777777" w:rsidR="00173303" w:rsidRDefault="00173303">
      <w:pPr>
        <w:rPr>
          <w:rFonts w:ascii="Times New Roman" w:hAnsi="Times New Roman"/>
        </w:rPr>
        <w:sectPr w:rsidR="00173303">
          <w:headerReference w:type="default" r:id="rId113"/>
          <w:endnotePr>
            <w:numFmt w:val="decimal"/>
          </w:endnotePr>
          <w:pgSz w:w="11906" w:h="16838"/>
          <w:pgMar w:top="1440" w:right="1559" w:bottom="1440" w:left="1559" w:header="851" w:footer="992" w:gutter="0"/>
          <w:cols w:space="720"/>
          <w:docGrid w:type="lines" w:linePitch="312"/>
        </w:sect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ascii="Times New Roman" w:hAnsi="Times New Roman"/>
        </w:rPr>
        <w:t>201</w:t>
      </w:r>
      <w:r w:rsidR="004665B2">
        <w:rPr>
          <w:rFonts w:ascii="Times New Roman" w:hAnsi="Times New Roman" w:hint="eastAsia"/>
        </w:rPr>
        <w:t>4</w:t>
      </w:r>
      <w:r>
        <w:t>年</w:t>
      </w:r>
      <w:r>
        <w:rPr>
          <w:rFonts w:ascii="Times New Roman" w:hAnsi="Times New Roman" w:hint="eastAsia"/>
        </w:rPr>
        <w:t>12</w:t>
      </w:r>
      <w:r>
        <w:t>月</w:t>
      </w:r>
      <w:r>
        <w:rPr>
          <w:rFonts w:hint="eastAsia"/>
        </w:rPr>
        <w:t>30</w:t>
      </w:r>
      <w:r>
        <w:rPr>
          <w:rFonts w:hint="eastAsia"/>
        </w:rPr>
        <w:t>日</w:t>
      </w:r>
    </w:p>
    <w:p w14:paraId="53EAAED2" w14:textId="77777777" w:rsidR="00173303" w:rsidRDefault="00173303">
      <w:pPr>
        <w:pStyle w:val="1"/>
        <w:numPr>
          <w:ilvl w:val="0"/>
          <w:numId w:val="0"/>
        </w:numPr>
      </w:pPr>
      <w:bookmarkStart w:id="176" w:name="_Toc406841202"/>
      <w:r>
        <w:rPr>
          <w:rFonts w:hint="eastAsia"/>
        </w:rPr>
        <w:lastRenderedPageBreak/>
        <w:t>攻读学位期间发表的学术论文目录</w:t>
      </w:r>
      <w:bookmarkEnd w:id="174"/>
      <w:bookmarkEnd w:id="175"/>
      <w:bookmarkEnd w:id="176"/>
    </w:p>
    <w:p w14:paraId="6D41995C" w14:textId="77777777" w:rsidR="00173303" w:rsidRDefault="00641CA8" w:rsidP="00C44F6F">
      <w:pPr>
        <w:numPr>
          <w:ilvl w:val="0"/>
          <w:numId w:val="4"/>
        </w:numPr>
        <w:autoSpaceDE w:val="0"/>
        <w:autoSpaceDN w:val="0"/>
        <w:adjustRightInd w:val="0"/>
        <w:spacing w:line="400" w:lineRule="exact"/>
        <w:jc w:val="left"/>
        <w:rPr>
          <w:rFonts w:ascii="Times New Roman" w:hAnsi="Times New Roman"/>
          <w:szCs w:val="20"/>
        </w:rPr>
      </w:pPr>
      <w:r>
        <w:rPr>
          <w:rFonts w:ascii="Arial" w:hAnsi="Arial" w:cs="Arial"/>
          <w:color w:val="222222"/>
          <w:sz w:val="20"/>
          <w:szCs w:val="20"/>
          <w:shd w:val="clear" w:color="auto" w:fill="FFFFFF"/>
        </w:rPr>
        <w:t>TANG H, YAN D, TIAN Y. Semantic dictionary based method for short text classification[J]. The Journal of China Universities of Posts and Telecommunications, 2013, 20: 15-19.</w:t>
      </w:r>
    </w:p>
    <w:sectPr w:rsidR="00173303">
      <w:headerReference w:type="default" r:id="rId114"/>
      <w:endnotePr>
        <w:numFmt w:val="decimal"/>
      </w:endnotePr>
      <w:pgSz w:w="11906" w:h="16838"/>
      <w:pgMar w:top="1440" w:right="1559" w:bottom="1440" w:left="1559"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79E371F" w14:textId="77777777" w:rsidR="00C26EB2" w:rsidRDefault="00C26EB2">
      <w:pPr>
        <w:rPr>
          <w:sz w:val="18"/>
        </w:rPr>
      </w:pPr>
    </w:p>
  </w:endnote>
  <w:endnote w:type="continuationSeparator" w:id="0">
    <w:p w14:paraId="0D563AE5" w14:textId="77777777" w:rsidR="00C26EB2" w:rsidRDefault="00C26EB2">
      <w:pPr>
        <w:rPr>
          <w:sz w:val="18"/>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楷体_GB2312">
    <w:altName w:val="楷体"/>
    <w:charset w:val="86"/>
    <w:family w:val="modern"/>
    <w:pitch w:val="fixed"/>
    <w:sig w:usb0="00000001"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DFB47D" w14:textId="77777777" w:rsidR="00C7099E" w:rsidRDefault="00C7099E">
    <w:pPr>
      <w:pStyle w:val="af3"/>
      <w:jc w:val="cen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6C5758" w14:textId="77777777" w:rsidR="00C7099E" w:rsidRDefault="00C7099E">
    <w:pPr>
      <w:pStyle w:val="af3"/>
      <w:jc w:val="center"/>
    </w:pPr>
    <w:r>
      <w:rPr>
        <w:noProof/>
      </w:rPr>
      <mc:AlternateContent>
        <mc:Choice Requires="wps">
          <w:drawing>
            <wp:anchor distT="0" distB="0" distL="114300" distR="114300" simplePos="0" relativeHeight="251660288" behindDoc="0" locked="0" layoutInCell="1" allowOverlap="1" wp14:anchorId="6218DF4D" wp14:editId="6F3B64D3">
              <wp:simplePos x="0" y="0"/>
              <wp:positionH relativeFrom="margin">
                <wp:align>center</wp:align>
              </wp:positionH>
              <wp:positionV relativeFrom="paragraph">
                <wp:posOffset>0</wp:posOffset>
              </wp:positionV>
              <wp:extent cx="125095" cy="186055"/>
              <wp:effectExtent l="3810" t="0" r="4445" b="0"/>
              <wp:wrapNone/>
              <wp:docPr id="4" name="文本框4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095" cy="186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C14BE5" w14:textId="059AB68E" w:rsidR="00C7099E" w:rsidRDefault="00C7099E">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183AE2" w:rsidRPr="00183AE2">
                            <w:rPr>
                              <w:noProof/>
                            </w:rPr>
                            <w:t>IV</w:t>
                          </w:r>
                          <w:r>
                            <w:rPr>
                              <w:rFonts w:hint="eastAsia"/>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6218DF4D" id="_x0000_t202" coordsize="21600,21600" o:spt="202" path="m,l,21600r21600,l21600,xe">
              <v:stroke joinstyle="miter"/>
              <v:path gradientshapeok="t" o:connecttype="rect"/>
            </v:shapetype>
            <v:shape id="文本框471" o:spid="_x0000_s1026" type="#_x0000_t202" style="position:absolute;left:0;text-align:left;margin-left:0;margin-top:0;width:9.85pt;height:14.65pt;z-index:251660288;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" filled="f" stroked="f">
              <v:textbox style="mso-fit-shape-to-text:t" inset="0,0,0,0">
                <w:txbxContent>
                  <w:p w14:paraId="4FC14BE5" w14:textId="059AB68E" w:rsidR="00C7099E" w:rsidRDefault="00C7099E">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183AE2" w:rsidRPr="00183AE2">
                      <w:rPr>
                        <w:noProof/>
                      </w:rPr>
                      <w:t>IV</w:t>
                    </w:r>
                    <w:r>
                      <w:rPr>
                        <w:rFonts w:hint="eastAsia"/>
                        <w:sz w:val="18"/>
                      </w:rPr>
                      <w:fldChar w:fldCharType="end"/>
                    </w:r>
                  </w:p>
                </w:txbxContent>
              </v:textbox>
              <w10:wrap anchorx="margin"/>
            </v:shape>
          </w:pict>
        </mc:Fallback>
      </mc:AlternateConten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C6FBF0" w14:textId="77777777" w:rsidR="00C7099E" w:rsidRDefault="00C7099E">
    <w:pPr>
      <w:pStyle w:val="af3"/>
      <w:jc w:val="center"/>
    </w:pPr>
    <w:r>
      <w:rPr>
        <w:noProof/>
      </w:rPr>
      <mc:AlternateContent>
        <mc:Choice Requires="wps">
          <w:drawing>
            <wp:anchor distT="0" distB="0" distL="114300" distR="114300" simplePos="0" relativeHeight="251658240" behindDoc="0" locked="0" layoutInCell="1" allowOverlap="1" wp14:anchorId="5497DEB3" wp14:editId="6147502B">
              <wp:simplePos x="0" y="0"/>
              <wp:positionH relativeFrom="margin">
                <wp:align>center</wp:align>
              </wp:positionH>
              <wp:positionV relativeFrom="paragraph">
                <wp:posOffset>0</wp:posOffset>
              </wp:positionV>
              <wp:extent cx="65405" cy="139700"/>
              <wp:effectExtent l="3810" t="3810" r="0" b="0"/>
              <wp:wrapNone/>
              <wp:docPr id="3" name="文本框4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405"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282A63" w14:textId="68DC9F5D" w:rsidR="00C7099E" w:rsidRDefault="00C7099E">
                          <w:pPr>
                            <w:pStyle w:val="af3"/>
                            <w:jc w:val="center"/>
                          </w:pPr>
                          <w:r>
                            <w:fldChar w:fldCharType="begin"/>
                          </w:r>
                          <w:r>
                            <w:instrText xml:space="preserve"> PAGE   \* MERGEFORMAT </w:instrText>
                          </w:r>
                          <w:r>
                            <w:fldChar w:fldCharType="separate"/>
                          </w:r>
                          <w:r w:rsidR="00183AE2">
                            <w:rPr>
                              <w:noProof/>
                            </w:rPr>
                            <w:t>V</w:t>
                          </w:r>
                          <w: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5497DEB3" id="_x0000_t202" coordsize="21600,21600" o:spt="202" path="m,l,21600r21600,l21600,xe">
              <v:stroke joinstyle="miter"/>
              <v:path gradientshapeok="t" o:connecttype="rect"/>
            </v:shapetype>
            <v:shape id="文本框470" o:spid="_x0000_s1027" type="#_x0000_t202" style="position:absolute;left:0;text-align:left;margin-left:0;margin-top:0;width:5.15pt;height:11pt;z-index:251658240;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" filled="f" stroked="f">
              <v:textbox style="mso-fit-shape-to-text:t" inset="0,0,0,0">
                <w:txbxContent>
                  <w:p w14:paraId="46282A63" w14:textId="68DC9F5D" w:rsidR="00C7099E" w:rsidRDefault="00C7099E">
                    <w:pPr>
                      <w:pStyle w:val="af3"/>
                      <w:jc w:val="center"/>
                    </w:pPr>
                    <w:r>
                      <w:fldChar w:fldCharType="begin"/>
                    </w:r>
                    <w:r>
                      <w:instrText xml:space="preserve"> PAGE   \* MERGEFORMAT </w:instrText>
                    </w:r>
                    <w:r>
                      <w:fldChar w:fldCharType="separate"/>
                    </w:r>
                    <w:r w:rsidR="00183AE2">
                      <w:rPr>
                        <w:noProof/>
                      </w:rPr>
                      <w:t>V</w:t>
                    </w:r>
                    <w:r>
                      <w:fldChar w:fldCharType="end"/>
                    </w:r>
                  </w:p>
                </w:txbxContent>
              </v:textbox>
              <w10:wrap anchorx="margin"/>
            </v:shape>
          </w:pict>
        </mc:Fallback>
      </mc:AlternateContent>
    </w:r>
  </w:p>
  <w:p w14:paraId="0FBC2CD6" w14:textId="77777777" w:rsidR="00C7099E" w:rsidRDefault="00C7099E">
    <w:pPr>
      <w:pStyle w:val="af3"/>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B6E3AA" w14:textId="77777777" w:rsidR="00C7099E" w:rsidRDefault="00C7099E">
    <w:pPr>
      <w:pStyle w:val="af3"/>
      <w:jc w:val="center"/>
    </w:pPr>
    <w:r>
      <w:rPr>
        <w:noProof/>
      </w:rPr>
      <mc:AlternateContent>
        <mc:Choice Requires="wps">
          <w:drawing>
            <wp:anchor distT="0" distB="0" distL="114300" distR="114300" simplePos="0" relativeHeight="251657216" behindDoc="0" locked="0" layoutInCell="1" allowOverlap="1" wp14:anchorId="07DB64FB" wp14:editId="06BD9F1E">
              <wp:simplePos x="0" y="0"/>
              <wp:positionH relativeFrom="margin">
                <wp:align>center</wp:align>
              </wp:positionH>
              <wp:positionV relativeFrom="paragraph">
                <wp:posOffset>0</wp:posOffset>
              </wp:positionV>
              <wp:extent cx="154940" cy="186055"/>
              <wp:effectExtent l="0" t="0" r="635" b="0"/>
              <wp:wrapNone/>
              <wp:docPr id="2" name="文本框4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940" cy="186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46D9F6" w14:textId="0A92B171" w:rsidR="00C7099E" w:rsidRDefault="00C7099E">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183AE2" w:rsidRPr="00183AE2">
                            <w:rPr>
                              <w:noProof/>
                            </w:rPr>
                            <w:t>10</w:t>
                          </w:r>
                          <w:r>
                            <w:rPr>
                              <w:rFonts w:hint="eastAsia"/>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07DB64FB" id="_x0000_t202" coordsize="21600,21600" o:spt="202" path="m,l,21600r21600,l21600,xe">
              <v:stroke joinstyle="miter"/>
              <v:path gradientshapeok="t" o:connecttype="rect"/>
            </v:shapetype>
            <v:shape id="文本框468" o:spid="_x0000_s1028" type="#_x0000_t202" style="position:absolute;left:0;text-align:left;margin-left:0;margin-top:0;width:12.2pt;height:14.65pt;z-index:251657216;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" filled="f" stroked="f">
              <v:textbox style="mso-fit-shape-to-text:t" inset="0,0,0,0">
                <w:txbxContent>
                  <w:p w14:paraId="2046D9F6" w14:textId="0A92B171" w:rsidR="00C7099E" w:rsidRDefault="00C7099E">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183AE2" w:rsidRPr="00183AE2">
                      <w:rPr>
                        <w:noProof/>
                      </w:rPr>
                      <w:t>10</w:t>
                    </w:r>
                    <w:r>
                      <w:rPr>
                        <w:rFonts w:hint="eastAsia"/>
                        <w:sz w:val="18"/>
                      </w:rPr>
                      <w:fldChar w:fldCharType="end"/>
                    </w:r>
                  </w:p>
                </w:txbxContent>
              </v:textbox>
              <w10:wrap anchorx="margin"/>
            </v:shape>
          </w:pict>
        </mc:Fallback>
      </mc:AlternateContent>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E451FE" w14:textId="77777777" w:rsidR="00C7099E" w:rsidRDefault="00C7099E">
    <w:pPr>
      <w:pStyle w:val="af3"/>
      <w:jc w:val="center"/>
    </w:pPr>
    <w:r>
      <w:rPr>
        <w:noProof/>
      </w:rPr>
      <mc:AlternateContent>
        <mc:Choice Requires="wps">
          <w:drawing>
            <wp:anchor distT="0" distB="0" distL="114300" distR="114300" simplePos="0" relativeHeight="251654144" behindDoc="0" locked="0" layoutInCell="1" allowOverlap="1" wp14:anchorId="338E02A3" wp14:editId="6A07FEA7">
              <wp:simplePos x="0" y="0"/>
              <wp:positionH relativeFrom="margin">
                <wp:align>center</wp:align>
              </wp:positionH>
              <wp:positionV relativeFrom="paragraph">
                <wp:posOffset>0</wp:posOffset>
              </wp:positionV>
              <wp:extent cx="113665" cy="139700"/>
              <wp:effectExtent l="0" t="0" r="1905" b="0"/>
              <wp:wrapNone/>
              <wp:docPr id="1" name="文本框4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665"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F5F803" w14:textId="28C08038" w:rsidR="00C7099E" w:rsidRDefault="00C7099E">
                          <w:pPr>
                            <w:pStyle w:val="af3"/>
                            <w:jc w:val="center"/>
                          </w:pPr>
                          <w:r>
                            <w:fldChar w:fldCharType="begin"/>
                          </w:r>
                          <w:r>
                            <w:instrText xml:space="preserve"> PAGE   \* MERGEFORMAT </w:instrText>
                          </w:r>
                          <w:r>
                            <w:fldChar w:fldCharType="separate"/>
                          </w:r>
                          <w:r w:rsidR="00183AE2">
                            <w:rPr>
                              <w:noProof/>
                            </w:rPr>
                            <w:t>1</w:t>
                          </w:r>
                          <w: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338E02A3" id="_x0000_t202" coordsize="21600,21600" o:spt="202" path="m,l,21600r21600,l21600,xe">
              <v:stroke joinstyle="miter"/>
              <v:path gradientshapeok="t" o:connecttype="rect"/>
            </v:shapetype>
            <v:shape id="文本框467" o:spid="_x0000_s1029" type="#_x0000_t202" style="position:absolute;left:0;text-align:left;margin-left:0;margin-top:0;width:8.95pt;height:11pt;z-index:251654144;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" filled="f" stroked="f">
              <v:textbox style="mso-fit-shape-to-text:t" inset="0,0,0,0">
                <w:txbxContent>
                  <w:p w14:paraId="67F5F803" w14:textId="28C08038" w:rsidR="00C7099E" w:rsidRDefault="00C7099E">
                    <w:pPr>
                      <w:pStyle w:val="af3"/>
                      <w:jc w:val="center"/>
                    </w:pPr>
                    <w:r>
                      <w:fldChar w:fldCharType="begin"/>
                    </w:r>
                    <w:r>
                      <w:instrText xml:space="preserve"> PAGE   \* MERGEFORMAT </w:instrText>
                    </w:r>
                    <w:r>
                      <w:fldChar w:fldCharType="separate"/>
                    </w:r>
                    <w:r w:rsidR="00183AE2">
                      <w:rPr>
                        <w:noProof/>
                      </w:rPr>
                      <w:t>1</w:t>
                    </w:r>
                    <w: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50911F5" w14:textId="77777777" w:rsidR="00C26EB2" w:rsidRDefault="00C26EB2">
      <w:pPr>
        <w:rPr>
          <w:sz w:val="18"/>
        </w:rPr>
      </w:pPr>
    </w:p>
  </w:footnote>
  <w:footnote w:type="continuationSeparator" w:id="0">
    <w:p w14:paraId="23B6FB2C" w14:textId="77777777" w:rsidR="00C26EB2" w:rsidRDefault="00C26EB2">
      <w:pPr>
        <w:rPr>
          <w:sz w:val="18"/>
        </w:rPr>
      </w:pP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AEC161" w14:textId="77777777" w:rsidR="00C7099E" w:rsidRDefault="00C7099E">
    <w:pPr>
      <w:pStyle w:val="ad"/>
    </w:pPr>
    <w:r>
      <w:rPr>
        <w:rFonts w:hint="eastAsia"/>
      </w:rPr>
      <w:t>北京邮电大学硕士学位论文</w:t>
    </w: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C06CA3" w14:textId="77777777" w:rsidR="00C7099E" w:rsidRDefault="00C7099E">
    <w:pPr>
      <w:pStyle w:val="ad"/>
      <w:tabs>
        <w:tab w:val="clear" w:pos="4153"/>
        <w:tab w:val="clear" w:pos="8306"/>
        <w:tab w:val="right" w:pos="8788"/>
      </w:tabs>
    </w:pPr>
    <w:r>
      <w:rPr>
        <w:rFonts w:hint="eastAsia"/>
      </w:rPr>
      <w:t>第</w:t>
    </w:r>
    <w:r>
      <w:rPr>
        <w:rFonts w:hint="eastAsia"/>
      </w:rPr>
      <w:t>6</w:t>
    </w:r>
    <w:r>
      <w:rPr>
        <w:rFonts w:hint="eastAsia"/>
      </w:rPr>
      <w:t>章</w:t>
    </w:r>
    <w:r>
      <w:rPr>
        <w:rFonts w:hint="eastAsia"/>
      </w:rPr>
      <w:t xml:space="preserve"> </w:t>
    </w:r>
    <w:r>
      <w:rPr>
        <w:rFonts w:hint="eastAsia"/>
      </w:rPr>
      <w:t>总结与</w:t>
    </w:r>
    <w:r>
      <w:t>展望</w:t>
    </w:r>
  </w:p>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965411" w14:textId="77777777" w:rsidR="00C7099E" w:rsidRDefault="00C7099E">
    <w:pPr>
      <w:pStyle w:val="ad"/>
      <w:tabs>
        <w:tab w:val="clear" w:pos="4153"/>
        <w:tab w:val="clear" w:pos="8306"/>
        <w:tab w:val="right" w:pos="8788"/>
      </w:tabs>
    </w:pPr>
    <w:r>
      <w:rPr>
        <w:rFonts w:hint="eastAsia"/>
      </w:rPr>
      <w:t>参考文献</w:t>
    </w:r>
  </w:p>
</w:hdr>
</file>

<file path=word/header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8DBBDE" w14:textId="77777777" w:rsidR="00C7099E" w:rsidRDefault="00C7099E">
    <w:pPr>
      <w:pStyle w:val="ad"/>
      <w:tabs>
        <w:tab w:val="clear" w:pos="4153"/>
        <w:tab w:val="clear" w:pos="8306"/>
        <w:tab w:val="right" w:pos="8788"/>
      </w:tabs>
    </w:pPr>
    <w:r>
      <w:rPr>
        <w:rFonts w:hint="eastAsia"/>
      </w:rPr>
      <w:t>附录</w:t>
    </w:r>
  </w:p>
</w:hdr>
</file>

<file path=word/header1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0436A3" w14:textId="77777777" w:rsidR="00C7099E" w:rsidRDefault="00C7099E">
    <w:pPr>
      <w:pStyle w:val="ad"/>
      <w:tabs>
        <w:tab w:val="clear" w:pos="4153"/>
        <w:tab w:val="clear" w:pos="8306"/>
        <w:tab w:val="right" w:pos="8788"/>
      </w:tabs>
    </w:pPr>
    <w:r>
      <w:rPr>
        <w:rFonts w:hint="eastAsia"/>
      </w:rPr>
      <w:t>致谢</w:t>
    </w:r>
  </w:p>
</w:hdr>
</file>

<file path=word/header1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EB296A" w14:textId="77777777" w:rsidR="00C7099E" w:rsidRDefault="00C7099E">
    <w:pPr>
      <w:pStyle w:val="ad"/>
      <w:tabs>
        <w:tab w:val="clear" w:pos="4153"/>
        <w:tab w:val="clear" w:pos="8306"/>
        <w:tab w:val="right" w:pos="8788"/>
      </w:tabs>
    </w:pPr>
    <w:r>
      <w:rPr>
        <w:rFonts w:hint="eastAsia"/>
      </w:rPr>
      <w:t>攻读学位期间发表的学术论文目录</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870858" w14:textId="77777777" w:rsidR="00C7099E" w:rsidRDefault="00C7099E">
    <w:pPr>
      <w:pStyle w:val="ad"/>
      <w:tabs>
        <w:tab w:val="clear" w:pos="4153"/>
        <w:tab w:val="clear" w:pos="8306"/>
        <w:tab w:val="right" w:pos="8788"/>
      </w:tabs>
    </w:pPr>
    <w:r>
      <w:rPr>
        <w:rFonts w:hint="eastAsia"/>
      </w:rPr>
      <w:t>北京邮电大学硕士学位论文</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2CF7DC" w14:textId="77777777" w:rsidR="00C7099E" w:rsidRDefault="00C7099E">
    <w:pPr>
      <w:pStyle w:val="ad"/>
    </w:pPr>
    <w:r>
      <w:rPr>
        <w:rFonts w:hint="eastAsia"/>
      </w:rPr>
      <w:t>北京邮电大学工学硕士学位论文</w: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368C46" w14:textId="77777777" w:rsidR="00C7099E" w:rsidRDefault="00C7099E">
    <w:pPr>
      <w:pStyle w:val="ad"/>
      <w:tabs>
        <w:tab w:val="clear" w:pos="4153"/>
        <w:tab w:val="clear" w:pos="8306"/>
        <w:tab w:val="right" w:pos="8788"/>
      </w:tabs>
    </w:pPr>
    <w:r>
      <w:rPr>
        <w:rFonts w:hint="eastAsia"/>
      </w:rPr>
      <w:t>第</w:t>
    </w:r>
    <w:r>
      <w:rPr>
        <w:rFonts w:hint="eastAsia"/>
      </w:rPr>
      <w:t>1</w:t>
    </w:r>
    <w:r>
      <w:rPr>
        <w:rFonts w:hint="eastAsia"/>
      </w:rPr>
      <w:t>章</w:t>
    </w:r>
    <w:r>
      <w:rPr>
        <w:rFonts w:hint="eastAsia"/>
      </w:rPr>
      <w:t xml:space="preserve"> </w:t>
    </w:r>
    <w:r>
      <w:rPr>
        <w:rFonts w:hint="eastAsia"/>
      </w:rPr>
      <w:t>绪论</w: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28B096" w14:textId="77777777" w:rsidR="00C7099E" w:rsidRDefault="00C7099E">
    <w:pPr>
      <w:pStyle w:val="ad"/>
      <w:tabs>
        <w:tab w:val="clear" w:pos="4153"/>
        <w:tab w:val="clear" w:pos="8306"/>
        <w:tab w:val="right" w:pos="8788"/>
      </w:tabs>
    </w:pPr>
    <w:r>
      <w:rPr>
        <w:rFonts w:hint="eastAsia"/>
      </w:rPr>
      <w:t>第</w:t>
    </w:r>
    <w:r>
      <w:rPr>
        <w:rFonts w:hint="eastAsia"/>
      </w:rPr>
      <w:t>2</w:t>
    </w:r>
    <w:r>
      <w:rPr>
        <w:rFonts w:hint="eastAsia"/>
      </w:rPr>
      <w:t>章</w:t>
    </w:r>
    <w:r>
      <w:rPr>
        <w:rFonts w:hint="eastAsia"/>
      </w:rPr>
      <w:t xml:space="preserve"> </w:t>
    </w:r>
    <w:r>
      <w:rPr>
        <w:rFonts w:hint="eastAsia"/>
      </w:rPr>
      <w:t>背景理论及相关技术介绍</w: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EF21A7" w14:textId="2CB5EC63" w:rsidR="00C7099E" w:rsidRDefault="00C7099E">
    <w:pPr>
      <w:pStyle w:val="ad"/>
      <w:tabs>
        <w:tab w:val="clear" w:pos="4153"/>
        <w:tab w:val="clear" w:pos="8306"/>
        <w:tab w:val="right" w:pos="8788"/>
      </w:tabs>
    </w:pPr>
    <w:r>
      <w:rPr>
        <w:rFonts w:hint="eastAsia"/>
      </w:rPr>
      <w:t>第</w:t>
    </w:r>
    <w:r>
      <w:rPr>
        <w:rFonts w:hint="eastAsia"/>
      </w:rPr>
      <w:t>3</w:t>
    </w:r>
    <w:r>
      <w:rPr>
        <w:rFonts w:hint="eastAsia"/>
      </w:rPr>
      <w:t>章</w:t>
    </w:r>
    <w:r>
      <w:rPr>
        <w:rFonts w:hint="eastAsia"/>
      </w:rPr>
      <w:t xml:space="preserve"> </w:t>
    </w:r>
    <w:r>
      <w:rPr>
        <w:rFonts w:hint="eastAsia"/>
      </w:rPr>
      <w:t>常见</w:t>
    </w:r>
    <w:r>
      <w:t>表格数据抽取方法的介绍与分析</w:t>
    </w: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556309" w14:textId="77777777" w:rsidR="00C7099E" w:rsidRDefault="00C7099E">
    <w:pPr>
      <w:pStyle w:val="ad"/>
    </w:pPr>
    <w:r>
      <w:rPr>
        <w:rFonts w:hint="eastAsia"/>
      </w:rPr>
      <w:t>北京邮电大学工学硕士学位论文</w:t>
    </w: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EDC85F" w14:textId="0DAE365E" w:rsidR="00C7099E" w:rsidRDefault="00C7099E">
    <w:pPr>
      <w:pStyle w:val="ad"/>
      <w:tabs>
        <w:tab w:val="clear" w:pos="4153"/>
        <w:tab w:val="clear" w:pos="8306"/>
        <w:tab w:val="right" w:pos="8788"/>
      </w:tabs>
    </w:pPr>
    <w:r>
      <w:rPr>
        <w:rFonts w:hint="eastAsia"/>
      </w:rPr>
      <w:t>第</w:t>
    </w:r>
    <w:r>
      <w:rPr>
        <w:rFonts w:hint="eastAsia"/>
      </w:rPr>
      <w:t>4</w:t>
    </w:r>
    <w:r>
      <w:rPr>
        <w:rFonts w:hint="eastAsia"/>
      </w:rPr>
      <w:t>章</w:t>
    </w:r>
    <w:r>
      <w:rPr>
        <w:rFonts w:hint="eastAsia"/>
      </w:rPr>
      <w:t xml:space="preserve"> P</w:t>
    </w:r>
    <w:r>
      <w:t>DF</w:t>
    </w:r>
    <w:r>
      <w:rPr>
        <w:rFonts w:hint="eastAsia"/>
      </w:rPr>
      <w:t>文件</w:t>
    </w:r>
    <w:r>
      <w:t>的表格数据抽取</w:t>
    </w:r>
    <w:r>
      <w:rPr>
        <w:rFonts w:hint="eastAsia"/>
      </w:rPr>
      <w:t>关键问题</w:t>
    </w:r>
    <w:r>
      <w:t>研究</w:t>
    </w: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694828" w14:textId="77777777" w:rsidR="00C7099E" w:rsidRDefault="00C7099E">
    <w:pPr>
      <w:pStyle w:val="ad"/>
      <w:tabs>
        <w:tab w:val="clear" w:pos="4153"/>
        <w:tab w:val="clear" w:pos="8306"/>
        <w:tab w:val="right" w:pos="8788"/>
      </w:tabs>
    </w:pPr>
    <w:r>
      <w:rPr>
        <w:rFonts w:hint="eastAsia"/>
      </w:rPr>
      <w:t>第</w:t>
    </w:r>
    <w:r>
      <w:rPr>
        <w:rFonts w:hint="eastAsia"/>
      </w:rPr>
      <w:t>5</w:t>
    </w:r>
    <w:r>
      <w:rPr>
        <w:rFonts w:hint="eastAsia"/>
      </w:rPr>
      <w:t>章</w:t>
    </w:r>
    <w:r>
      <w:rPr>
        <w:rFonts w:hint="eastAsia"/>
      </w:rPr>
      <w:t xml:space="preserve"> P</w:t>
    </w:r>
    <w:r>
      <w:t>DF</w:t>
    </w:r>
    <w:r>
      <w:t>表格数据抽取系统</w:t>
    </w:r>
    <w:r>
      <w:rPr>
        <w:rFonts w:hint="eastAsia"/>
      </w:rPr>
      <w:t>设计与</w:t>
    </w:r>
    <w:r>
      <w:t>实现</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B7466A"/>
    <w:multiLevelType w:val="hybridMultilevel"/>
    <w:tmpl w:val="EBFA91A8"/>
    <w:lvl w:ilvl="0" w:tplc="10142EA6">
      <w:start w:val="1"/>
      <w:numFmt w:val="japaneseCounting"/>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76673A0"/>
    <w:multiLevelType w:val="hybridMultilevel"/>
    <w:tmpl w:val="76C0246C"/>
    <w:lvl w:ilvl="0" w:tplc="3EA49D4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7FA337B"/>
    <w:multiLevelType w:val="multilevel"/>
    <w:tmpl w:val="07FA337B"/>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15:restartNumberingAfterBreak="0">
    <w:nsid w:val="0E0A43B9"/>
    <w:multiLevelType w:val="hybridMultilevel"/>
    <w:tmpl w:val="7070F5AC"/>
    <w:lvl w:ilvl="0" w:tplc="B1CC656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0F8A63CC"/>
    <w:multiLevelType w:val="hybridMultilevel"/>
    <w:tmpl w:val="CAAA672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 w15:restartNumberingAfterBreak="0">
    <w:nsid w:val="16A607B5"/>
    <w:multiLevelType w:val="hybridMultilevel"/>
    <w:tmpl w:val="040821DA"/>
    <w:lvl w:ilvl="0" w:tplc="89B0BBE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6C54440"/>
    <w:multiLevelType w:val="hybridMultilevel"/>
    <w:tmpl w:val="E0EEB60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23F23213"/>
    <w:multiLevelType w:val="hybridMultilevel"/>
    <w:tmpl w:val="C3482500"/>
    <w:lvl w:ilvl="0" w:tplc="C26C354A">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2448203A"/>
    <w:multiLevelType w:val="multilevel"/>
    <w:tmpl w:val="2448203A"/>
    <w:lvl w:ilvl="0">
      <w:start w:val="1"/>
      <w:numFmt w:val="decimal"/>
      <w:pStyle w:val="1"/>
      <w:isLgl/>
      <w:lvlText w:val="第%1章"/>
      <w:lvlJc w:val="left"/>
      <w:pPr>
        <w:ind w:left="992" w:hanging="992"/>
      </w:pPr>
      <w:rPr>
        <w:rFonts w:hint="eastAsia"/>
      </w:rPr>
    </w:lvl>
    <w:lvl w:ilvl="1">
      <w:start w:val="1"/>
      <w:numFmt w:val="decimal"/>
      <w:pStyle w:val="2"/>
      <w:isLgl/>
      <w:suff w:val="space"/>
      <w:lvlText w:val="%1.%2"/>
      <w:lvlJc w:val="left"/>
      <w:pPr>
        <w:ind w:left="567" w:hanging="567"/>
      </w:pPr>
    </w:lvl>
    <w:lvl w:ilvl="2">
      <w:start w:val="1"/>
      <w:numFmt w:val="decimal"/>
      <w:pStyle w:val="3"/>
      <w:isLgl/>
      <w:suff w:val="space"/>
      <w:lvlText w:val="%1.%2.%3"/>
      <w:lvlJc w:val="left"/>
      <w:pPr>
        <w:ind w:left="680" w:hanging="680"/>
      </w:pPr>
      <w:rPr>
        <w:rFonts w:hint="eastAsia"/>
      </w:rPr>
    </w:lvl>
    <w:lvl w:ilvl="3">
      <w:start w:val="1"/>
      <w:numFmt w:val="decimal"/>
      <w:pStyle w:val="4"/>
      <w:isLgl/>
      <w:suff w:val="space"/>
      <w:lvlText w:val="%1.%2.%3.%4"/>
      <w:lvlJc w:val="left"/>
      <w:pPr>
        <w:ind w:left="794" w:hanging="794"/>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9" w15:restartNumberingAfterBreak="0">
    <w:nsid w:val="2EF06B6B"/>
    <w:multiLevelType w:val="hybridMultilevel"/>
    <w:tmpl w:val="52B68B78"/>
    <w:lvl w:ilvl="0" w:tplc="CA70E56E">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315D769A"/>
    <w:multiLevelType w:val="multilevel"/>
    <w:tmpl w:val="315D769A"/>
    <w:lvl w:ilvl="0">
      <w:start w:val="1"/>
      <w:numFmt w:val="decimal"/>
      <w:pStyle w:val="IEEEReferenceItem"/>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1" w15:restartNumberingAfterBreak="0">
    <w:nsid w:val="41E10D4D"/>
    <w:multiLevelType w:val="hybridMultilevel"/>
    <w:tmpl w:val="D8E087F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 w15:restartNumberingAfterBreak="0">
    <w:nsid w:val="448D1909"/>
    <w:multiLevelType w:val="hybridMultilevel"/>
    <w:tmpl w:val="50D8C74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 w15:restartNumberingAfterBreak="0">
    <w:nsid w:val="53D85441"/>
    <w:multiLevelType w:val="hybridMultilevel"/>
    <w:tmpl w:val="20B62BF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 w15:restartNumberingAfterBreak="0">
    <w:nsid w:val="57C439B5"/>
    <w:multiLevelType w:val="hybridMultilevel"/>
    <w:tmpl w:val="95BCE3AC"/>
    <w:lvl w:ilvl="0" w:tplc="67CC5306">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5C8B12D5"/>
    <w:multiLevelType w:val="hybridMultilevel"/>
    <w:tmpl w:val="25FECFD6"/>
    <w:lvl w:ilvl="0" w:tplc="A54E0A7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68E72C96"/>
    <w:multiLevelType w:val="hybridMultilevel"/>
    <w:tmpl w:val="5E8CB1F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72A04706"/>
    <w:multiLevelType w:val="hybridMultilevel"/>
    <w:tmpl w:val="D76860E6"/>
    <w:lvl w:ilvl="0" w:tplc="37B0D1D2">
      <w:start w:val="1"/>
      <w:numFmt w:val="decimal"/>
      <w:lvlText w:val="（%1）"/>
      <w:lvlJc w:val="left"/>
      <w:pPr>
        <w:ind w:left="114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7AAE2E7D"/>
    <w:multiLevelType w:val="hybridMultilevel"/>
    <w:tmpl w:val="5FA83A0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9" w15:restartNumberingAfterBreak="0">
    <w:nsid w:val="7BF42259"/>
    <w:multiLevelType w:val="hybridMultilevel"/>
    <w:tmpl w:val="D660AF2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0" w15:restartNumberingAfterBreak="0">
    <w:nsid w:val="7EEE39EE"/>
    <w:multiLevelType w:val="multilevel"/>
    <w:tmpl w:val="FB967696"/>
    <w:lvl w:ilvl="0">
      <w:start w:val="1"/>
      <w:numFmt w:val="decimal"/>
      <w:lvlText w:val="(%1)"/>
      <w:lvlJc w:val="left"/>
      <w:pPr>
        <w:ind w:left="840" w:hanging="420"/>
      </w:pPr>
      <w:rPr>
        <w:rFonts w:ascii="Times New Roman" w:eastAsia="宋体" w:hAnsi="Times New Roman" w:cs="Times New Roman"/>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bullet"/>
      <w:lvlText w:val=""/>
      <w:lvlJc w:val="left"/>
      <w:pPr>
        <w:ind w:left="2100" w:hanging="420"/>
      </w:pPr>
      <w:rPr>
        <w:rFonts w:ascii="Wingdings" w:hAnsi="Wingdings" w:hint="default"/>
        <w:color w:val="auto"/>
      </w:r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num w:numId="1">
    <w:abstractNumId w:val="8"/>
  </w:num>
  <w:num w:numId="2">
    <w:abstractNumId w:val="10"/>
  </w:num>
  <w:num w:numId="3">
    <w:abstractNumId w:val="20"/>
  </w:num>
  <w:num w:numId="4">
    <w:abstractNumId w:val="2"/>
  </w:num>
  <w:num w:numId="5">
    <w:abstractNumId w:val="18"/>
  </w:num>
  <w:num w:numId="6">
    <w:abstractNumId w:val="19"/>
  </w:num>
  <w:num w:numId="7">
    <w:abstractNumId w:val="13"/>
  </w:num>
  <w:num w:numId="8">
    <w:abstractNumId w:val="4"/>
  </w:num>
  <w:num w:numId="9">
    <w:abstractNumId w:val="11"/>
  </w:num>
  <w:num w:numId="10">
    <w:abstractNumId w:val="16"/>
  </w:num>
  <w:num w:numId="11">
    <w:abstractNumId w:val="7"/>
  </w:num>
  <w:num w:numId="12">
    <w:abstractNumId w:val="9"/>
  </w:num>
  <w:num w:numId="13">
    <w:abstractNumId w:val="6"/>
  </w:num>
  <w:num w:numId="14">
    <w:abstractNumId w:val="15"/>
  </w:num>
  <w:num w:numId="15">
    <w:abstractNumId w:val="14"/>
  </w:num>
  <w:num w:numId="16">
    <w:abstractNumId w:val="0"/>
  </w:num>
  <w:num w:numId="17">
    <w:abstractNumId w:val="3"/>
  </w:num>
  <w:num w:numId="18">
    <w:abstractNumId w:val="17"/>
  </w:num>
  <w:num w:numId="19">
    <w:abstractNumId w:val="12"/>
  </w:num>
  <w:num w:numId="20">
    <w:abstractNumId w:val="5"/>
  </w:num>
  <w:num w:numId="21">
    <w:abstractNumId w:val="1"/>
  </w:num>
  <w:num w:numId="22">
    <w:abstractNumId w:val="8"/>
  </w:num>
  <w:num w:numId="23">
    <w:abstractNumId w:val="8"/>
  </w:num>
  <w:numIdMacAtCleanup w:val="21"/>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xuan Zhao">
    <w15:presenceInfo w15:providerId="Windows Live" w15:userId="25ae40edcd1be0d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420"/>
  <w:evenAndOddHeaders/>
  <w:drawingGridHorizontalSpacing w:val="120"/>
  <w:drawingGridVerticalSpacing w:val="163"/>
  <w:displayHorizontalDrawingGridEvery w:val="0"/>
  <w:displayVerticalDrawingGridEvery w:val="2"/>
  <w:characterSpacingControl w:val="compressPunctuation"/>
  <w:doNotValidateAgainstSchema/>
  <w:doNotDemarcateInvalidXml/>
  <w:hdrShapeDefaults>
    <o:shapedefaults v:ext="edit" spidmax="2049" fillcolor="#9cbee0" strokecolor="#739cc3">
      <v:fill color="#9cbee0" color2="#bbd5f0" type="gradient">
        <o:fill v:ext="view" type="gradientUnscaled"/>
      </v:fill>
      <v:stroke color="#739cc3" weight="1.25pt"/>
    </o:shapedefaults>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03F16"/>
    <w:rsid w:val="0000532C"/>
    <w:rsid w:val="00012455"/>
    <w:rsid w:val="00021609"/>
    <w:rsid w:val="000258E1"/>
    <w:rsid w:val="00027673"/>
    <w:rsid w:val="00031E91"/>
    <w:rsid w:val="000431E4"/>
    <w:rsid w:val="000525A2"/>
    <w:rsid w:val="00052F76"/>
    <w:rsid w:val="000534DA"/>
    <w:rsid w:val="00053FDC"/>
    <w:rsid w:val="00055C30"/>
    <w:rsid w:val="00057019"/>
    <w:rsid w:val="00057CFE"/>
    <w:rsid w:val="00060F12"/>
    <w:rsid w:val="00072969"/>
    <w:rsid w:val="00073669"/>
    <w:rsid w:val="00082CC7"/>
    <w:rsid w:val="00085009"/>
    <w:rsid w:val="000A300B"/>
    <w:rsid w:val="000A36AD"/>
    <w:rsid w:val="000A7B64"/>
    <w:rsid w:val="000A7FF7"/>
    <w:rsid w:val="000B3963"/>
    <w:rsid w:val="000B3BAB"/>
    <w:rsid w:val="000B3CF3"/>
    <w:rsid w:val="000B6CC3"/>
    <w:rsid w:val="000B6F75"/>
    <w:rsid w:val="000C7471"/>
    <w:rsid w:val="000D522C"/>
    <w:rsid w:val="000D6AC2"/>
    <w:rsid w:val="000D73BF"/>
    <w:rsid w:val="000E7F4A"/>
    <w:rsid w:val="000F2F04"/>
    <w:rsid w:val="000F378F"/>
    <w:rsid w:val="000F46AF"/>
    <w:rsid w:val="001007B8"/>
    <w:rsid w:val="00103E44"/>
    <w:rsid w:val="00104552"/>
    <w:rsid w:val="00104DEB"/>
    <w:rsid w:val="00112A56"/>
    <w:rsid w:val="00113261"/>
    <w:rsid w:val="00114893"/>
    <w:rsid w:val="00115EAC"/>
    <w:rsid w:val="0011617F"/>
    <w:rsid w:val="001217F1"/>
    <w:rsid w:val="0013198C"/>
    <w:rsid w:val="001319D0"/>
    <w:rsid w:val="00133B53"/>
    <w:rsid w:val="00135CFF"/>
    <w:rsid w:val="00136CA2"/>
    <w:rsid w:val="00136CD0"/>
    <w:rsid w:val="00141440"/>
    <w:rsid w:val="001439FA"/>
    <w:rsid w:val="00145EC8"/>
    <w:rsid w:val="00152FA3"/>
    <w:rsid w:val="00153B5D"/>
    <w:rsid w:val="001566D2"/>
    <w:rsid w:val="00156B98"/>
    <w:rsid w:val="00161842"/>
    <w:rsid w:val="00164740"/>
    <w:rsid w:val="00164A18"/>
    <w:rsid w:val="001663F2"/>
    <w:rsid w:val="00172A27"/>
    <w:rsid w:val="00173303"/>
    <w:rsid w:val="001750AB"/>
    <w:rsid w:val="00177EE7"/>
    <w:rsid w:val="00180EE5"/>
    <w:rsid w:val="0018280B"/>
    <w:rsid w:val="00182BE8"/>
    <w:rsid w:val="00183AE2"/>
    <w:rsid w:val="00197111"/>
    <w:rsid w:val="001972F8"/>
    <w:rsid w:val="001A7F98"/>
    <w:rsid w:val="001B4DE8"/>
    <w:rsid w:val="001B6CE7"/>
    <w:rsid w:val="001C0BF2"/>
    <w:rsid w:val="001C3B69"/>
    <w:rsid w:val="001C40D1"/>
    <w:rsid w:val="001C47B3"/>
    <w:rsid w:val="001C64CE"/>
    <w:rsid w:val="001D0267"/>
    <w:rsid w:val="001D3D5B"/>
    <w:rsid w:val="001D4585"/>
    <w:rsid w:val="001E2702"/>
    <w:rsid w:val="001F131D"/>
    <w:rsid w:val="001F186C"/>
    <w:rsid w:val="001F4FC8"/>
    <w:rsid w:val="001F572B"/>
    <w:rsid w:val="001F6132"/>
    <w:rsid w:val="002005C5"/>
    <w:rsid w:val="002020F0"/>
    <w:rsid w:val="00206761"/>
    <w:rsid w:val="00207062"/>
    <w:rsid w:val="002107D0"/>
    <w:rsid w:val="0021149C"/>
    <w:rsid w:val="002133E6"/>
    <w:rsid w:val="00214804"/>
    <w:rsid w:val="00217079"/>
    <w:rsid w:val="00227EED"/>
    <w:rsid w:val="00232801"/>
    <w:rsid w:val="00240C51"/>
    <w:rsid w:val="00246EE5"/>
    <w:rsid w:val="002479C6"/>
    <w:rsid w:val="0025155C"/>
    <w:rsid w:val="00251F10"/>
    <w:rsid w:val="002601C8"/>
    <w:rsid w:val="00271353"/>
    <w:rsid w:val="00271B3D"/>
    <w:rsid w:val="00275DA0"/>
    <w:rsid w:val="002818C6"/>
    <w:rsid w:val="00282CA4"/>
    <w:rsid w:val="00290399"/>
    <w:rsid w:val="002926FE"/>
    <w:rsid w:val="002928FA"/>
    <w:rsid w:val="00296B88"/>
    <w:rsid w:val="00297DD3"/>
    <w:rsid w:val="002A2422"/>
    <w:rsid w:val="002A3C3E"/>
    <w:rsid w:val="002C7848"/>
    <w:rsid w:val="002D06D0"/>
    <w:rsid w:val="002D172E"/>
    <w:rsid w:val="002D4EA6"/>
    <w:rsid w:val="002D6EAE"/>
    <w:rsid w:val="002E0D35"/>
    <w:rsid w:val="002E155A"/>
    <w:rsid w:val="002E7E29"/>
    <w:rsid w:val="00300619"/>
    <w:rsid w:val="00303109"/>
    <w:rsid w:val="00311E14"/>
    <w:rsid w:val="003146C6"/>
    <w:rsid w:val="003264CA"/>
    <w:rsid w:val="00326BC4"/>
    <w:rsid w:val="0032797F"/>
    <w:rsid w:val="00331993"/>
    <w:rsid w:val="00344F43"/>
    <w:rsid w:val="00346F20"/>
    <w:rsid w:val="003525A8"/>
    <w:rsid w:val="0035333B"/>
    <w:rsid w:val="00355B90"/>
    <w:rsid w:val="00376F2F"/>
    <w:rsid w:val="00381F67"/>
    <w:rsid w:val="00384502"/>
    <w:rsid w:val="00386C82"/>
    <w:rsid w:val="0039382A"/>
    <w:rsid w:val="00394E01"/>
    <w:rsid w:val="00396B8C"/>
    <w:rsid w:val="003A062D"/>
    <w:rsid w:val="003A0907"/>
    <w:rsid w:val="003A3CD3"/>
    <w:rsid w:val="003B018F"/>
    <w:rsid w:val="003B1DBA"/>
    <w:rsid w:val="003C004A"/>
    <w:rsid w:val="003C525D"/>
    <w:rsid w:val="003C557A"/>
    <w:rsid w:val="003D1951"/>
    <w:rsid w:val="003D5653"/>
    <w:rsid w:val="003D6DF8"/>
    <w:rsid w:val="003D6E57"/>
    <w:rsid w:val="003D7F48"/>
    <w:rsid w:val="003E0E9A"/>
    <w:rsid w:val="003E10F3"/>
    <w:rsid w:val="003E35C6"/>
    <w:rsid w:val="003E4443"/>
    <w:rsid w:val="003E673E"/>
    <w:rsid w:val="003E709A"/>
    <w:rsid w:val="003F1249"/>
    <w:rsid w:val="003F1F07"/>
    <w:rsid w:val="003F6E89"/>
    <w:rsid w:val="00407A33"/>
    <w:rsid w:val="004122FE"/>
    <w:rsid w:val="00421A10"/>
    <w:rsid w:val="00424EE2"/>
    <w:rsid w:val="00432382"/>
    <w:rsid w:val="00447806"/>
    <w:rsid w:val="00447DED"/>
    <w:rsid w:val="00452B7F"/>
    <w:rsid w:val="004542B0"/>
    <w:rsid w:val="00454BCC"/>
    <w:rsid w:val="00456481"/>
    <w:rsid w:val="00462CF6"/>
    <w:rsid w:val="00463163"/>
    <w:rsid w:val="004653E2"/>
    <w:rsid w:val="004665B2"/>
    <w:rsid w:val="00467A52"/>
    <w:rsid w:val="00472EAE"/>
    <w:rsid w:val="0047360F"/>
    <w:rsid w:val="00476498"/>
    <w:rsid w:val="004773ED"/>
    <w:rsid w:val="0048390F"/>
    <w:rsid w:val="0048591B"/>
    <w:rsid w:val="00494E97"/>
    <w:rsid w:val="0049565D"/>
    <w:rsid w:val="004A2207"/>
    <w:rsid w:val="004B20D1"/>
    <w:rsid w:val="004B3DE2"/>
    <w:rsid w:val="004C1ECC"/>
    <w:rsid w:val="004C2537"/>
    <w:rsid w:val="004C7D25"/>
    <w:rsid w:val="004D42DB"/>
    <w:rsid w:val="004D6D2F"/>
    <w:rsid w:val="004E330B"/>
    <w:rsid w:val="004E3C25"/>
    <w:rsid w:val="004F1B83"/>
    <w:rsid w:val="004F433E"/>
    <w:rsid w:val="004F754B"/>
    <w:rsid w:val="004F7C5E"/>
    <w:rsid w:val="00500372"/>
    <w:rsid w:val="005056CE"/>
    <w:rsid w:val="005207C5"/>
    <w:rsid w:val="00522EE9"/>
    <w:rsid w:val="00525FB7"/>
    <w:rsid w:val="005268CC"/>
    <w:rsid w:val="005279F7"/>
    <w:rsid w:val="00533BE8"/>
    <w:rsid w:val="00534918"/>
    <w:rsid w:val="00534EB8"/>
    <w:rsid w:val="00535811"/>
    <w:rsid w:val="00540D81"/>
    <w:rsid w:val="00540ED3"/>
    <w:rsid w:val="005463DB"/>
    <w:rsid w:val="00546B82"/>
    <w:rsid w:val="00551FEE"/>
    <w:rsid w:val="00554003"/>
    <w:rsid w:val="00563E0E"/>
    <w:rsid w:val="00565B4A"/>
    <w:rsid w:val="005676F1"/>
    <w:rsid w:val="00570D3F"/>
    <w:rsid w:val="00573419"/>
    <w:rsid w:val="00580D61"/>
    <w:rsid w:val="00581C40"/>
    <w:rsid w:val="00581D28"/>
    <w:rsid w:val="005835C4"/>
    <w:rsid w:val="00585A1A"/>
    <w:rsid w:val="00585C4D"/>
    <w:rsid w:val="00593259"/>
    <w:rsid w:val="00594732"/>
    <w:rsid w:val="005A2321"/>
    <w:rsid w:val="005A450E"/>
    <w:rsid w:val="005A57E1"/>
    <w:rsid w:val="005B2D7F"/>
    <w:rsid w:val="005C028D"/>
    <w:rsid w:val="005D3596"/>
    <w:rsid w:val="005D54E1"/>
    <w:rsid w:val="005D7F91"/>
    <w:rsid w:val="005E0602"/>
    <w:rsid w:val="005F23C8"/>
    <w:rsid w:val="005F3294"/>
    <w:rsid w:val="005F65A1"/>
    <w:rsid w:val="006019EC"/>
    <w:rsid w:val="00605BC9"/>
    <w:rsid w:val="0061114A"/>
    <w:rsid w:val="00611BD3"/>
    <w:rsid w:val="006173A5"/>
    <w:rsid w:val="00624295"/>
    <w:rsid w:val="006279CE"/>
    <w:rsid w:val="00627FCC"/>
    <w:rsid w:val="00630090"/>
    <w:rsid w:val="0063583B"/>
    <w:rsid w:val="0064075E"/>
    <w:rsid w:val="0064106D"/>
    <w:rsid w:val="00641CA8"/>
    <w:rsid w:val="006570DE"/>
    <w:rsid w:val="00662EC1"/>
    <w:rsid w:val="006638B8"/>
    <w:rsid w:val="00664D5A"/>
    <w:rsid w:val="00665A6C"/>
    <w:rsid w:val="006671A2"/>
    <w:rsid w:val="00676736"/>
    <w:rsid w:val="00676CA9"/>
    <w:rsid w:val="006834CB"/>
    <w:rsid w:val="006A004A"/>
    <w:rsid w:val="006A0172"/>
    <w:rsid w:val="006A028B"/>
    <w:rsid w:val="006B1B38"/>
    <w:rsid w:val="006B2A4C"/>
    <w:rsid w:val="006C0266"/>
    <w:rsid w:val="006C3054"/>
    <w:rsid w:val="006C3574"/>
    <w:rsid w:val="006C5AED"/>
    <w:rsid w:val="006C7FC0"/>
    <w:rsid w:val="006D5521"/>
    <w:rsid w:val="006D74F4"/>
    <w:rsid w:val="006E31DE"/>
    <w:rsid w:val="006E7A03"/>
    <w:rsid w:val="006F3422"/>
    <w:rsid w:val="006F5971"/>
    <w:rsid w:val="00706A38"/>
    <w:rsid w:val="0071634E"/>
    <w:rsid w:val="00717E84"/>
    <w:rsid w:val="00720A06"/>
    <w:rsid w:val="00720E2F"/>
    <w:rsid w:val="00723837"/>
    <w:rsid w:val="007272D7"/>
    <w:rsid w:val="007318EF"/>
    <w:rsid w:val="007400F7"/>
    <w:rsid w:val="00740F3A"/>
    <w:rsid w:val="0075062D"/>
    <w:rsid w:val="00752E9A"/>
    <w:rsid w:val="00760E54"/>
    <w:rsid w:val="0076320C"/>
    <w:rsid w:val="007634AB"/>
    <w:rsid w:val="00767840"/>
    <w:rsid w:val="0077363F"/>
    <w:rsid w:val="00776CB1"/>
    <w:rsid w:val="00790E9E"/>
    <w:rsid w:val="007C07BB"/>
    <w:rsid w:val="007C1487"/>
    <w:rsid w:val="007C17B1"/>
    <w:rsid w:val="007C4E7C"/>
    <w:rsid w:val="007C5D84"/>
    <w:rsid w:val="007D02B2"/>
    <w:rsid w:val="007D0EF2"/>
    <w:rsid w:val="007D2BC8"/>
    <w:rsid w:val="007D5DC0"/>
    <w:rsid w:val="007E2A88"/>
    <w:rsid w:val="007E2E46"/>
    <w:rsid w:val="007E3B05"/>
    <w:rsid w:val="007F080E"/>
    <w:rsid w:val="007F2B1F"/>
    <w:rsid w:val="007F5296"/>
    <w:rsid w:val="007F6E6B"/>
    <w:rsid w:val="00802E11"/>
    <w:rsid w:val="008049FA"/>
    <w:rsid w:val="00805DD9"/>
    <w:rsid w:val="00810164"/>
    <w:rsid w:val="00817A70"/>
    <w:rsid w:val="00823A32"/>
    <w:rsid w:val="008251BD"/>
    <w:rsid w:val="008256C0"/>
    <w:rsid w:val="00825703"/>
    <w:rsid w:val="0082708B"/>
    <w:rsid w:val="0083481F"/>
    <w:rsid w:val="00835B15"/>
    <w:rsid w:val="00840A17"/>
    <w:rsid w:val="008461B2"/>
    <w:rsid w:val="00847F3B"/>
    <w:rsid w:val="008500BE"/>
    <w:rsid w:val="00857E10"/>
    <w:rsid w:val="00867A1A"/>
    <w:rsid w:val="00867CED"/>
    <w:rsid w:val="00871CCA"/>
    <w:rsid w:val="00872CD9"/>
    <w:rsid w:val="0087486D"/>
    <w:rsid w:val="008767FB"/>
    <w:rsid w:val="00876E81"/>
    <w:rsid w:val="00880780"/>
    <w:rsid w:val="0088204A"/>
    <w:rsid w:val="008823FB"/>
    <w:rsid w:val="00884A0A"/>
    <w:rsid w:val="00886C2F"/>
    <w:rsid w:val="00894F82"/>
    <w:rsid w:val="00896E57"/>
    <w:rsid w:val="008A31C5"/>
    <w:rsid w:val="008A73BE"/>
    <w:rsid w:val="008B7BF9"/>
    <w:rsid w:val="008C240C"/>
    <w:rsid w:val="008C5337"/>
    <w:rsid w:val="008C5BD0"/>
    <w:rsid w:val="008C79DE"/>
    <w:rsid w:val="008D03A1"/>
    <w:rsid w:val="008D233E"/>
    <w:rsid w:val="008D2BFE"/>
    <w:rsid w:val="008D3B20"/>
    <w:rsid w:val="008D4BFF"/>
    <w:rsid w:val="008D6C95"/>
    <w:rsid w:val="008D7D6B"/>
    <w:rsid w:val="008E0A8F"/>
    <w:rsid w:val="008E4CE3"/>
    <w:rsid w:val="008F1641"/>
    <w:rsid w:val="008F4D40"/>
    <w:rsid w:val="008F5A0D"/>
    <w:rsid w:val="009032AD"/>
    <w:rsid w:val="0091357D"/>
    <w:rsid w:val="00913D8F"/>
    <w:rsid w:val="00917A69"/>
    <w:rsid w:val="00920756"/>
    <w:rsid w:val="00941398"/>
    <w:rsid w:val="00942F9A"/>
    <w:rsid w:val="009440F4"/>
    <w:rsid w:val="00944C0F"/>
    <w:rsid w:val="00944D21"/>
    <w:rsid w:val="00950723"/>
    <w:rsid w:val="00952EE0"/>
    <w:rsid w:val="0095302C"/>
    <w:rsid w:val="00954C5F"/>
    <w:rsid w:val="00955375"/>
    <w:rsid w:val="0095619B"/>
    <w:rsid w:val="00956FA2"/>
    <w:rsid w:val="0096008C"/>
    <w:rsid w:val="0096107C"/>
    <w:rsid w:val="00962FC4"/>
    <w:rsid w:val="0096653B"/>
    <w:rsid w:val="00970A4C"/>
    <w:rsid w:val="0097307D"/>
    <w:rsid w:val="0097411C"/>
    <w:rsid w:val="00975B26"/>
    <w:rsid w:val="00980D02"/>
    <w:rsid w:val="0098793E"/>
    <w:rsid w:val="00995270"/>
    <w:rsid w:val="009A727A"/>
    <w:rsid w:val="009B0853"/>
    <w:rsid w:val="009B73C9"/>
    <w:rsid w:val="009D00D7"/>
    <w:rsid w:val="009D3993"/>
    <w:rsid w:val="009E6DD5"/>
    <w:rsid w:val="009F1B85"/>
    <w:rsid w:val="009F4C07"/>
    <w:rsid w:val="009F7A41"/>
    <w:rsid w:val="009F7D62"/>
    <w:rsid w:val="00A045DC"/>
    <w:rsid w:val="00A1273A"/>
    <w:rsid w:val="00A14694"/>
    <w:rsid w:val="00A2023B"/>
    <w:rsid w:val="00A20275"/>
    <w:rsid w:val="00A2197E"/>
    <w:rsid w:val="00A30494"/>
    <w:rsid w:val="00A32314"/>
    <w:rsid w:val="00A33833"/>
    <w:rsid w:val="00A36571"/>
    <w:rsid w:val="00A420D4"/>
    <w:rsid w:val="00A441FC"/>
    <w:rsid w:val="00A5157E"/>
    <w:rsid w:val="00A66BF5"/>
    <w:rsid w:val="00A735BC"/>
    <w:rsid w:val="00A760D5"/>
    <w:rsid w:val="00A90884"/>
    <w:rsid w:val="00A9221C"/>
    <w:rsid w:val="00A96213"/>
    <w:rsid w:val="00AA1258"/>
    <w:rsid w:val="00AA21EF"/>
    <w:rsid w:val="00AA238C"/>
    <w:rsid w:val="00AA3B6B"/>
    <w:rsid w:val="00AA3D05"/>
    <w:rsid w:val="00AA4FA7"/>
    <w:rsid w:val="00AA7944"/>
    <w:rsid w:val="00AB137F"/>
    <w:rsid w:val="00AB39C4"/>
    <w:rsid w:val="00AB4CAC"/>
    <w:rsid w:val="00AB6AD2"/>
    <w:rsid w:val="00AC778F"/>
    <w:rsid w:val="00AC7DDB"/>
    <w:rsid w:val="00AD2647"/>
    <w:rsid w:val="00AD62B2"/>
    <w:rsid w:val="00AE017C"/>
    <w:rsid w:val="00AE045E"/>
    <w:rsid w:val="00AE19FA"/>
    <w:rsid w:val="00AE7C04"/>
    <w:rsid w:val="00AF1145"/>
    <w:rsid w:val="00AF70E4"/>
    <w:rsid w:val="00AF713C"/>
    <w:rsid w:val="00B017EA"/>
    <w:rsid w:val="00B07E70"/>
    <w:rsid w:val="00B10909"/>
    <w:rsid w:val="00B13571"/>
    <w:rsid w:val="00B177DA"/>
    <w:rsid w:val="00B21093"/>
    <w:rsid w:val="00B21AB3"/>
    <w:rsid w:val="00B262B3"/>
    <w:rsid w:val="00B51A75"/>
    <w:rsid w:val="00B5269C"/>
    <w:rsid w:val="00B54182"/>
    <w:rsid w:val="00B610B0"/>
    <w:rsid w:val="00B62DF7"/>
    <w:rsid w:val="00B74605"/>
    <w:rsid w:val="00B750B7"/>
    <w:rsid w:val="00B75661"/>
    <w:rsid w:val="00B81203"/>
    <w:rsid w:val="00B861A0"/>
    <w:rsid w:val="00B87AED"/>
    <w:rsid w:val="00B929AA"/>
    <w:rsid w:val="00B933CB"/>
    <w:rsid w:val="00BA57A4"/>
    <w:rsid w:val="00BA6CF1"/>
    <w:rsid w:val="00BB27CE"/>
    <w:rsid w:val="00BC52CA"/>
    <w:rsid w:val="00BC597E"/>
    <w:rsid w:val="00BD119C"/>
    <w:rsid w:val="00BD27C1"/>
    <w:rsid w:val="00BD6545"/>
    <w:rsid w:val="00BE268B"/>
    <w:rsid w:val="00BF19FE"/>
    <w:rsid w:val="00BF3147"/>
    <w:rsid w:val="00BF7C9E"/>
    <w:rsid w:val="00C02524"/>
    <w:rsid w:val="00C0774E"/>
    <w:rsid w:val="00C1753D"/>
    <w:rsid w:val="00C20727"/>
    <w:rsid w:val="00C20945"/>
    <w:rsid w:val="00C2096D"/>
    <w:rsid w:val="00C21495"/>
    <w:rsid w:val="00C26EB2"/>
    <w:rsid w:val="00C346F4"/>
    <w:rsid w:val="00C4046B"/>
    <w:rsid w:val="00C434C1"/>
    <w:rsid w:val="00C44F6F"/>
    <w:rsid w:val="00C5456E"/>
    <w:rsid w:val="00C57CEA"/>
    <w:rsid w:val="00C646B0"/>
    <w:rsid w:val="00C674F2"/>
    <w:rsid w:val="00C7099E"/>
    <w:rsid w:val="00C70E03"/>
    <w:rsid w:val="00C711F8"/>
    <w:rsid w:val="00C71892"/>
    <w:rsid w:val="00C72AA9"/>
    <w:rsid w:val="00C7704C"/>
    <w:rsid w:val="00C832BC"/>
    <w:rsid w:val="00C838EF"/>
    <w:rsid w:val="00C933E3"/>
    <w:rsid w:val="00C95D2E"/>
    <w:rsid w:val="00CB57A5"/>
    <w:rsid w:val="00CB7D1E"/>
    <w:rsid w:val="00CC1CFE"/>
    <w:rsid w:val="00CC4C47"/>
    <w:rsid w:val="00CC525E"/>
    <w:rsid w:val="00CC5BDE"/>
    <w:rsid w:val="00CC6154"/>
    <w:rsid w:val="00CC7639"/>
    <w:rsid w:val="00CD155E"/>
    <w:rsid w:val="00CD1811"/>
    <w:rsid w:val="00CD1F98"/>
    <w:rsid w:val="00CD5BF2"/>
    <w:rsid w:val="00CE4125"/>
    <w:rsid w:val="00CE5B9E"/>
    <w:rsid w:val="00CF0144"/>
    <w:rsid w:val="00CF0A35"/>
    <w:rsid w:val="00CF21D6"/>
    <w:rsid w:val="00CF24C0"/>
    <w:rsid w:val="00D06A8C"/>
    <w:rsid w:val="00D1152C"/>
    <w:rsid w:val="00D151FB"/>
    <w:rsid w:val="00D206B5"/>
    <w:rsid w:val="00D220ED"/>
    <w:rsid w:val="00D26033"/>
    <w:rsid w:val="00D26B54"/>
    <w:rsid w:val="00D31102"/>
    <w:rsid w:val="00D352B4"/>
    <w:rsid w:val="00D47B66"/>
    <w:rsid w:val="00D51472"/>
    <w:rsid w:val="00D52065"/>
    <w:rsid w:val="00D5274A"/>
    <w:rsid w:val="00D60325"/>
    <w:rsid w:val="00D611CF"/>
    <w:rsid w:val="00D6122E"/>
    <w:rsid w:val="00D671A9"/>
    <w:rsid w:val="00D70992"/>
    <w:rsid w:val="00D717B1"/>
    <w:rsid w:val="00D7210B"/>
    <w:rsid w:val="00D77597"/>
    <w:rsid w:val="00D82C5F"/>
    <w:rsid w:val="00D85B72"/>
    <w:rsid w:val="00D94BD9"/>
    <w:rsid w:val="00D97FDA"/>
    <w:rsid w:val="00DA0682"/>
    <w:rsid w:val="00DA2F65"/>
    <w:rsid w:val="00DB3A57"/>
    <w:rsid w:val="00DB74D5"/>
    <w:rsid w:val="00DB7AE8"/>
    <w:rsid w:val="00DC0EFC"/>
    <w:rsid w:val="00DC16E2"/>
    <w:rsid w:val="00DC423F"/>
    <w:rsid w:val="00DC4475"/>
    <w:rsid w:val="00DD20D8"/>
    <w:rsid w:val="00DD227A"/>
    <w:rsid w:val="00DD5973"/>
    <w:rsid w:val="00DD63F3"/>
    <w:rsid w:val="00DD78E9"/>
    <w:rsid w:val="00DE098A"/>
    <w:rsid w:val="00DE22EE"/>
    <w:rsid w:val="00DE60F8"/>
    <w:rsid w:val="00E0024B"/>
    <w:rsid w:val="00E02712"/>
    <w:rsid w:val="00E03355"/>
    <w:rsid w:val="00E06AA2"/>
    <w:rsid w:val="00E1084B"/>
    <w:rsid w:val="00E1227B"/>
    <w:rsid w:val="00E1777F"/>
    <w:rsid w:val="00E17FA8"/>
    <w:rsid w:val="00E27084"/>
    <w:rsid w:val="00E35AB6"/>
    <w:rsid w:val="00E40A43"/>
    <w:rsid w:val="00E46F0B"/>
    <w:rsid w:val="00E51BB8"/>
    <w:rsid w:val="00E53088"/>
    <w:rsid w:val="00E60B48"/>
    <w:rsid w:val="00E634E9"/>
    <w:rsid w:val="00E63C35"/>
    <w:rsid w:val="00E646B9"/>
    <w:rsid w:val="00E67DE2"/>
    <w:rsid w:val="00E7020A"/>
    <w:rsid w:val="00E7077A"/>
    <w:rsid w:val="00E71162"/>
    <w:rsid w:val="00E726B3"/>
    <w:rsid w:val="00E7281F"/>
    <w:rsid w:val="00E761F2"/>
    <w:rsid w:val="00E80008"/>
    <w:rsid w:val="00EA1258"/>
    <w:rsid w:val="00EA57A4"/>
    <w:rsid w:val="00EA58A6"/>
    <w:rsid w:val="00EA66F8"/>
    <w:rsid w:val="00EA76BC"/>
    <w:rsid w:val="00EB19B7"/>
    <w:rsid w:val="00EB6756"/>
    <w:rsid w:val="00EC30F1"/>
    <w:rsid w:val="00EC7339"/>
    <w:rsid w:val="00EC7552"/>
    <w:rsid w:val="00ED272E"/>
    <w:rsid w:val="00ED488E"/>
    <w:rsid w:val="00EE19D1"/>
    <w:rsid w:val="00EE45CA"/>
    <w:rsid w:val="00EE4633"/>
    <w:rsid w:val="00EF0227"/>
    <w:rsid w:val="00F05353"/>
    <w:rsid w:val="00F10F9D"/>
    <w:rsid w:val="00F11626"/>
    <w:rsid w:val="00F14D0C"/>
    <w:rsid w:val="00F2044D"/>
    <w:rsid w:val="00F2446B"/>
    <w:rsid w:val="00F27C3C"/>
    <w:rsid w:val="00F30B81"/>
    <w:rsid w:val="00F30F44"/>
    <w:rsid w:val="00F33BBD"/>
    <w:rsid w:val="00F37EE1"/>
    <w:rsid w:val="00F409BA"/>
    <w:rsid w:val="00F41D71"/>
    <w:rsid w:val="00F455ED"/>
    <w:rsid w:val="00F46BD6"/>
    <w:rsid w:val="00F50762"/>
    <w:rsid w:val="00F64630"/>
    <w:rsid w:val="00F6585E"/>
    <w:rsid w:val="00F7144B"/>
    <w:rsid w:val="00F92982"/>
    <w:rsid w:val="00F9585E"/>
    <w:rsid w:val="00F97149"/>
    <w:rsid w:val="00FA1453"/>
    <w:rsid w:val="00FA3FFD"/>
    <w:rsid w:val="00FB0CE5"/>
    <w:rsid w:val="00FB15EB"/>
    <w:rsid w:val="00FB6D6E"/>
    <w:rsid w:val="00FC14E1"/>
    <w:rsid w:val="00FC4A1C"/>
    <w:rsid w:val="00FC555A"/>
    <w:rsid w:val="00FC75E8"/>
    <w:rsid w:val="00FD2A6E"/>
    <w:rsid w:val="00FD5A93"/>
    <w:rsid w:val="00FE4C63"/>
    <w:rsid w:val="00FE53B6"/>
    <w:rsid w:val="00FE6DE4"/>
    <w:rsid w:val="00FF3496"/>
    <w:rsid w:val="00FF7C5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9cbee0" strokecolor="#739cc3">
      <v:fill color="#9cbee0" color2="#bbd5f0" type="gradient">
        <o:fill v:ext="view" type="gradientUnscaled"/>
      </v:fill>
      <v:stroke color="#739cc3" weight="1.25pt"/>
    </o:shapedefaults>
    <o:shapelayout v:ext="edit">
      <o:idmap v:ext="edit" data="1"/>
    </o:shapelayout>
  </w:shapeDefaults>
  <w:decimalSymbol w:val="."/>
  <w:listSeparator w:val=","/>
  <w14:docId w14:val="0A599677"/>
  <w15:docId w15:val="{5E44B95D-079C-47C0-9C6A-C1B1B5054D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9" w:qFormat="1"/>
    <w:lsdException w:name="heading 3" w:uiPriority="9" w:qFormat="1"/>
    <w:lsdException w:name="heading 4" w:uiPriority="0" w:qFormat="1"/>
    <w:lsdException w:name="heading 5" w:uiPriority="0"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lsdException w:name="toc 2" w:semiHidden="1" w:uiPriority="39"/>
    <w:lsdException w:name="toc 3" w:semiHidden="1" w:uiPriority="39"/>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lsdException w:name="footnote text" w:semiHidden="1" w:uiPriority="0"/>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4"/>
      <w:szCs w:val="22"/>
    </w:rPr>
  </w:style>
  <w:style w:type="paragraph" w:styleId="1">
    <w:name w:val="heading 1"/>
    <w:basedOn w:val="a"/>
    <w:next w:val="a"/>
    <w:link w:val="10"/>
    <w:qFormat/>
    <w:pPr>
      <w:keepNext/>
      <w:keepLines/>
      <w:numPr>
        <w:numId w:val="1"/>
      </w:numPr>
      <w:spacing w:before="340" w:after="330" w:line="578" w:lineRule="auto"/>
      <w:jc w:val="center"/>
      <w:outlineLvl w:val="0"/>
    </w:pPr>
    <w:rPr>
      <w:rFonts w:ascii="黑体" w:eastAsia="黑体" w:hAnsi="黑体"/>
      <w:bCs/>
      <w:kern w:val="44"/>
      <w:sz w:val="32"/>
      <w:szCs w:val="44"/>
    </w:rPr>
  </w:style>
  <w:style w:type="paragraph" w:styleId="2">
    <w:name w:val="heading 2"/>
    <w:basedOn w:val="a"/>
    <w:next w:val="a"/>
    <w:link w:val="20"/>
    <w:uiPriority w:val="9"/>
    <w:qFormat/>
    <w:pPr>
      <w:keepNext/>
      <w:keepLines/>
      <w:numPr>
        <w:ilvl w:val="1"/>
        <w:numId w:val="1"/>
      </w:numPr>
      <w:spacing w:before="260" w:after="260" w:line="415" w:lineRule="auto"/>
      <w:outlineLvl w:val="1"/>
    </w:pPr>
    <w:rPr>
      <w:rFonts w:ascii="Times New Roman" w:eastAsia="黑体" w:hAnsi="Times New Roman"/>
      <w:bCs/>
      <w:sz w:val="30"/>
      <w:szCs w:val="32"/>
    </w:rPr>
  </w:style>
  <w:style w:type="paragraph" w:styleId="3">
    <w:name w:val="heading 3"/>
    <w:basedOn w:val="a"/>
    <w:next w:val="a"/>
    <w:link w:val="30"/>
    <w:uiPriority w:val="9"/>
    <w:qFormat/>
    <w:pPr>
      <w:keepNext/>
      <w:keepLines/>
      <w:numPr>
        <w:ilvl w:val="2"/>
        <w:numId w:val="1"/>
      </w:numPr>
      <w:spacing w:before="260" w:after="260" w:line="416" w:lineRule="auto"/>
      <w:jc w:val="left"/>
      <w:outlineLvl w:val="2"/>
    </w:pPr>
    <w:rPr>
      <w:rFonts w:ascii="黑体" w:eastAsia="黑体" w:hAnsi="黑体"/>
      <w:bCs/>
      <w:szCs w:val="32"/>
    </w:rPr>
  </w:style>
  <w:style w:type="paragraph" w:styleId="4">
    <w:name w:val="heading 4"/>
    <w:basedOn w:val="a"/>
    <w:next w:val="a"/>
    <w:link w:val="40"/>
    <w:qFormat/>
    <w:pPr>
      <w:keepNext/>
      <w:keepLines/>
      <w:numPr>
        <w:ilvl w:val="3"/>
        <w:numId w:val="1"/>
      </w:numPr>
      <w:spacing w:before="280" w:after="290" w:line="376" w:lineRule="auto"/>
      <w:outlineLvl w:val="3"/>
    </w:pPr>
    <w:rPr>
      <w:rFonts w:ascii="Arial" w:eastAsia="黑体" w:hAnsi="Arial"/>
      <w:b/>
      <w:bCs/>
      <w:sz w:val="28"/>
      <w:szCs w:val="28"/>
    </w:rPr>
  </w:style>
  <w:style w:type="paragraph" w:styleId="5">
    <w:name w:val="heading 5"/>
    <w:basedOn w:val="a"/>
    <w:next w:val="a0"/>
    <w:link w:val="50"/>
    <w:qFormat/>
    <w:pPr>
      <w:keepNext/>
      <w:keepLines/>
      <w:widowControl/>
      <w:spacing w:before="240" w:after="120" w:line="240" w:lineRule="atLeast"/>
      <w:outlineLvl w:val="4"/>
    </w:pPr>
    <w:rPr>
      <w:rFonts w:ascii="Arial" w:eastAsia="黑体" w:hAnsi="Arial"/>
      <w:kern w:val="0"/>
      <w:szCs w:val="28"/>
      <w:lang w:bidi="he-IL"/>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a4">
    <w:name w:val="文档结构图 字符"/>
    <w:link w:val="a5"/>
    <w:uiPriority w:val="99"/>
    <w:rPr>
      <w:rFonts w:ascii="宋体"/>
      <w:kern w:val="2"/>
      <w:sz w:val="18"/>
      <w:szCs w:val="18"/>
    </w:rPr>
  </w:style>
  <w:style w:type="character" w:customStyle="1" w:styleId="30">
    <w:name w:val="标题 3 字符"/>
    <w:link w:val="3"/>
    <w:uiPriority w:val="9"/>
    <w:rPr>
      <w:rFonts w:ascii="黑体" w:eastAsia="黑体" w:hAnsi="黑体"/>
      <w:bCs/>
      <w:kern w:val="2"/>
      <w:sz w:val="24"/>
      <w:szCs w:val="32"/>
    </w:rPr>
  </w:style>
  <w:style w:type="character" w:styleId="a6">
    <w:name w:val="Strong"/>
    <w:uiPriority w:val="22"/>
    <w:qFormat/>
    <w:rPr>
      <w:b/>
      <w:bCs/>
    </w:rPr>
  </w:style>
  <w:style w:type="character" w:customStyle="1" w:styleId="50">
    <w:name w:val="标题 5 字符"/>
    <w:link w:val="5"/>
    <w:rPr>
      <w:rFonts w:ascii="Arial" w:eastAsia="黑体" w:hAnsi="Arial"/>
      <w:sz w:val="24"/>
      <w:szCs w:val="28"/>
      <w:lang w:val="en-US" w:eastAsia="zh-CN" w:bidi="he-IL"/>
    </w:rPr>
  </w:style>
  <w:style w:type="character" w:customStyle="1" w:styleId="a7">
    <w:name w:val="尾注文本 字符"/>
    <w:link w:val="a8"/>
    <w:uiPriority w:val="99"/>
    <w:rPr>
      <w:kern w:val="2"/>
      <w:sz w:val="21"/>
      <w:szCs w:val="22"/>
    </w:rPr>
  </w:style>
  <w:style w:type="character" w:customStyle="1" w:styleId="40">
    <w:name w:val="标题 4 字符"/>
    <w:link w:val="4"/>
    <w:rPr>
      <w:rFonts w:ascii="Arial" w:eastAsia="黑体" w:hAnsi="Arial"/>
      <w:b/>
      <w:bCs/>
      <w:kern w:val="2"/>
      <w:sz w:val="28"/>
      <w:szCs w:val="28"/>
    </w:rPr>
  </w:style>
  <w:style w:type="character" w:styleId="a9">
    <w:name w:val="endnote reference"/>
    <w:uiPriority w:val="99"/>
    <w:unhideWhenUsed/>
    <w:rPr>
      <w:rFonts w:cs="Times New Roman"/>
      <w:vertAlign w:val="superscript"/>
    </w:rPr>
  </w:style>
  <w:style w:type="character" w:customStyle="1" w:styleId="20">
    <w:name w:val="标题 2 字符"/>
    <w:link w:val="2"/>
    <w:uiPriority w:val="9"/>
    <w:rPr>
      <w:rFonts w:ascii="Times New Roman" w:eastAsia="黑体" w:hAnsi="Times New Roman"/>
      <w:bCs/>
      <w:kern w:val="2"/>
      <w:sz w:val="30"/>
      <w:szCs w:val="32"/>
    </w:rPr>
  </w:style>
  <w:style w:type="character" w:customStyle="1" w:styleId="datatitle1">
    <w:name w:val="datatitle1"/>
    <w:rPr>
      <w:b/>
      <w:bCs/>
      <w:color w:val="10619F"/>
      <w:sz w:val="21"/>
      <w:szCs w:val="21"/>
    </w:rPr>
  </w:style>
  <w:style w:type="character" w:styleId="aa">
    <w:name w:val="annotation reference"/>
    <w:rPr>
      <w:sz w:val="21"/>
      <w:szCs w:val="21"/>
    </w:rPr>
  </w:style>
  <w:style w:type="character" w:styleId="ab">
    <w:name w:val="Emphasis"/>
    <w:qFormat/>
    <w:rPr>
      <w:b w:val="0"/>
      <w:bCs w:val="0"/>
      <w:i w:val="0"/>
      <w:iCs w:val="0"/>
      <w:color w:val="CC0033"/>
    </w:rPr>
  </w:style>
  <w:style w:type="character" w:customStyle="1" w:styleId="ac">
    <w:name w:val="页眉 字符"/>
    <w:link w:val="ad"/>
    <w:rPr>
      <w:kern w:val="2"/>
      <w:sz w:val="18"/>
      <w:szCs w:val="18"/>
    </w:rPr>
  </w:style>
  <w:style w:type="character" w:styleId="ae">
    <w:name w:val="Hyperlink"/>
    <w:uiPriority w:val="99"/>
    <w:rPr>
      <w:color w:val="0000FF"/>
      <w:u w:val="single"/>
    </w:rPr>
  </w:style>
  <w:style w:type="character" w:customStyle="1" w:styleId="10">
    <w:name w:val="标题 1 字符"/>
    <w:link w:val="1"/>
    <w:rPr>
      <w:rFonts w:ascii="黑体" w:eastAsia="黑体" w:hAnsi="黑体"/>
      <w:bCs/>
      <w:kern w:val="44"/>
      <w:sz w:val="32"/>
      <w:szCs w:val="44"/>
    </w:rPr>
  </w:style>
  <w:style w:type="character" w:customStyle="1" w:styleId="t18">
    <w:name w:val="t18"/>
    <w:basedOn w:val="a1"/>
  </w:style>
  <w:style w:type="character" w:styleId="af">
    <w:name w:val="footnote reference"/>
    <w:uiPriority w:val="99"/>
    <w:unhideWhenUsed/>
    <w:rPr>
      <w:vertAlign w:val="superscript"/>
    </w:rPr>
  </w:style>
  <w:style w:type="character" w:customStyle="1" w:styleId="af0">
    <w:name w:val="脚注文本 字符"/>
    <w:link w:val="af1"/>
    <w:rPr>
      <w:rFonts w:ascii="Times New Roman" w:hAnsi="Times New Roman"/>
      <w:kern w:val="2"/>
      <w:sz w:val="18"/>
      <w:szCs w:val="18"/>
    </w:rPr>
  </w:style>
  <w:style w:type="character" w:customStyle="1" w:styleId="af2">
    <w:name w:val="页脚 字符"/>
    <w:link w:val="af3"/>
    <w:uiPriority w:val="99"/>
    <w:rPr>
      <w:kern w:val="2"/>
      <w:sz w:val="18"/>
      <w:szCs w:val="18"/>
    </w:rPr>
  </w:style>
  <w:style w:type="character" w:customStyle="1" w:styleId="HTML">
    <w:name w:val="HTML 预设格式 字符"/>
    <w:link w:val="HTML0"/>
    <w:uiPriority w:val="99"/>
    <w:rPr>
      <w:rFonts w:ascii="宋体" w:hAnsi="宋体" w:cs="宋体"/>
      <w:sz w:val="24"/>
      <w:szCs w:val="24"/>
    </w:rPr>
  </w:style>
  <w:style w:type="character" w:customStyle="1" w:styleId="af4">
    <w:name w:val="批注框文本 字符"/>
    <w:link w:val="af5"/>
    <w:uiPriority w:val="99"/>
    <w:rPr>
      <w:kern w:val="2"/>
      <w:sz w:val="16"/>
      <w:szCs w:val="16"/>
    </w:rPr>
  </w:style>
  <w:style w:type="character" w:customStyle="1" w:styleId="af6">
    <w:name w:val="批注文字 字符"/>
    <w:link w:val="af7"/>
    <w:uiPriority w:val="99"/>
    <w:rPr>
      <w:rFonts w:ascii="Times New Roman" w:hAnsi="Times New Roman"/>
      <w:kern w:val="2"/>
      <w:sz w:val="24"/>
    </w:rPr>
  </w:style>
  <w:style w:type="paragraph" w:customStyle="1" w:styleId="07415">
    <w:name w:val="样式 小四 左 首行缩进:  0.74 厘米 行距: 1.5 倍行距"/>
    <w:basedOn w:val="a"/>
    <w:pPr>
      <w:spacing w:line="400" w:lineRule="exact"/>
      <w:ind w:firstLine="420"/>
      <w:jc w:val="left"/>
    </w:pPr>
    <w:rPr>
      <w:rFonts w:ascii="Times New Roman" w:hAnsi="Times New Roman" w:cs="宋体"/>
      <w:kern w:val="0"/>
      <w:szCs w:val="20"/>
    </w:rPr>
  </w:style>
  <w:style w:type="paragraph" w:styleId="21">
    <w:name w:val="toc 2"/>
    <w:basedOn w:val="a"/>
    <w:next w:val="a"/>
    <w:uiPriority w:val="39"/>
    <w:pPr>
      <w:ind w:leftChars="200" w:left="420"/>
    </w:pPr>
    <w:rPr>
      <w:rFonts w:ascii="Times New Roman" w:hAnsi="Times New Roman"/>
      <w:szCs w:val="24"/>
    </w:rPr>
  </w:style>
  <w:style w:type="paragraph" w:styleId="41">
    <w:name w:val="toc 4"/>
    <w:basedOn w:val="a"/>
    <w:next w:val="a"/>
    <w:uiPriority w:val="39"/>
    <w:unhideWhenUsed/>
    <w:pPr>
      <w:ind w:leftChars="600" w:left="1260"/>
    </w:pPr>
    <w:rPr>
      <w:sz w:val="21"/>
    </w:rPr>
  </w:style>
  <w:style w:type="paragraph" w:styleId="ad">
    <w:name w:val="header"/>
    <w:basedOn w:val="a"/>
    <w:link w:val="ac"/>
    <w:unhideWhenUsed/>
    <w:pPr>
      <w:pBdr>
        <w:bottom w:val="single" w:sz="6" w:space="1" w:color="auto"/>
      </w:pBdr>
      <w:tabs>
        <w:tab w:val="center" w:pos="4153"/>
        <w:tab w:val="right" w:pos="8306"/>
      </w:tabs>
      <w:snapToGrid w:val="0"/>
      <w:jc w:val="center"/>
    </w:pPr>
    <w:rPr>
      <w:sz w:val="18"/>
      <w:szCs w:val="18"/>
    </w:rPr>
  </w:style>
  <w:style w:type="paragraph" w:styleId="af5">
    <w:name w:val="Balloon Text"/>
    <w:basedOn w:val="a"/>
    <w:link w:val="af4"/>
    <w:uiPriority w:val="99"/>
    <w:unhideWhenUsed/>
    <w:rPr>
      <w:sz w:val="16"/>
      <w:szCs w:val="16"/>
    </w:rPr>
  </w:style>
  <w:style w:type="paragraph" w:styleId="a5">
    <w:name w:val="Document Map"/>
    <w:basedOn w:val="a"/>
    <w:link w:val="a4"/>
    <w:uiPriority w:val="99"/>
    <w:unhideWhenUsed/>
    <w:rPr>
      <w:rFonts w:ascii="宋体"/>
      <w:sz w:val="18"/>
      <w:szCs w:val="18"/>
    </w:rPr>
  </w:style>
  <w:style w:type="paragraph" w:styleId="af8">
    <w:name w:val="caption"/>
    <w:basedOn w:val="a"/>
    <w:next w:val="a"/>
    <w:qFormat/>
    <w:rPr>
      <w:rFonts w:ascii="Cambria" w:eastAsia="黑体" w:hAnsi="Cambria"/>
      <w:sz w:val="20"/>
      <w:szCs w:val="20"/>
    </w:rPr>
  </w:style>
  <w:style w:type="paragraph" w:styleId="11">
    <w:name w:val="index 1"/>
    <w:basedOn w:val="a"/>
    <w:next w:val="a"/>
    <w:uiPriority w:val="99"/>
    <w:unhideWhenUsed/>
  </w:style>
  <w:style w:type="paragraph" w:styleId="9">
    <w:name w:val="toc 9"/>
    <w:basedOn w:val="a"/>
    <w:next w:val="a"/>
    <w:uiPriority w:val="39"/>
    <w:unhideWhenUsed/>
    <w:pPr>
      <w:ind w:leftChars="1600" w:left="3360"/>
    </w:pPr>
    <w:rPr>
      <w:sz w:val="21"/>
    </w:rPr>
  </w:style>
  <w:style w:type="paragraph" w:styleId="af1">
    <w:name w:val="footnote text"/>
    <w:basedOn w:val="a"/>
    <w:link w:val="af0"/>
    <w:pPr>
      <w:snapToGrid w:val="0"/>
      <w:ind w:firstLineChars="200" w:firstLine="200"/>
      <w:jc w:val="left"/>
    </w:pPr>
    <w:rPr>
      <w:rFonts w:ascii="Times New Roman" w:hAnsi="Times New Roman"/>
      <w:sz w:val="18"/>
      <w:szCs w:val="18"/>
    </w:rPr>
  </w:style>
  <w:style w:type="paragraph" w:styleId="af3">
    <w:name w:val="footer"/>
    <w:basedOn w:val="a"/>
    <w:link w:val="af2"/>
    <w:uiPriority w:val="99"/>
    <w:unhideWhenUsed/>
    <w:pPr>
      <w:tabs>
        <w:tab w:val="center" w:pos="4153"/>
        <w:tab w:val="right" w:pos="8306"/>
      </w:tabs>
      <w:snapToGrid w:val="0"/>
      <w:jc w:val="left"/>
    </w:pPr>
    <w:rPr>
      <w:sz w:val="18"/>
      <w:szCs w:val="18"/>
    </w:rPr>
  </w:style>
  <w:style w:type="paragraph" w:styleId="51">
    <w:name w:val="toc 5"/>
    <w:basedOn w:val="a"/>
    <w:next w:val="a"/>
    <w:uiPriority w:val="39"/>
    <w:unhideWhenUsed/>
    <w:pPr>
      <w:ind w:leftChars="800" w:left="1680"/>
    </w:pPr>
    <w:rPr>
      <w:sz w:val="21"/>
    </w:rPr>
  </w:style>
  <w:style w:type="paragraph" w:styleId="7">
    <w:name w:val="toc 7"/>
    <w:basedOn w:val="a"/>
    <w:next w:val="a"/>
    <w:uiPriority w:val="39"/>
    <w:unhideWhenUsed/>
    <w:pPr>
      <w:ind w:leftChars="1200" w:left="2520"/>
    </w:pPr>
    <w:rPr>
      <w:sz w:val="21"/>
    </w:rPr>
  </w:style>
  <w:style w:type="paragraph" w:styleId="af9">
    <w:name w:val="Normal (Web)"/>
    <w:basedOn w:val="a"/>
    <w:pPr>
      <w:widowControl/>
      <w:spacing w:before="100" w:beforeAutospacing="1" w:after="100" w:afterAutospacing="1"/>
      <w:jc w:val="left"/>
    </w:pPr>
    <w:rPr>
      <w:rFonts w:ascii="宋体" w:hAnsi="宋体" w:cs="宋体"/>
      <w:kern w:val="0"/>
      <w:szCs w:val="24"/>
    </w:rPr>
  </w:style>
  <w:style w:type="paragraph" w:styleId="a0">
    <w:name w:val="Normal Indent"/>
    <w:aliases w:val="表正文,正文非缩进,首行缩进,正文不缩进,正文（首行缩进两字） Char Char Char,正文（首行缩进两字） Char Char,正文（首行缩进两字） Char Char Char Char Char Char Char Char Char Char Char Char Char Char,Normal Indent Char Char Char,Normal Indent Char Char Char Char,标题4,正文-段前3磅,正文缩进（首行缩进两字）,特点,四号"/>
    <w:basedOn w:val="a"/>
    <w:pPr>
      <w:ind w:firstLine="420"/>
    </w:pPr>
    <w:rPr>
      <w:rFonts w:ascii="Times New Roman" w:hAnsi="Times New Roman"/>
      <w:szCs w:val="20"/>
    </w:rPr>
  </w:style>
  <w:style w:type="paragraph" w:styleId="HTML0">
    <w:name w:val="HTML Preformatted"/>
    <w:basedOn w:val="a"/>
    <w:link w:val="HTML"/>
    <w:uiPriority w:val="99"/>
    <w:unhideWhenUs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Cs w:val="24"/>
    </w:rPr>
  </w:style>
  <w:style w:type="paragraph" w:styleId="6">
    <w:name w:val="toc 6"/>
    <w:basedOn w:val="a"/>
    <w:next w:val="a"/>
    <w:uiPriority w:val="39"/>
    <w:unhideWhenUsed/>
    <w:pPr>
      <w:ind w:leftChars="1000" w:left="2100"/>
    </w:pPr>
    <w:rPr>
      <w:sz w:val="21"/>
    </w:rPr>
  </w:style>
  <w:style w:type="paragraph" w:styleId="12">
    <w:name w:val="toc 1"/>
    <w:basedOn w:val="a"/>
    <w:next w:val="a"/>
    <w:uiPriority w:val="39"/>
    <w:pPr>
      <w:tabs>
        <w:tab w:val="left" w:pos="945"/>
        <w:tab w:val="right" w:leader="dot" w:pos="8789"/>
      </w:tabs>
      <w:jc w:val="left"/>
    </w:pPr>
    <w:rPr>
      <w:rFonts w:ascii="Times New Roman" w:hAnsi="Times New Roman"/>
      <w:szCs w:val="24"/>
    </w:rPr>
  </w:style>
  <w:style w:type="paragraph" w:styleId="a8">
    <w:name w:val="endnote text"/>
    <w:basedOn w:val="a"/>
    <w:link w:val="a7"/>
    <w:uiPriority w:val="99"/>
    <w:unhideWhenUsed/>
    <w:pPr>
      <w:snapToGrid w:val="0"/>
      <w:jc w:val="left"/>
    </w:pPr>
  </w:style>
  <w:style w:type="paragraph" w:styleId="8">
    <w:name w:val="toc 8"/>
    <w:basedOn w:val="a"/>
    <w:next w:val="a"/>
    <w:uiPriority w:val="39"/>
    <w:unhideWhenUsed/>
    <w:pPr>
      <w:ind w:leftChars="1400" w:left="2940"/>
    </w:pPr>
    <w:rPr>
      <w:sz w:val="21"/>
    </w:rPr>
  </w:style>
  <w:style w:type="paragraph" w:styleId="31">
    <w:name w:val="toc 3"/>
    <w:basedOn w:val="a"/>
    <w:next w:val="a"/>
    <w:uiPriority w:val="39"/>
    <w:pPr>
      <w:ind w:leftChars="400" w:left="840"/>
    </w:pPr>
    <w:rPr>
      <w:rFonts w:ascii="Times New Roman" w:hAnsi="Times New Roman"/>
      <w:szCs w:val="24"/>
    </w:rPr>
  </w:style>
  <w:style w:type="paragraph" w:styleId="af7">
    <w:name w:val="annotation text"/>
    <w:basedOn w:val="a"/>
    <w:link w:val="af6"/>
    <w:uiPriority w:val="99"/>
    <w:unhideWhenUsed/>
    <w:pPr>
      <w:spacing w:line="400" w:lineRule="exact"/>
      <w:jc w:val="left"/>
    </w:pPr>
    <w:rPr>
      <w:rFonts w:ascii="Times New Roman" w:hAnsi="Times New Roman"/>
      <w:szCs w:val="20"/>
    </w:rPr>
  </w:style>
  <w:style w:type="paragraph" w:customStyle="1" w:styleId="IEEEFigureCaptionMulti-Lines">
    <w:name w:val="IEEE Figure Caption Multi-Lines"/>
    <w:basedOn w:val="a"/>
    <w:next w:val="IEEEParagraph"/>
    <w:pPr>
      <w:widowControl/>
      <w:spacing w:before="120" w:after="120"/>
    </w:pPr>
    <w:rPr>
      <w:rFonts w:ascii="Times New Roman" w:hAnsi="Times New Roman"/>
      <w:kern w:val="0"/>
      <w:sz w:val="16"/>
      <w:szCs w:val="24"/>
      <w:lang w:val="en-AU"/>
    </w:rPr>
  </w:style>
  <w:style w:type="paragraph" w:customStyle="1" w:styleId="IEEETableCaption">
    <w:name w:val="IEEE Table Caption"/>
    <w:basedOn w:val="a"/>
    <w:next w:val="IEEEParagraph"/>
    <w:pPr>
      <w:widowControl/>
      <w:spacing w:before="120" w:after="120"/>
      <w:jc w:val="center"/>
    </w:pPr>
    <w:rPr>
      <w:rFonts w:ascii="Times New Roman" w:hAnsi="Times New Roman"/>
      <w:smallCaps/>
      <w:kern w:val="0"/>
      <w:sz w:val="16"/>
      <w:szCs w:val="24"/>
      <w:lang w:val="en-AU"/>
    </w:rPr>
  </w:style>
  <w:style w:type="paragraph" w:customStyle="1" w:styleId="Char2">
    <w:name w:val="正文（首行缩进） Char2"/>
    <w:basedOn w:val="a"/>
    <w:pPr>
      <w:widowControl/>
      <w:spacing w:line="400" w:lineRule="exact"/>
      <w:ind w:firstLineChars="200" w:firstLine="480"/>
      <w:jc w:val="left"/>
    </w:pPr>
    <w:rPr>
      <w:rFonts w:ascii="Times New Roman" w:hAnsi="Times New Roman"/>
      <w:kern w:val="0"/>
      <w:szCs w:val="24"/>
    </w:rPr>
  </w:style>
  <w:style w:type="paragraph" w:customStyle="1" w:styleId="13">
    <w:name w:val="列出段落1"/>
    <w:basedOn w:val="a"/>
    <w:uiPriority w:val="34"/>
    <w:qFormat/>
    <w:pPr>
      <w:ind w:firstLineChars="200" w:firstLine="420"/>
    </w:pPr>
  </w:style>
  <w:style w:type="paragraph" w:customStyle="1" w:styleId="Char">
    <w:name w:val="Char"/>
    <w:basedOn w:val="a"/>
    <w:pPr>
      <w:widowControl/>
      <w:spacing w:after="160" w:line="240" w:lineRule="exact"/>
      <w:ind w:left="181"/>
      <w:jc w:val="left"/>
    </w:pPr>
    <w:rPr>
      <w:rFonts w:ascii="Verdana" w:eastAsia="Times New Roman" w:hAnsi="Verdana"/>
      <w:kern w:val="0"/>
      <w:sz w:val="20"/>
      <w:szCs w:val="20"/>
      <w:lang w:eastAsia="en-US"/>
    </w:rPr>
  </w:style>
  <w:style w:type="paragraph" w:customStyle="1" w:styleId="IEEEParagraph">
    <w:name w:val="IEEE Paragraph"/>
    <w:basedOn w:val="a"/>
    <w:pPr>
      <w:widowControl/>
      <w:adjustRightInd w:val="0"/>
      <w:snapToGrid w:val="0"/>
      <w:ind w:firstLine="216"/>
    </w:pPr>
    <w:rPr>
      <w:rFonts w:ascii="Times New Roman" w:hAnsi="Times New Roman"/>
      <w:kern w:val="0"/>
      <w:sz w:val="20"/>
      <w:szCs w:val="24"/>
      <w:lang w:val="en-AU"/>
    </w:rPr>
  </w:style>
  <w:style w:type="paragraph" w:customStyle="1" w:styleId="Char1">
    <w:name w:val="Char1"/>
    <w:basedOn w:val="a"/>
    <w:pPr>
      <w:tabs>
        <w:tab w:val="left" w:pos="360"/>
      </w:tabs>
      <w:ind w:firstLineChars="100" w:firstLine="210"/>
    </w:pPr>
    <w:rPr>
      <w:rFonts w:ascii="Times New Roman" w:hAnsi="Times New Roman"/>
      <w:kern w:val="0"/>
      <w:szCs w:val="21"/>
    </w:rPr>
  </w:style>
  <w:style w:type="paragraph" w:customStyle="1" w:styleId="14">
    <w:name w:val="无间隔1"/>
    <w:uiPriority w:val="1"/>
    <w:qFormat/>
    <w:pPr>
      <w:widowControl w:val="0"/>
      <w:jc w:val="both"/>
    </w:pPr>
    <w:rPr>
      <w:kern w:val="2"/>
      <w:sz w:val="21"/>
      <w:szCs w:val="22"/>
    </w:rPr>
  </w:style>
  <w:style w:type="paragraph" w:customStyle="1" w:styleId="15">
    <w:name w:val="修订1"/>
    <w:uiPriority w:val="99"/>
    <w:semiHidden/>
    <w:rPr>
      <w:kern w:val="2"/>
      <w:sz w:val="21"/>
      <w:szCs w:val="22"/>
    </w:rPr>
  </w:style>
  <w:style w:type="paragraph" w:customStyle="1" w:styleId="TimesNewRoman">
    <w:name w:val="正文 + (西文) Times New Roman"/>
    <w:basedOn w:val="a"/>
    <w:pPr>
      <w:spacing w:line="400" w:lineRule="exact"/>
    </w:pPr>
    <w:rPr>
      <w:szCs w:val="24"/>
    </w:rPr>
  </w:style>
  <w:style w:type="paragraph" w:customStyle="1" w:styleId="IEEEReferenceItem">
    <w:name w:val="IEEE Reference Item"/>
    <w:basedOn w:val="a"/>
    <w:pPr>
      <w:widowControl/>
      <w:numPr>
        <w:numId w:val="2"/>
      </w:numPr>
      <w:adjustRightInd w:val="0"/>
      <w:snapToGrid w:val="0"/>
    </w:pPr>
    <w:rPr>
      <w:rFonts w:ascii="Times New Roman" w:hAnsi="Times New Roman"/>
      <w:kern w:val="0"/>
      <w:sz w:val="16"/>
      <w:szCs w:val="24"/>
    </w:rPr>
  </w:style>
  <w:style w:type="paragraph" w:styleId="afa">
    <w:name w:val="List Paragraph"/>
    <w:basedOn w:val="a"/>
    <w:uiPriority w:val="34"/>
    <w:qFormat/>
    <w:pPr>
      <w:widowControl/>
      <w:ind w:firstLineChars="200" w:firstLine="420"/>
      <w:jc w:val="left"/>
    </w:pPr>
    <w:rPr>
      <w:rFonts w:ascii="Times New Roman" w:hAnsi="Times New Roman"/>
      <w:kern w:val="0"/>
      <w:szCs w:val="24"/>
      <w:lang w:val="en-AU"/>
    </w:rPr>
  </w:style>
  <w:style w:type="table" w:styleId="afb">
    <w:name w:val="Table Grid"/>
    <w:basedOn w:val="a2"/>
    <w:uiPriority w:val="99"/>
    <w:unhideWhenUsed/>
    <w:rsid w:val="008767F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0">
    <w:name w:val="网格表 21"/>
    <w:basedOn w:val="a2"/>
    <w:uiPriority w:val="47"/>
    <w:rsid w:val="005268CC"/>
    <w:tblPr>
      <w:tblStyleRowBandSize w:val="1"/>
      <w:tblStyleColBandSize w:val="1"/>
      <w:tblBorders>
        <w:top w:val="single" w:sz="2" w:space="0" w:color="666666"/>
        <w:bottom w:val="single" w:sz="2" w:space="0" w:color="666666"/>
        <w:insideH w:val="single" w:sz="2" w:space="0" w:color="666666"/>
        <w:insideV w:val="single" w:sz="2" w:space="0" w:color="666666"/>
      </w:tblBorders>
    </w:tblPr>
    <w:tblStylePr w:type="firstRow">
      <w:rPr>
        <w:b/>
        <w:bCs/>
      </w:rPr>
      <w:tblPr/>
      <w:tcPr>
        <w:tcBorders>
          <w:top w:val="nil"/>
          <w:bottom w:val="single" w:sz="12" w:space="0" w:color="666666"/>
          <w:insideH w:val="nil"/>
          <w:insideV w:val="nil"/>
        </w:tcBorders>
        <w:shd w:val="clear" w:color="auto" w:fill="FFFFFF"/>
      </w:tcPr>
    </w:tblStylePr>
    <w:tblStylePr w:type="lastRow">
      <w:rPr>
        <w:b/>
        <w:bCs/>
      </w:rPr>
      <w:tblPr/>
      <w:tcPr>
        <w:tcBorders>
          <w:top w:val="double" w:sz="2" w:space="0" w:color="666666"/>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4-31">
    <w:name w:val="网格表 4 - 着色 31"/>
    <w:basedOn w:val="a2"/>
    <w:uiPriority w:val="49"/>
    <w:rsid w:val="005268CC"/>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211">
    <w:name w:val="无格式表格 21"/>
    <w:basedOn w:val="a2"/>
    <w:uiPriority w:val="42"/>
    <w:rsid w:val="005268CC"/>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110">
    <w:name w:val="无格式表格 11"/>
    <w:basedOn w:val="a2"/>
    <w:uiPriority w:val="41"/>
    <w:rsid w:val="005268CC"/>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character" w:styleId="afc">
    <w:name w:val="Placeholder Text"/>
    <w:uiPriority w:val="99"/>
    <w:semiHidden/>
    <w:rsid w:val="00145EC8"/>
    <w:rPr>
      <w:color w:val="808080"/>
    </w:rPr>
  </w:style>
  <w:style w:type="table" w:customStyle="1" w:styleId="6-31">
    <w:name w:val="网格表 6 彩色 - 着色 31"/>
    <w:basedOn w:val="a2"/>
    <w:uiPriority w:val="51"/>
    <w:rsid w:val="00C57CEA"/>
    <w:rPr>
      <w:color w:val="7B7B7B"/>
      <w:kern w:val="2"/>
      <w:sz w:val="21"/>
      <w:szCs w:val="22"/>
    </w:rPr>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rPr>
      <w:tblPr/>
      <w:tcPr>
        <w:tcBorders>
          <w:bottom w:val="single" w:sz="12" w:space="0" w:color="C9C9C9"/>
        </w:tcBorders>
      </w:tcPr>
    </w:tblStylePr>
    <w:tblStylePr w:type="lastRow">
      <w:rPr>
        <w:b/>
        <w:bCs/>
      </w:rPr>
      <w:tblPr/>
      <w:tcPr>
        <w:tcBorders>
          <w:top w:val="double" w:sz="4" w:space="0" w:color="C9C9C9"/>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paragraph" w:styleId="afd">
    <w:name w:val="Revision"/>
    <w:hidden/>
    <w:uiPriority w:val="99"/>
    <w:semiHidden/>
    <w:rsid w:val="00180EE5"/>
    <w:rPr>
      <w:kern w:val="2"/>
      <w:sz w:val="24"/>
      <w:szCs w:val="22"/>
    </w:rPr>
  </w:style>
  <w:style w:type="character" w:customStyle="1" w:styleId="apple-converted-space">
    <w:name w:val="apple-converted-space"/>
    <w:basedOn w:val="a1"/>
    <w:rsid w:val="006C0266"/>
  </w:style>
  <w:style w:type="paragraph" w:styleId="afe">
    <w:name w:val="annotation subject"/>
    <w:basedOn w:val="af7"/>
    <w:next w:val="af7"/>
    <w:link w:val="aff"/>
    <w:uiPriority w:val="99"/>
    <w:semiHidden/>
    <w:unhideWhenUsed/>
    <w:rsid w:val="00C2096D"/>
    <w:pPr>
      <w:spacing w:line="240" w:lineRule="auto"/>
    </w:pPr>
    <w:rPr>
      <w:rFonts w:ascii="Calibri" w:hAnsi="Calibri"/>
      <w:b/>
      <w:bCs/>
      <w:szCs w:val="22"/>
    </w:rPr>
  </w:style>
  <w:style w:type="character" w:customStyle="1" w:styleId="aff">
    <w:name w:val="批注主题 字符"/>
    <w:basedOn w:val="af6"/>
    <w:link w:val="afe"/>
    <w:uiPriority w:val="99"/>
    <w:semiHidden/>
    <w:rsid w:val="00C2096D"/>
    <w:rPr>
      <w:rFonts w:ascii="Times New Roman" w:hAnsi="Times New Roman"/>
      <w:b/>
      <w:bCs/>
      <w:kern w:val="2"/>
      <w:sz w:val="24"/>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9707162">
      <w:bodyDiv w:val="1"/>
      <w:marLeft w:val="0"/>
      <w:marRight w:val="0"/>
      <w:marTop w:val="0"/>
      <w:marBottom w:val="0"/>
      <w:divBdr>
        <w:top w:val="none" w:sz="0" w:space="0" w:color="auto"/>
        <w:left w:val="none" w:sz="0" w:space="0" w:color="auto"/>
        <w:bottom w:val="none" w:sz="0" w:space="0" w:color="auto"/>
        <w:right w:val="none" w:sz="0" w:space="0" w:color="auto"/>
      </w:divBdr>
      <w:divsChild>
        <w:div w:id="236332646">
          <w:marLeft w:val="0"/>
          <w:marRight w:val="0"/>
          <w:marTop w:val="0"/>
          <w:marBottom w:val="0"/>
          <w:divBdr>
            <w:top w:val="none" w:sz="0" w:space="0" w:color="auto"/>
            <w:left w:val="none" w:sz="0" w:space="0" w:color="auto"/>
            <w:bottom w:val="none" w:sz="0" w:space="0" w:color="auto"/>
            <w:right w:val="none" w:sz="0" w:space="0" w:color="auto"/>
          </w:divBdr>
        </w:div>
      </w:divsChild>
    </w:div>
    <w:div w:id="702368789">
      <w:bodyDiv w:val="1"/>
      <w:marLeft w:val="0"/>
      <w:marRight w:val="0"/>
      <w:marTop w:val="0"/>
      <w:marBottom w:val="0"/>
      <w:divBdr>
        <w:top w:val="none" w:sz="0" w:space="0" w:color="auto"/>
        <w:left w:val="none" w:sz="0" w:space="0" w:color="auto"/>
        <w:bottom w:val="none" w:sz="0" w:space="0" w:color="auto"/>
        <w:right w:val="none" w:sz="0" w:space="0" w:color="auto"/>
      </w:divBdr>
    </w:div>
    <w:div w:id="1165361339">
      <w:bodyDiv w:val="1"/>
      <w:marLeft w:val="0"/>
      <w:marRight w:val="0"/>
      <w:marTop w:val="0"/>
      <w:marBottom w:val="0"/>
      <w:divBdr>
        <w:top w:val="none" w:sz="0" w:space="0" w:color="auto"/>
        <w:left w:val="none" w:sz="0" w:space="0" w:color="auto"/>
        <w:bottom w:val="none" w:sz="0" w:space="0" w:color="auto"/>
        <w:right w:val="none" w:sz="0" w:space="0" w:color="auto"/>
      </w:divBdr>
    </w:div>
    <w:div w:id="1500266642">
      <w:bodyDiv w:val="1"/>
      <w:marLeft w:val="0"/>
      <w:marRight w:val="0"/>
      <w:marTop w:val="0"/>
      <w:marBottom w:val="0"/>
      <w:divBdr>
        <w:top w:val="none" w:sz="0" w:space="0" w:color="auto"/>
        <w:left w:val="none" w:sz="0" w:space="0" w:color="auto"/>
        <w:bottom w:val="none" w:sz="0" w:space="0" w:color="auto"/>
        <w:right w:val="none" w:sz="0" w:space="0" w:color="auto"/>
      </w:divBdr>
      <w:divsChild>
        <w:div w:id="1734353312">
          <w:marLeft w:val="0"/>
          <w:marRight w:val="0"/>
          <w:marTop w:val="0"/>
          <w:marBottom w:val="0"/>
          <w:divBdr>
            <w:top w:val="none" w:sz="0" w:space="0" w:color="auto"/>
            <w:left w:val="none" w:sz="0" w:space="0" w:color="auto"/>
            <w:bottom w:val="none" w:sz="0" w:space="0" w:color="auto"/>
            <w:right w:val="none" w:sz="0" w:space="0" w:color="auto"/>
          </w:divBdr>
        </w:div>
      </w:divsChild>
    </w:div>
    <w:div w:id="1542596577">
      <w:bodyDiv w:val="1"/>
      <w:marLeft w:val="0"/>
      <w:marRight w:val="0"/>
      <w:marTop w:val="0"/>
      <w:marBottom w:val="0"/>
      <w:divBdr>
        <w:top w:val="none" w:sz="0" w:space="0" w:color="auto"/>
        <w:left w:val="none" w:sz="0" w:space="0" w:color="auto"/>
        <w:bottom w:val="none" w:sz="0" w:space="0" w:color="auto"/>
        <w:right w:val="none" w:sz="0" w:space="0" w:color="auto"/>
      </w:divBdr>
      <w:divsChild>
        <w:div w:id="2051176528">
          <w:marLeft w:val="0"/>
          <w:marRight w:val="0"/>
          <w:marTop w:val="0"/>
          <w:marBottom w:val="0"/>
          <w:divBdr>
            <w:top w:val="none" w:sz="0" w:space="0" w:color="auto"/>
            <w:left w:val="none" w:sz="0" w:space="0" w:color="auto"/>
            <w:bottom w:val="none" w:sz="0" w:space="0" w:color="auto"/>
            <w:right w:val="none" w:sz="0" w:space="0" w:color="auto"/>
          </w:divBdr>
        </w:div>
      </w:divsChild>
    </w:div>
    <w:div w:id="1694184396">
      <w:bodyDiv w:val="1"/>
      <w:marLeft w:val="0"/>
      <w:marRight w:val="0"/>
      <w:marTop w:val="0"/>
      <w:marBottom w:val="0"/>
      <w:divBdr>
        <w:top w:val="none" w:sz="0" w:space="0" w:color="auto"/>
        <w:left w:val="none" w:sz="0" w:space="0" w:color="auto"/>
        <w:bottom w:val="none" w:sz="0" w:space="0" w:color="auto"/>
        <w:right w:val="none" w:sz="0" w:space="0" w:color="auto"/>
      </w:divBdr>
      <w:divsChild>
        <w:div w:id="262884612">
          <w:marLeft w:val="0"/>
          <w:marRight w:val="0"/>
          <w:marTop w:val="0"/>
          <w:marBottom w:val="0"/>
          <w:divBdr>
            <w:top w:val="none" w:sz="0" w:space="0" w:color="auto"/>
            <w:left w:val="none" w:sz="0" w:space="0" w:color="auto"/>
            <w:bottom w:val="none" w:sz="0" w:space="0" w:color="auto"/>
            <w:right w:val="none" w:sz="0" w:space="0" w:color="auto"/>
          </w:divBdr>
        </w:div>
      </w:divsChild>
    </w:div>
  </w:divs>
  <w:encoding w:val="x-cp20936"/>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Visio___1.vsdx"/><Relationship Id="rId117" Type="http://schemas.openxmlformats.org/officeDocument/2006/relationships/theme" Target="theme/theme1.xml"/><Relationship Id="rId21" Type="http://schemas.openxmlformats.org/officeDocument/2006/relationships/image" Target="media/image4.emf"/><Relationship Id="rId42" Type="http://schemas.openxmlformats.org/officeDocument/2006/relationships/image" Target="media/image14.emf"/><Relationship Id="rId47" Type="http://schemas.openxmlformats.org/officeDocument/2006/relationships/image" Target="media/image17.emf"/><Relationship Id="rId63" Type="http://schemas.openxmlformats.org/officeDocument/2006/relationships/package" Target="embeddings/Microsoft_Visio___17.vsdx"/><Relationship Id="rId68" Type="http://schemas.openxmlformats.org/officeDocument/2006/relationships/image" Target="media/image28.emf"/><Relationship Id="rId84" Type="http://schemas.openxmlformats.org/officeDocument/2006/relationships/package" Target="embeddings/Microsoft_Visio___26.vsdx"/><Relationship Id="rId89" Type="http://schemas.openxmlformats.org/officeDocument/2006/relationships/image" Target="media/image38.emf"/><Relationship Id="rId112" Type="http://schemas.openxmlformats.org/officeDocument/2006/relationships/header" Target="header12.xml"/><Relationship Id="rId16" Type="http://schemas.openxmlformats.org/officeDocument/2006/relationships/header" Target="header4.xml"/><Relationship Id="rId107" Type="http://schemas.openxmlformats.org/officeDocument/2006/relationships/hyperlink" Target="http://open.weibo.com/" TargetMode="External"/><Relationship Id="rId11" Type="http://schemas.openxmlformats.org/officeDocument/2006/relationships/footer" Target="footer1.xml"/><Relationship Id="rId32" Type="http://schemas.openxmlformats.org/officeDocument/2006/relationships/image" Target="media/image9.emf"/><Relationship Id="rId37" Type="http://schemas.openxmlformats.org/officeDocument/2006/relationships/package" Target="embeddings/Microsoft_Visio___6.vsdx"/><Relationship Id="rId53" Type="http://schemas.openxmlformats.org/officeDocument/2006/relationships/package" Target="embeddings/Microsoft_Visio___13.vsdx"/><Relationship Id="rId58" Type="http://schemas.openxmlformats.org/officeDocument/2006/relationships/image" Target="media/image23.emf"/><Relationship Id="rId74" Type="http://schemas.openxmlformats.org/officeDocument/2006/relationships/image" Target="media/image31.png"/><Relationship Id="rId79" Type="http://schemas.openxmlformats.org/officeDocument/2006/relationships/image" Target="media/image34.emf"/><Relationship Id="rId102" Type="http://schemas.openxmlformats.org/officeDocument/2006/relationships/image" Target="media/image44.png"/><Relationship Id="rId5" Type="http://schemas.openxmlformats.org/officeDocument/2006/relationships/webSettings" Target="webSettings.xml"/><Relationship Id="rId90" Type="http://schemas.openxmlformats.org/officeDocument/2006/relationships/package" Target="embeddings/Microsoft_Visio___29.vsdx"/><Relationship Id="rId95" Type="http://schemas.openxmlformats.org/officeDocument/2006/relationships/package" Target="embeddings/Microsoft_Visio___31.vsdx"/><Relationship Id="rId22" Type="http://schemas.openxmlformats.org/officeDocument/2006/relationships/oleObject" Target="embeddings/Microsoft_Visio_2003-2010___1.vsd"/><Relationship Id="rId27" Type="http://schemas.openxmlformats.org/officeDocument/2006/relationships/header" Target="header5.xml"/><Relationship Id="rId43" Type="http://schemas.openxmlformats.org/officeDocument/2006/relationships/package" Target="embeddings/Microsoft_Visio___9.vsdx"/><Relationship Id="rId48" Type="http://schemas.openxmlformats.org/officeDocument/2006/relationships/package" Target="embeddings/Microsoft_Visio___11.vsdx"/><Relationship Id="rId64" Type="http://schemas.openxmlformats.org/officeDocument/2006/relationships/image" Target="media/image26.emf"/><Relationship Id="rId69" Type="http://schemas.openxmlformats.org/officeDocument/2006/relationships/package" Target="embeddings/Microsoft_Visio___20.vsdx"/><Relationship Id="rId113" Type="http://schemas.openxmlformats.org/officeDocument/2006/relationships/header" Target="header13.xml"/><Relationship Id="rId80" Type="http://schemas.openxmlformats.org/officeDocument/2006/relationships/package" Target="embeddings/Microsoft_Visio___25.vsdx"/><Relationship Id="rId85" Type="http://schemas.openxmlformats.org/officeDocument/2006/relationships/image" Target="media/image36.emf"/><Relationship Id="rId12" Type="http://schemas.openxmlformats.org/officeDocument/2006/relationships/header" Target="header2.xml"/><Relationship Id="rId17" Type="http://schemas.openxmlformats.org/officeDocument/2006/relationships/footer" Target="footer4.xml"/><Relationship Id="rId33" Type="http://schemas.openxmlformats.org/officeDocument/2006/relationships/package" Target="embeddings/Microsoft_Visio___4.vsdx"/><Relationship Id="rId38" Type="http://schemas.openxmlformats.org/officeDocument/2006/relationships/image" Target="media/image12.emf"/><Relationship Id="rId59" Type="http://schemas.openxmlformats.org/officeDocument/2006/relationships/package" Target="embeddings/Microsoft_Visio___15.vsdx"/><Relationship Id="rId103" Type="http://schemas.openxmlformats.org/officeDocument/2006/relationships/image" Target="media/image45.png"/><Relationship Id="rId108" Type="http://schemas.openxmlformats.org/officeDocument/2006/relationships/hyperlink" Target="http://dev.t.qq.com/" TargetMode="External"/><Relationship Id="rId54" Type="http://schemas.openxmlformats.org/officeDocument/2006/relationships/image" Target="media/image20.png"/><Relationship Id="rId70" Type="http://schemas.openxmlformats.org/officeDocument/2006/relationships/image" Target="media/image29.emf"/><Relationship Id="rId75" Type="http://schemas.openxmlformats.org/officeDocument/2006/relationships/image" Target="media/image32.emf"/><Relationship Id="rId91" Type="http://schemas.openxmlformats.org/officeDocument/2006/relationships/image" Target="media/image39.emf"/><Relationship Id="rId96" Type="http://schemas.openxmlformats.org/officeDocument/2006/relationships/image" Target="media/image42.emf"/><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5.emf"/><Relationship Id="rId28" Type="http://schemas.openxmlformats.org/officeDocument/2006/relationships/image" Target="media/image7.emf"/><Relationship Id="rId49" Type="http://schemas.openxmlformats.org/officeDocument/2006/relationships/header" Target="header6.xml"/><Relationship Id="rId114" Type="http://schemas.openxmlformats.org/officeDocument/2006/relationships/header" Target="header14.xml"/><Relationship Id="rId10" Type="http://schemas.openxmlformats.org/officeDocument/2006/relationships/header" Target="header1.xml"/><Relationship Id="rId31" Type="http://schemas.openxmlformats.org/officeDocument/2006/relationships/package" Target="embeddings/Microsoft_Visio___3.vsdx"/><Relationship Id="rId44" Type="http://schemas.openxmlformats.org/officeDocument/2006/relationships/image" Target="media/image15.png"/><Relationship Id="rId52" Type="http://schemas.openxmlformats.org/officeDocument/2006/relationships/image" Target="media/image19.emf"/><Relationship Id="rId60" Type="http://schemas.openxmlformats.org/officeDocument/2006/relationships/image" Target="media/image24.emf"/><Relationship Id="rId65" Type="http://schemas.openxmlformats.org/officeDocument/2006/relationships/package" Target="embeddings/Microsoft_Visio___18.vsdx"/><Relationship Id="rId73" Type="http://schemas.openxmlformats.org/officeDocument/2006/relationships/package" Target="embeddings/Microsoft_Visio___22.vsdx"/><Relationship Id="rId78" Type="http://schemas.openxmlformats.org/officeDocument/2006/relationships/package" Target="embeddings/Microsoft_Visio___24.vsdx"/><Relationship Id="rId81" Type="http://schemas.openxmlformats.org/officeDocument/2006/relationships/header" Target="header7.xml"/><Relationship Id="rId86" Type="http://schemas.openxmlformats.org/officeDocument/2006/relationships/package" Target="embeddings/Microsoft_Visio___27.vsdx"/><Relationship Id="rId94" Type="http://schemas.openxmlformats.org/officeDocument/2006/relationships/image" Target="media/image41.emf"/><Relationship Id="rId99" Type="http://schemas.openxmlformats.org/officeDocument/2006/relationships/chart" Target="charts/chart2.xml"/><Relationship Id="rId101" Type="http://schemas.openxmlformats.org/officeDocument/2006/relationships/image" Target="media/image43.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footer" Target="footer2.xml"/><Relationship Id="rId18" Type="http://schemas.openxmlformats.org/officeDocument/2006/relationships/footer" Target="footer5.xml"/><Relationship Id="rId39" Type="http://schemas.openxmlformats.org/officeDocument/2006/relationships/package" Target="embeddings/Microsoft_Visio___7.vsdx"/><Relationship Id="rId109" Type="http://schemas.openxmlformats.org/officeDocument/2006/relationships/hyperlink" Target="http://open.t.sohu.com/" TargetMode="External"/><Relationship Id="rId34" Type="http://schemas.openxmlformats.org/officeDocument/2006/relationships/image" Target="media/image10.emf"/><Relationship Id="rId50" Type="http://schemas.openxmlformats.org/officeDocument/2006/relationships/image" Target="media/image18.emf"/><Relationship Id="rId55" Type="http://schemas.openxmlformats.org/officeDocument/2006/relationships/image" Target="media/image21.png"/><Relationship Id="rId76" Type="http://schemas.openxmlformats.org/officeDocument/2006/relationships/package" Target="embeddings/Microsoft_Visio___23.vsdx"/><Relationship Id="rId97" Type="http://schemas.openxmlformats.org/officeDocument/2006/relationships/package" Target="embeddings/Microsoft_Visio___32.vsdx"/><Relationship Id="rId104" Type="http://schemas.openxmlformats.org/officeDocument/2006/relationships/header" Target="header9.xml"/><Relationship Id="rId7" Type="http://schemas.openxmlformats.org/officeDocument/2006/relationships/endnotes" Target="endnotes.xml"/><Relationship Id="rId71" Type="http://schemas.openxmlformats.org/officeDocument/2006/relationships/package" Target="embeddings/Microsoft_Visio___21.vsdx"/><Relationship Id="rId92" Type="http://schemas.openxmlformats.org/officeDocument/2006/relationships/package" Target="embeddings/Microsoft_Visio___30.vsdx"/><Relationship Id="rId2" Type="http://schemas.openxmlformats.org/officeDocument/2006/relationships/numbering" Target="numbering.xml"/><Relationship Id="rId29" Type="http://schemas.openxmlformats.org/officeDocument/2006/relationships/package" Target="embeddings/Microsoft_Visio___2.vsdx"/><Relationship Id="rId24" Type="http://schemas.openxmlformats.org/officeDocument/2006/relationships/package" Target="embeddings/Microsoft_Visio___.vsdx"/><Relationship Id="rId40" Type="http://schemas.openxmlformats.org/officeDocument/2006/relationships/image" Target="media/image13.emf"/><Relationship Id="rId45" Type="http://schemas.openxmlformats.org/officeDocument/2006/relationships/image" Target="media/image16.emf"/><Relationship Id="rId66" Type="http://schemas.openxmlformats.org/officeDocument/2006/relationships/image" Target="media/image27.emf"/><Relationship Id="rId87" Type="http://schemas.openxmlformats.org/officeDocument/2006/relationships/image" Target="media/image37.emf"/><Relationship Id="rId110" Type="http://schemas.openxmlformats.org/officeDocument/2006/relationships/hyperlink" Target="https://pdfbox.apache.org/,PDFBox" TargetMode="External"/><Relationship Id="rId115" Type="http://schemas.openxmlformats.org/officeDocument/2006/relationships/fontTable" Target="fontTable.xml"/><Relationship Id="rId61" Type="http://schemas.openxmlformats.org/officeDocument/2006/relationships/package" Target="embeddings/Microsoft_Visio___16.vsdx"/><Relationship Id="rId82" Type="http://schemas.openxmlformats.org/officeDocument/2006/relationships/header" Target="header8.xml"/><Relationship Id="rId19" Type="http://schemas.openxmlformats.org/officeDocument/2006/relationships/image" Target="media/image3.emf"/><Relationship Id="rId14" Type="http://schemas.openxmlformats.org/officeDocument/2006/relationships/footer" Target="footer3.xml"/><Relationship Id="rId30" Type="http://schemas.openxmlformats.org/officeDocument/2006/relationships/image" Target="media/image8.emf"/><Relationship Id="rId35" Type="http://schemas.openxmlformats.org/officeDocument/2006/relationships/package" Target="embeddings/Microsoft_Visio___5.vsdx"/><Relationship Id="rId56" Type="http://schemas.openxmlformats.org/officeDocument/2006/relationships/image" Target="media/image22.emf"/><Relationship Id="rId77" Type="http://schemas.openxmlformats.org/officeDocument/2006/relationships/image" Target="media/image33.emf"/><Relationship Id="rId100" Type="http://schemas.openxmlformats.org/officeDocument/2006/relationships/chart" Target="charts/chart3.xml"/><Relationship Id="rId105" Type="http://schemas.openxmlformats.org/officeDocument/2006/relationships/header" Target="header10.xml"/><Relationship Id="rId8" Type="http://schemas.openxmlformats.org/officeDocument/2006/relationships/image" Target="media/image1.jpeg"/><Relationship Id="rId51" Type="http://schemas.openxmlformats.org/officeDocument/2006/relationships/package" Target="embeddings/Microsoft_Visio___12.vsdx"/><Relationship Id="rId72" Type="http://schemas.openxmlformats.org/officeDocument/2006/relationships/image" Target="media/image30.emf"/><Relationship Id="rId93" Type="http://schemas.openxmlformats.org/officeDocument/2006/relationships/image" Target="media/image40.png"/><Relationship Id="rId98" Type="http://schemas.openxmlformats.org/officeDocument/2006/relationships/chart" Target="charts/chart1.xml"/><Relationship Id="rId3" Type="http://schemas.openxmlformats.org/officeDocument/2006/relationships/styles" Target="styles.xml"/><Relationship Id="rId25" Type="http://schemas.openxmlformats.org/officeDocument/2006/relationships/image" Target="media/image6.emf"/><Relationship Id="rId46" Type="http://schemas.openxmlformats.org/officeDocument/2006/relationships/package" Target="embeddings/Microsoft_Visio___10.vsdx"/><Relationship Id="rId67" Type="http://schemas.openxmlformats.org/officeDocument/2006/relationships/package" Target="embeddings/Microsoft_Visio___19.vsdx"/><Relationship Id="rId116" Type="http://schemas.microsoft.com/office/2011/relationships/people" Target="people.xml"/><Relationship Id="rId20" Type="http://schemas.openxmlformats.org/officeDocument/2006/relationships/oleObject" Target="embeddings/Microsoft_Visio_2003-2010___.vsd"/><Relationship Id="rId41" Type="http://schemas.openxmlformats.org/officeDocument/2006/relationships/package" Target="embeddings/Microsoft_Visio___8.vsdx"/><Relationship Id="rId62" Type="http://schemas.openxmlformats.org/officeDocument/2006/relationships/image" Target="media/image25.emf"/><Relationship Id="rId83" Type="http://schemas.openxmlformats.org/officeDocument/2006/relationships/image" Target="media/image35.emf"/><Relationship Id="rId88" Type="http://schemas.openxmlformats.org/officeDocument/2006/relationships/package" Target="embeddings/Microsoft_Visio___28.vsdx"/><Relationship Id="rId111" Type="http://schemas.openxmlformats.org/officeDocument/2006/relationships/header" Target="header11.xml"/><Relationship Id="rId15" Type="http://schemas.openxmlformats.org/officeDocument/2006/relationships/header" Target="header3.xml"/><Relationship Id="rId36" Type="http://schemas.openxmlformats.org/officeDocument/2006/relationships/image" Target="media/image11.emf"/><Relationship Id="rId57" Type="http://schemas.openxmlformats.org/officeDocument/2006/relationships/package" Target="embeddings/Microsoft_Visio___14.vsdx"/><Relationship Id="rId106" Type="http://schemas.openxmlformats.org/officeDocument/2006/relationships/hyperlink" Target="https://www.google.com/,google" TargetMode="External"/></Relationships>
</file>

<file path=word/charts/_rels/chart1.xml.rels><?xml version="1.0" encoding="UTF-8" standalone="yes"?>
<Relationships xmlns="http://schemas.openxmlformats.org/package/2006/relationships"><Relationship Id="rId2" Type="http://schemas.openxmlformats.org/officeDocument/2006/relationships/package" Target="../embeddings/Microsoft_Excel____.xlsx"/><Relationship Id="rId1" Type="http://schemas.openxmlformats.org/officeDocument/2006/relationships/themeOverride" Target="../theme/themeOverride1.xml"/></Relationships>
</file>

<file path=word/charts/_rels/chart2.xml.rels><?xml version="1.0" encoding="UTF-8" standalone="yes"?>
<Relationships xmlns="http://schemas.openxmlformats.org/package/2006/relationships"><Relationship Id="rId2" Type="http://schemas.openxmlformats.org/officeDocument/2006/relationships/package" Target="../embeddings/Microsoft_Excel____33.xlsx"/><Relationship Id="rId1" Type="http://schemas.openxmlformats.org/officeDocument/2006/relationships/themeOverride" Target="../theme/themeOverride2.xml"/></Relationships>
</file>

<file path=word/charts/_rels/chart3.xml.rels><?xml version="1.0" encoding="UTF-8" standalone="yes"?>
<Relationships xmlns="http://schemas.openxmlformats.org/package/2006/relationships"><Relationship Id="rId2" Type="http://schemas.openxmlformats.org/officeDocument/2006/relationships/package" Target="../embeddings/Microsoft_Excel____34.xlsx"/><Relationship Id="rId1" Type="http://schemas.openxmlformats.org/officeDocument/2006/relationships/themeOverride" Target="../theme/themeOverrid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1" b="0" i="0" u="none" strike="noStrike" kern="1200" spc="0" baseline="0">
                <a:solidFill>
                  <a:schemeClr val="tx1">
                    <a:lumMod val="65000"/>
                    <a:lumOff val="35000"/>
                  </a:schemeClr>
                </a:solidFill>
                <a:latin typeface="+mn-lt"/>
                <a:ea typeface="+mn-ea"/>
                <a:cs typeface="+mn-cs"/>
              </a:defRPr>
            </a:pPr>
            <a:r>
              <a:rPr lang="zh-CN" altLang="en-US"/>
              <a:t>各季度财报解析查全率柱状分布图</a:t>
            </a:r>
          </a:p>
        </c:rich>
      </c:tx>
      <c:overlay val="0"/>
      <c:spPr>
        <a:noFill/>
        <a:ln>
          <a:noFill/>
        </a:ln>
        <a:effectLst/>
      </c:spPr>
    </c:title>
    <c:autoTitleDeleted val="0"/>
    <c:plotArea>
      <c:layout/>
      <c:barChart>
        <c:barDir val="col"/>
        <c:grouping val="clustered"/>
        <c:varyColors val="0"/>
        <c:ser>
          <c:idx val="0"/>
          <c:order val="0"/>
          <c:tx>
            <c:strRef>
              <c:f>Sheet1!$B$1</c:f>
              <c:strCache>
                <c:ptCount val="1"/>
                <c:pt idx="0">
                  <c:v>财报数量</c:v>
                </c:pt>
              </c:strCache>
            </c:strRef>
          </c:tx>
          <c:spPr>
            <a:solidFill>
              <a:schemeClr val="accent1"/>
            </a:solidFill>
            <a:ln>
              <a:noFill/>
            </a:ln>
            <a:effectLst/>
          </c:spPr>
          <c:invertIfNegative val="0"/>
          <c:cat>
            <c:strRef>
              <c:f>Sheet1!$A$2:$A$5</c:f>
              <c:strCache>
                <c:ptCount val="4"/>
                <c:pt idx="0">
                  <c:v>一季度</c:v>
                </c:pt>
                <c:pt idx="1">
                  <c:v>半年报</c:v>
                </c:pt>
                <c:pt idx="2">
                  <c:v>三季度</c:v>
                </c:pt>
                <c:pt idx="3">
                  <c:v>全年报</c:v>
                </c:pt>
              </c:strCache>
            </c:strRef>
          </c:cat>
          <c:val>
            <c:numRef>
              <c:f>Sheet1!$B$2:$B$5</c:f>
              <c:numCache>
                <c:formatCode>General</c:formatCode>
                <c:ptCount val="4"/>
                <c:pt idx="0">
                  <c:v>4937</c:v>
                </c:pt>
                <c:pt idx="1">
                  <c:v>4986</c:v>
                </c:pt>
                <c:pt idx="2">
                  <c:v>5040</c:v>
                </c:pt>
                <c:pt idx="3">
                  <c:v>4975</c:v>
                </c:pt>
              </c:numCache>
            </c:numRef>
          </c:val>
          <c:extLst>
            <c:ext xmlns:c16="http://schemas.microsoft.com/office/drawing/2014/chart" uri="{C3380CC4-5D6E-409C-BE32-E72D297353CC}">
              <c16:uniqueId val="{00000000-2055-4F57-AAC1-731BDCA46067}"/>
            </c:ext>
          </c:extLst>
        </c:ser>
        <c:ser>
          <c:idx val="1"/>
          <c:order val="1"/>
          <c:tx>
            <c:strRef>
              <c:f>Sheet1!$C$1</c:f>
              <c:strCache>
                <c:ptCount val="1"/>
                <c:pt idx="0">
                  <c:v>解析数量</c:v>
                </c:pt>
              </c:strCache>
            </c:strRef>
          </c:tx>
          <c:spPr>
            <a:solidFill>
              <a:schemeClr val="accent2"/>
            </a:solidFill>
            <a:ln>
              <a:noFill/>
            </a:ln>
            <a:effectLst/>
          </c:spPr>
          <c:invertIfNegative val="0"/>
          <c:cat>
            <c:strRef>
              <c:f>Sheet1!$A$2:$A$5</c:f>
              <c:strCache>
                <c:ptCount val="4"/>
                <c:pt idx="0">
                  <c:v>一季度</c:v>
                </c:pt>
                <c:pt idx="1">
                  <c:v>半年报</c:v>
                </c:pt>
                <c:pt idx="2">
                  <c:v>三季度</c:v>
                </c:pt>
                <c:pt idx="3">
                  <c:v>全年报</c:v>
                </c:pt>
              </c:strCache>
            </c:strRef>
          </c:cat>
          <c:val>
            <c:numRef>
              <c:f>Sheet1!$C$2:$C$5</c:f>
              <c:numCache>
                <c:formatCode>General</c:formatCode>
                <c:ptCount val="4"/>
                <c:pt idx="0">
                  <c:v>3028</c:v>
                </c:pt>
                <c:pt idx="1">
                  <c:v>3087</c:v>
                </c:pt>
                <c:pt idx="2">
                  <c:v>4468</c:v>
                </c:pt>
                <c:pt idx="3">
                  <c:v>3255</c:v>
                </c:pt>
              </c:numCache>
            </c:numRef>
          </c:val>
          <c:extLst>
            <c:ext xmlns:c16="http://schemas.microsoft.com/office/drawing/2014/chart" uri="{C3380CC4-5D6E-409C-BE32-E72D297353CC}">
              <c16:uniqueId val="{00000001-2055-4F57-AAC1-731BDCA46067}"/>
            </c:ext>
          </c:extLst>
        </c:ser>
        <c:dLbls>
          <c:showLegendKey val="0"/>
          <c:showVal val="0"/>
          <c:showCatName val="0"/>
          <c:showSerName val="0"/>
          <c:showPercent val="0"/>
          <c:showBubbleSize val="0"/>
        </c:dLbls>
        <c:gapWidth val="219"/>
        <c:overlap val="-27"/>
        <c:axId val="212364448"/>
        <c:axId val="212365008"/>
      </c:barChart>
      <c:lineChart>
        <c:grouping val="standard"/>
        <c:varyColors val="0"/>
        <c:ser>
          <c:idx val="2"/>
          <c:order val="2"/>
          <c:tx>
            <c:strRef>
              <c:f>Sheet1!$D$1</c:f>
              <c:strCache>
                <c:ptCount val="1"/>
                <c:pt idx="0">
                  <c:v>解析率</c:v>
                </c:pt>
              </c:strCache>
            </c:strRef>
          </c:tx>
          <c:spPr>
            <a:ln w="28586" cap="rnd">
              <a:solidFill>
                <a:schemeClr val="accent3"/>
              </a:solidFill>
              <a:round/>
            </a:ln>
            <a:effectLst/>
          </c:spPr>
          <c:marker>
            <c:symbol val="none"/>
          </c:marker>
          <c:cat>
            <c:strRef>
              <c:f>Sheet1!$A$2:$A$5</c:f>
              <c:strCache>
                <c:ptCount val="4"/>
                <c:pt idx="0">
                  <c:v>一季度</c:v>
                </c:pt>
                <c:pt idx="1">
                  <c:v>半年报</c:v>
                </c:pt>
                <c:pt idx="2">
                  <c:v>三季度</c:v>
                </c:pt>
                <c:pt idx="3">
                  <c:v>全年报</c:v>
                </c:pt>
              </c:strCache>
            </c:strRef>
          </c:cat>
          <c:val>
            <c:numRef>
              <c:f>Sheet1!$D$2:$D$5</c:f>
              <c:numCache>
                <c:formatCode>0.00%</c:formatCode>
                <c:ptCount val="4"/>
                <c:pt idx="0">
                  <c:v>0.61329999999999996</c:v>
                </c:pt>
                <c:pt idx="1">
                  <c:v>0.61909999999999998</c:v>
                </c:pt>
                <c:pt idx="2">
                  <c:v>0.88649999999999995</c:v>
                </c:pt>
                <c:pt idx="3">
                  <c:v>0.6542</c:v>
                </c:pt>
              </c:numCache>
            </c:numRef>
          </c:val>
          <c:smooth val="0"/>
          <c:extLst>
            <c:ext xmlns:c16="http://schemas.microsoft.com/office/drawing/2014/chart" uri="{C3380CC4-5D6E-409C-BE32-E72D297353CC}">
              <c16:uniqueId val="{00000002-2055-4F57-AAC1-731BDCA46067}"/>
            </c:ext>
          </c:extLst>
        </c:ser>
        <c:dLbls>
          <c:showLegendKey val="0"/>
          <c:showVal val="0"/>
          <c:showCatName val="0"/>
          <c:showSerName val="0"/>
          <c:showPercent val="0"/>
          <c:showBubbleSize val="0"/>
        </c:dLbls>
        <c:marker val="1"/>
        <c:smooth val="0"/>
        <c:axId val="212365568"/>
        <c:axId val="212366128"/>
      </c:lineChart>
      <c:catAx>
        <c:axId val="212364448"/>
        <c:scaling>
          <c:orientation val="minMax"/>
        </c:scaling>
        <c:delete val="0"/>
        <c:axPos val="b"/>
        <c:numFmt formatCode="General" sourceLinked="1"/>
        <c:majorTickMark val="none"/>
        <c:minorTickMark val="none"/>
        <c:tickLblPos val="nextTo"/>
        <c:spPr>
          <a:noFill/>
          <a:ln w="9529"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12365008"/>
        <c:crosses val="autoZero"/>
        <c:auto val="1"/>
        <c:lblAlgn val="ctr"/>
        <c:lblOffset val="100"/>
        <c:noMultiLvlLbl val="0"/>
      </c:catAx>
      <c:valAx>
        <c:axId val="212365008"/>
        <c:scaling>
          <c:orientation val="minMax"/>
        </c:scaling>
        <c:delete val="0"/>
        <c:axPos val="l"/>
        <c:majorGridlines>
          <c:spPr>
            <a:ln w="9529"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12364448"/>
        <c:crosses val="autoZero"/>
        <c:crossBetween val="between"/>
      </c:valAx>
      <c:catAx>
        <c:axId val="212365568"/>
        <c:scaling>
          <c:orientation val="minMax"/>
        </c:scaling>
        <c:delete val="1"/>
        <c:axPos val="b"/>
        <c:numFmt formatCode="General" sourceLinked="1"/>
        <c:majorTickMark val="out"/>
        <c:minorTickMark val="none"/>
        <c:tickLblPos val="nextTo"/>
        <c:crossAx val="212366128"/>
        <c:crosses val="autoZero"/>
        <c:auto val="1"/>
        <c:lblAlgn val="ctr"/>
        <c:lblOffset val="100"/>
        <c:noMultiLvlLbl val="0"/>
      </c:catAx>
      <c:valAx>
        <c:axId val="212366128"/>
        <c:scaling>
          <c:orientation val="minMax"/>
        </c:scaling>
        <c:delete val="0"/>
        <c:axPos val="r"/>
        <c:numFmt formatCode="0.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12365568"/>
        <c:crosses val="max"/>
        <c:crossBetween val="between"/>
      </c:valAx>
      <c:spPr>
        <a:noFill/>
        <a:ln w="25409">
          <a:noFill/>
        </a:ln>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9" cap="flat" cmpd="sng" algn="ctr">
      <a:solidFill>
        <a:schemeClr val="tx1">
          <a:lumMod val="15000"/>
          <a:lumOff val="85000"/>
        </a:schemeClr>
      </a:solidFill>
      <a:round/>
    </a:ln>
    <a:effectLst/>
  </c:spPr>
  <c:txPr>
    <a:bodyPr/>
    <a:lstStyle/>
    <a:p>
      <a:pPr>
        <a:defRPr/>
      </a:pPr>
      <a:endParaRPr lang="zh-CN"/>
    </a:p>
  </c:txPr>
  <c:externalData r:id="rId2">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801" b="1" i="0" u="none" strike="noStrike" kern="1200" baseline="0">
                <a:solidFill>
                  <a:schemeClr val="dk1">
                    <a:lumMod val="75000"/>
                    <a:lumOff val="25000"/>
                  </a:schemeClr>
                </a:solidFill>
                <a:latin typeface="+mn-lt"/>
                <a:ea typeface="+mn-ea"/>
                <a:cs typeface="+mn-cs"/>
              </a:defRPr>
            </a:pPr>
            <a:r>
              <a:rPr lang="zh-CN"/>
              <a:t>未解析表格</a:t>
            </a:r>
            <a:r>
              <a:rPr lang="zh-CN" altLang="en-US"/>
              <a:t>统计情况</a:t>
            </a:r>
            <a:endParaRPr lang="zh-CN"/>
          </a:p>
        </c:rich>
      </c:tx>
      <c:overlay val="0"/>
      <c:spPr>
        <a:noFill/>
        <a:ln>
          <a:noFill/>
        </a:ln>
        <a:effectLst/>
      </c:spPr>
    </c:title>
    <c:autoTitleDeleted val="0"/>
    <c:plotArea>
      <c:layout/>
      <c:pieChart>
        <c:varyColors val="1"/>
        <c:ser>
          <c:idx val="0"/>
          <c:order val="0"/>
          <c:tx>
            <c:strRef>
              <c:f>Sheet1!$B$1</c:f>
              <c:strCache>
                <c:ptCount val="1"/>
                <c:pt idx="0">
                  <c:v>百分占比</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0E2B-4251-BAFD-FFBD0AA5DF70}"/>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0E2B-4251-BAFD-FFBD0AA5DF70}"/>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0E2B-4251-BAFD-FFBD0AA5DF70}"/>
              </c:ext>
            </c:extLst>
          </c:dPt>
          <c:dLbls>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zh-CN"/>
              </a:p>
            </c:txPr>
            <c:dLblPos val="ctr"/>
            <c:showLegendKey val="0"/>
            <c:showVal val="0"/>
            <c:showCatName val="0"/>
            <c:showSerName val="0"/>
            <c:showPercent val="1"/>
            <c:showBubbleSize val="0"/>
            <c:showLeaderLines val="1"/>
            <c:leaderLines>
              <c:spPr>
                <a:ln w="9529">
                  <a:solidFill>
                    <a:schemeClr val="dk1">
                      <a:lumMod val="50000"/>
                      <a:lumOff val="50000"/>
                    </a:schemeClr>
                  </a:solidFill>
                </a:ln>
                <a:effectLst/>
              </c:spPr>
            </c:leaderLines>
            <c:extLst>
              <c:ext xmlns:c15="http://schemas.microsoft.com/office/drawing/2012/chart" uri="{CE6537A1-D6FC-4f65-9D91-7224C49458BB}"/>
            </c:extLst>
          </c:dLbls>
          <c:cat>
            <c:strRef>
              <c:f>Sheet1!$A$2:$A$4</c:f>
              <c:strCache>
                <c:ptCount val="3"/>
                <c:pt idx="0">
                  <c:v>无框线表格</c:v>
                </c:pt>
                <c:pt idx="1">
                  <c:v>图片类表格</c:v>
                </c:pt>
                <c:pt idx="2">
                  <c:v>不规范表格</c:v>
                </c:pt>
              </c:strCache>
            </c:strRef>
          </c:cat>
          <c:val>
            <c:numRef>
              <c:f>Sheet1!$B$2:$B$4</c:f>
              <c:numCache>
                <c:formatCode>0.00%</c:formatCode>
                <c:ptCount val="3"/>
                <c:pt idx="0">
                  <c:v>0.6542</c:v>
                </c:pt>
                <c:pt idx="1">
                  <c:v>0.20119999999999999</c:v>
                </c:pt>
                <c:pt idx="2">
                  <c:v>0.14460000000000001</c:v>
                </c:pt>
              </c:numCache>
            </c:numRef>
          </c:val>
          <c:extLst>
            <c:ext xmlns:c16="http://schemas.microsoft.com/office/drawing/2014/chart" uri="{C3380CC4-5D6E-409C-BE32-E72D297353CC}">
              <c16:uniqueId val="{00000006-0E2B-4251-BAFD-FFBD0AA5DF70}"/>
            </c:ext>
          </c:extLst>
        </c:ser>
        <c:dLbls>
          <c:showLegendKey val="0"/>
          <c:showVal val="0"/>
          <c:showCatName val="0"/>
          <c:showSerName val="0"/>
          <c:showPercent val="0"/>
          <c:showBubbleSize val="0"/>
          <c:showLeaderLines val="1"/>
        </c:dLbls>
        <c:firstSliceAng val="0"/>
      </c:pieChart>
      <c:spPr>
        <a:noFill/>
        <a:ln w="25409">
          <a:noFill/>
        </a:ln>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zh-CN"/>
        </a:p>
      </c:txPr>
    </c:legend>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9" cap="flat" cmpd="sng" algn="ctr">
      <a:solidFill>
        <a:schemeClr val="dk1">
          <a:lumMod val="25000"/>
          <a:lumOff val="75000"/>
        </a:schemeClr>
      </a:solidFill>
      <a:round/>
    </a:ln>
    <a:effectLst/>
  </c:spPr>
  <c:txPr>
    <a:bodyPr/>
    <a:lstStyle/>
    <a:p>
      <a:pPr>
        <a:defRPr/>
      </a:pPr>
      <a:endParaRPr lang="zh-CN"/>
    </a:p>
  </c:txPr>
  <c:externalData r:id="rId2">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1" b="0" i="0" u="none" strike="noStrike" kern="1200" spc="0" baseline="0">
                <a:solidFill>
                  <a:schemeClr val="tx1">
                    <a:lumMod val="65000"/>
                    <a:lumOff val="35000"/>
                  </a:schemeClr>
                </a:solidFill>
                <a:latin typeface="+mn-lt"/>
                <a:ea typeface="+mn-ea"/>
                <a:cs typeface="+mn-cs"/>
              </a:defRPr>
            </a:pPr>
            <a:r>
              <a:rPr lang="zh-CN" altLang="en-US"/>
              <a:t>各季度财报解析查准率柱状分布图</a:t>
            </a:r>
          </a:p>
        </c:rich>
      </c:tx>
      <c:overlay val="0"/>
      <c:spPr>
        <a:noFill/>
        <a:ln>
          <a:noFill/>
        </a:ln>
        <a:effectLst/>
      </c:spPr>
    </c:title>
    <c:autoTitleDeleted val="0"/>
    <c:plotArea>
      <c:layout/>
      <c:barChart>
        <c:barDir val="col"/>
        <c:grouping val="clustered"/>
        <c:varyColors val="0"/>
        <c:ser>
          <c:idx val="0"/>
          <c:order val="0"/>
          <c:tx>
            <c:strRef>
              <c:f>Sheet1!$B$1</c:f>
              <c:strCache>
                <c:ptCount val="1"/>
                <c:pt idx="0">
                  <c:v>解析数量</c:v>
                </c:pt>
              </c:strCache>
            </c:strRef>
          </c:tx>
          <c:spPr>
            <a:solidFill>
              <a:schemeClr val="accent1"/>
            </a:solidFill>
            <a:ln>
              <a:noFill/>
            </a:ln>
            <a:effectLst/>
          </c:spPr>
          <c:invertIfNegative val="0"/>
          <c:cat>
            <c:strRef>
              <c:f>Sheet1!$A$2:$A$5</c:f>
              <c:strCache>
                <c:ptCount val="4"/>
                <c:pt idx="0">
                  <c:v>一季度</c:v>
                </c:pt>
                <c:pt idx="1">
                  <c:v>半年报</c:v>
                </c:pt>
                <c:pt idx="2">
                  <c:v>三季度</c:v>
                </c:pt>
                <c:pt idx="3">
                  <c:v>全年报</c:v>
                </c:pt>
              </c:strCache>
            </c:strRef>
          </c:cat>
          <c:val>
            <c:numRef>
              <c:f>Sheet1!$B$2:$B$5</c:f>
              <c:numCache>
                <c:formatCode>General</c:formatCode>
                <c:ptCount val="4"/>
                <c:pt idx="0">
                  <c:v>3028</c:v>
                </c:pt>
                <c:pt idx="1">
                  <c:v>3087</c:v>
                </c:pt>
                <c:pt idx="2">
                  <c:v>4468</c:v>
                </c:pt>
                <c:pt idx="3">
                  <c:v>3255</c:v>
                </c:pt>
              </c:numCache>
            </c:numRef>
          </c:val>
          <c:extLst>
            <c:ext xmlns:c16="http://schemas.microsoft.com/office/drawing/2014/chart" uri="{C3380CC4-5D6E-409C-BE32-E72D297353CC}">
              <c16:uniqueId val="{00000000-FCA9-4DEE-964C-A7FE80363A9A}"/>
            </c:ext>
          </c:extLst>
        </c:ser>
        <c:ser>
          <c:idx val="1"/>
          <c:order val="1"/>
          <c:tx>
            <c:strRef>
              <c:f>Sheet1!$C$1</c:f>
              <c:strCache>
                <c:ptCount val="1"/>
                <c:pt idx="0">
                  <c:v>准确数量</c:v>
                </c:pt>
              </c:strCache>
            </c:strRef>
          </c:tx>
          <c:spPr>
            <a:solidFill>
              <a:schemeClr val="accent2"/>
            </a:solidFill>
            <a:ln>
              <a:noFill/>
            </a:ln>
            <a:effectLst/>
          </c:spPr>
          <c:invertIfNegative val="0"/>
          <c:cat>
            <c:strRef>
              <c:f>Sheet1!$A$2:$A$5</c:f>
              <c:strCache>
                <c:ptCount val="4"/>
                <c:pt idx="0">
                  <c:v>一季度</c:v>
                </c:pt>
                <c:pt idx="1">
                  <c:v>半年报</c:v>
                </c:pt>
                <c:pt idx="2">
                  <c:v>三季度</c:v>
                </c:pt>
                <c:pt idx="3">
                  <c:v>全年报</c:v>
                </c:pt>
              </c:strCache>
            </c:strRef>
          </c:cat>
          <c:val>
            <c:numRef>
              <c:f>Sheet1!$C$2:$C$5</c:f>
              <c:numCache>
                <c:formatCode>General</c:formatCode>
                <c:ptCount val="4"/>
                <c:pt idx="0">
                  <c:v>2663</c:v>
                </c:pt>
                <c:pt idx="1">
                  <c:v>2598</c:v>
                </c:pt>
                <c:pt idx="2">
                  <c:v>3971</c:v>
                </c:pt>
                <c:pt idx="3">
                  <c:v>2803</c:v>
                </c:pt>
              </c:numCache>
            </c:numRef>
          </c:val>
          <c:extLst>
            <c:ext xmlns:c16="http://schemas.microsoft.com/office/drawing/2014/chart" uri="{C3380CC4-5D6E-409C-BE32-E72D297353CC}">
              <c16:uniqueId val="{00000001-FCA9-4DEE-964C-A7FE80363A9A}"/>
            </c:ext>
          </c:extLst>
        </c:ser>
        <c:dLbls>
          <c:showLegendKey val="0"/>
          <c:showVal val="0"/>
          <c:showCatName val="0"/>
          <c:showSerName val="0"/>
          <c:showPercent val="0"/>
          <c:showBubbleSize val="0"/>
        </c:dLbls>
        <c:gapWidth val="219"/>
        <c:overlap val="-27"/>
        <c:axId val="212371168"/>
        <c:axId val="212371728"/>
      </c:barChart>
      <c:lineChart>
        <c:grouping val="standard"/>
        <c:varyColors val="0"/>
        <c:ser>
          <c:idx val="2"/>
          <c:order val="2"/>
          <c:tx>
            <c:strRef>
              <c:f>Sheet1!$D$1</c:f>
              <c:strCache>
                <c:ptCount val="1"/>
                <c:pt idx="0">
                  <c:v>查准率</c:v>
                </c:pt>
              </c:strCache>
            </c:strRef>
          </c:tx>
          <c:spPr>
            <a:ln w="28586" cap="rnd">
              <a:solidFill>
                <a:schemeClr val="accent3"/>
              </a:solidFill>
              <a:round/>
            </a:ln>
            <a:effectLst/>
          </c:spPr>
          <c:marker>
            <c:symbol val="none"/>
          </c:marker>
          <c:cat>
            <c:strRef>
              <c:f>Sheet1!$A$2:$A$5</c:f>
              <c:strCache>
                <c:ptCount val="4"/>
                <c:pt idx="0">
                  <c:v>一季度</c:v>
                </c:pt>
                <c:pt idx="1">
                  <c:v>半年报</c:v>
                </c:pt>
                <c:pt idx="2">
                  <c:v>三季度</c:v>
                </c:pt>
                <c:pt idx="3">
                  <c:v>全年报</c:v>
                </c:pt>
              </c:strCache>
            </c:strRef>
          </c:cat>
          <c:val>
            <c:numRef>
              <c:f>Sheet1!$D$2:$D$5</c:f>
              <c:numCache>
                <c:formatCode>0.00%</c:formatCode>
                <c:ptCount val="4"/>
                <c:pt idx="0">
                  <c:v>0.87939999999999996</c:v>
                </c:pt>
                <c:pt idx="1">
                  <c:v>0.84160000000000001</c:v>
                </c:pt>
                <c:pt idx="2">
                  <c:v>0.88870000000000005</c:v>
                </c:pt>
                <c:pt idx="3">
                  <c:v>0.86109999999999998</c:v>
                </c:pt>
              </c:numCache>
            </c:numRef>
          </c:val>
          <c:smooth val="0"/>
          <c:extLst>
            <c:ext xmlns:c16="http://schemas.microsoft.com/office/drawing/2014/chart" uri="{C3380CC4-5D6E-409C-BE32-E72D297353CC}">
              <c16:uniqueId val="{00000002-FCA9-4DEE-964C-A7FE80363A9A}"/>
            </c:ext>
          </c:extLst>
        </c:ser>
        <c:dLbls>
          <c:showLegendKey val="0"/>
          <c:showVal val="0"/>
          <c:showCatName val="0"/>
          <c:showSerName val="0"/>
          <c:showPercent val="0"/>
          <c:showBubbleSize val="0"/>
        </c:dLbls>
        <c:marker val="1"/>
        <c:smooth val="0"/>
        <c:axId val="212372288"/>
        <c:axId val="212372848"/>
      </c:lineChart>
      <c:catAx>
        <c:axId val="212371168"/>
        <c:scaling>
          <c:orientation val="minMax"/>
        </c:scaling>
        <c:delete val="0"/>
        <c:axPos val="b"/>
        <c:numFmt formatCode="General" sourceLinked="1"/>
        <c:majorTickMark val="none"/>
        <c:minorTickMark val="none"/>
        <c:tickLblPos val="nextTo"/>
        <c:spPr>
          <a:noFill/>
          <a:ln w="9529"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12371728"/>
        <c:crosses val="autoZero"/>
        <c:auto val="1"/>
        <c:lblAlgn val="ctr"/>
        <c:lblOffset val="100"/>
        <c:noMultiLvlLbl val="0"/>
      </c:catAx>
      <c:valAx>
        <c:axId val="212371728"/>
        <c:scaling>
          <c:orientation val="minMax"/>
        </c:scaling>
        <c:delete val="0"/>
        <c:axPos val="l"/>
        <c:majorGridlines>
          <c:spPr>
            <a:ln w="9529"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12371168"/>
        <c:crosses val="autoZero"/>
        <c:crossBetween val="between"/>
      </c:valAx>
      <c:catAx>
        <c:axId val="212372288"/>
        <c:scaling>
          <c:orientation val="minMax"/>
        </c:scaling>
        <c:delete val="1"/>
        <c:axPos val="b"/>
        <c:numFmt formatCode="General" sourceLinked="1"/>
        <c:majorTickMark val="out"/>
        <c:minorTickMark val="none"/>
        <c:tickLblPos val="nextTo"/>
        <c:crossAx val="212372848"/>
        <c:crosses val="autoZero"/>
        <c:auto val="1"/>
        <c:lblAlgn val="ctr"/>
        <c:lblOffset val="100"/>
        <c:noMultiLvlLbl val="0"/>
      </c:catAx>
      <c:valAx>
        <c:axId val="212372848"/>
        <c:scaling>
          <c:orientation val="minMax"/>
          <c:min val="0.6100000000000001"/>
        </c:scaling>
        <c:delete val="0"/>
        <c:axPos val="r"/>
        <c:numFmt formatCode="0.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12372288"/>
        <c:crosses val="max"/>
        <c:crossBetween val="between"/>
      </c:valAx>
      <c:spPr>
        <a:noFill/>
        <a:ln w="25409">
          <a:noFill/>
        </a:ln>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9" cap="flat" cmpd="sng" algn="ctr">
      <a:solidFill>
        <a:schemeClr val="tx1">
          <a:lumMod val="15000"/>
          <a:lumOff val="85000"/>
        </a:schemeClr>
      </a:solidFill>
      <a:round/>
    </a:ln>
    <a:effectLst/>
  </c:spPr>
  <c:txPr>
    <a:bodyPr/>
    <a:lstStyle/>
    <a:p>
      <a:pPr>
        <a:defRPr/>
      </a:pPr>
      <a:endParaRPr lang="zh-CN"/>
    </a:p>
  </c:txPr>
  <c:externalData r:id="rId2">
    <c:autoUpdate val="0"/>
  </c:externalData>
</c:chartSpac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27B9F6-2970-4CA8-8261-A641D1EB29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353</TotalTime>
  <Pages>74</Pages>
  <Words>8192</Words>
  <Characters>46701</Characters>
  <Application>Microsoft Office Word</Application>
  <DocSecurity>0</DocSecurity>
  <PresentationFormat/>
  <Lines>389</Lines>
  <Paragraphs>109</Paragraphs>
  <Slides>0</Slides>
  <Notes>0</Notes>
  <HiddenSlides>0</HiddenSlides>
  <MMClips>0</MMClips>
  <ScaleCrop>false</ScaleCrop>
  <Company>pku-cis</Company>
  <LinksUpToDate>false</LinksUpToDate>
  <CharactersWithSpaces>54784</CharactersWithSpaces>
  <SharedDoc>false</SharedDoc>
  <HLinks>
    <vt:vector size="336" baseType="variant">
      <vt:variant>
        <vt:i4>1638458</vt:i4>
      </vt:variant>
      <vt:variant>
        <vt:i4>332</vt:i4>
      </vt:variant>
      <vt:variant>
        <vt:i4>0</vt:i4>
      </vt:variant>
      <vt:variant>
        <vt:i4>5</vt:i4>
      </vt:variant>
      <vt:variant>
        <vt:lpwstr/>
      </vt:variant>
      <vt:variant>
        <vt:lpwstr>_Toc402947803</vt:lpwstr>
      </vt:variant>
      <vt:variant>
        <vt:i4>1638458</vt:i4>
      </vt:variant>
      <vt:variant>
        <vt:i4>326</vt:i4>
      </vt:variant>
      <vt:variant>
        <vt:i4>0</vt:i4>
      </vt:variant>
      <vt:variant>
        <vt:i4>5</vt:i4>
      </vt:variant>
      <vt:variant>
        <vt:lpwstr/>
      </vt:variant>
      <vt:variant>
        <vt:lpwstr>_Toc402947802</vt:lpwstr>
      </vt:variant>
      <vt:variant>
        <vt:i4>1638458</vt:i4>
      </vt:variant>
      <vt:variant>
        <vt:i4>320</vt:i4>
      </vt:variant>
      <vt:variant>
        <vt:i4>0</vt:i4>
      </vt:variant>
      <vt:variant>
        <vt:i4>5</vt:i4>
      </vt:variant>
      <vt:variant>
        <vt:lpwstr/>
      </vt:variant>
      <vt:variant>
        <vt:lpwstr>_Toc402947801</vt:lpwstr>
      </vt:variant>
      <vt:variant>
        <vt:i4>1638458</vt:i4>
      </vt:variant>
      <vt:variant>
        <vt:i4>314</vt:i4>
      </vt:variant>
      <vt:variant>
        <vt:i4>0</vt:i4>
      </vt:variant>
      <vt:variant>
        <vt:i4>5</vt:i4>
      </vt:variant>
      <vt:variant>
        <vt:lpwstr/>
      </vt:variant>
      <vt:variant>
        <vt:lpwstr>_Toc402947800</vt:lpwstr>
      </vt:variant>
      <vt:variant>
        <vt:i4>1048629</vt:i4>
      </vt:variant>
      <vt:variant>
        <vt:i4>308</vt:i4>
      </vt:variant>
      <vt:variant>
        <vt:i4>0</vt:i4>
      </vt:variant>
      <vt:variant>
        <vt:i4>5</vt:i4>
      </vt:variant>
      <vt:variant>
        <vt:lpwstr/>
      </vt:variant>
      <vt:variant>
        <vt:lpwstr>_Toc402947799</vt:lpwstr>
      </vt:variant>
      <vt:variant>
        <vt:i4>1048629</vt:i4>
      </vt:variant>
      <vt:variant>
        <vt:i4>302</vt:i4>
      </vt:variant>
      <vt:variant>
        <vt:i4>0</vt:i4>
      </vt:variant>
      <vt:variant>
        <vt:i4>5</vt:i4>
      </vt:variant>
      <vt:variant>
        <vt:lpwstr/>
      </vt:variant>
      <vt:variant>
        <vt:lpwstr>_Toc402947798</vt:lpwstr>
      </vt:variant>
      <vt:variant>
        <vt:i4>1048629</vt:i4>
      </vt:variant>
      <vt:variant>
        <vt:i4>296</vt:i4>
      </vt:variant>
      <vt:variant>
        <vt:i4>0</vt:i4>
      </vt:variant>
      <vt:variant>
        <vt:i4>5</vt:i4>
      </vt:variant>
      <vt:variant>
        <vt:lpwstr/>
      </vt:variant>
      <vt:variant>
        <vt:lpwstr>_Toc402947797</vt:lpwstr>
      </vt:variant>
      <vt:variant>
        <vt:i4>1048629</vt:i4>
      </vt:variant>
      <vt:variant>
        <vt:i4>290</vt:i4>
      </vt:variant>
      <vt:variant>
        <vt:i4>0</vt:i4>
      </vt:variant>
      <vt:variant>
        <vt:i4>5</vt:i4>
      </vt:variant>
      <vt:variant>
        <vt:lpwstr/>
      </vt:variant>
      <vt:variant>
        <vt:lpwstr>_Toc402947796</vt:lpwstr>
      </vt:variant>
      <vt:variant>
        <vt:i4>1048629</vt:i4>
      </vt:variant>
      <vt:variant>
        <vt:i4>284</vt:i4>
      </vt:variant>
      <vt:variant>
        <vt:i4>0</vt:i4>
      </vt:variant>
      <vt:variant>
        <vt:i4>5</vt:i4>
      </vt:variant>
      <vt:variant>
        <vt:lpwstr/>
      </vt:variant>
      <vt:variant>
        <vt:lpwstr>_Toc402947795</vt:lpwstr>
      </vt:variant>
      <vt:variant>
        <vt:i4>1048629</vt:i4>
      </vt:variant>
      <vt:variant>
        <vt:i4>278</vt:i4>
      </vt:variant>
      <vt:variant>
        <vt:i4>0</vt:i4>
      </vt:variant>
      <vt:variant>
        <vt:i4>5</vt:i4>
      </vt:variant>
      <vt:variant>
        <vt:lpwstr/>
      </vt:variant>
      <vt:variant>
        <vt:lpwstr>_Toc402947794</vt:lpwstr>
      </vt:variant>
      <vt:variant>
        <vt:i4>1048629</vt:i4>
      </vt:variant>
      <vt:variant>
        <vt:i4>272</vt:i4>
      </vt:variant>
      <vt:variant>
        <vt:i4>0</vt:i4>
      </vt:variant>
      <vt:variant>
        <vt:i4>5</vt:i4>
      </vt:variant>
      <vt:variant>
        <vt:lpwstr/>
      </vt:variant>
      <vt:variant>
        <vt:lpwstr>_Toc402947793</vt:lpwstr>
      </vt:variant>
      <vt:variant>
        <vt:i4>1048629</vt:i4>
      </vt:variant>
      <vt:variant>
        <vt:i4>266</vt:i4>
      </vt:variant>
      <vt:variant>
        <vt:i4>0</vt:i4>
      </vt:variant>
      <vt:variant>
        <vt:i4>5</vt:i4>
      </vt:variant>
      <vt:variant>
        <vt:lpwstr/>
      </vt:variant>
      <vt:variant>
        <vt:lpwstr>_Toc402947792</vt:lpwstr>
      </vt:variant>
      <vt:variant>
        <vt:i4>1048629</vt:i4>
      </vt:variant>
      <vt:variant>
        <vt:i4>260</vt:i4>
      </vt:variant>
      <vt:variant>
        <vt:i4>0</vt:i4>
      </vt:variant>
      <vt:variant>
        <vt:i4>5</vt:i4>
      </vt:variant>
      <vt:variant>
        <vt:lpwstr/>
      </vt:variant>
      <vt:variant>
        <vt:lpwstr>_Toc402947791</vt:lpwstr>
      </vt:variant>
      <vt:variant>
        <vt:i4>1048629</vt:i4>
      </vt:variant>
      <vt:variant>
        <vt:i4>254</vt:i4>
      </vt:variant>
      <vt:variant>
        <vt:i4>0</vt:i4>
      </vt:variant>
      <vt:variant>
        <vt:i4>5</vt:i4>
      </vt:variant>
      <vt:variant>
        <vt:lpwstr/>
      </vt:variant>
      <vt:variant>
        <vt:lpwstr>_Toc402947790</vt:lpwstr>
      </vt:variant>
      <vt:variant>
        <vt:i4>1114165</vt:i4>
      </vt:variant>
      <vt:variant>
        <vt:i4>248</vt:i4>
      </vt:variant>
      <vt:variant>
        <vt:i4>0</vt:i4>
      </vt:variant>
      <vt:variant>
        <vt:i4>5</vt:i4>
      </vt:variant>
      <vt:variant>
        <vt:lpwstr/>
      </vt:variant>
      <vt:variant>
        <vt:lpwstr>_Toc402947789</vt:lpwstr>
      </vt:variant>
      <vt:variant>
        <vt:i4>1114165</vt:i4>
      </vt:variant>
      <vt:variant>
        <vt:i4>242</vt:i4>
      </vt:variant>
      <vt:variant>
        <vt:i4>0</vt:i4>
      </vt:variant>
      <vt:variant>
        <vt:i4>5</vt:i4>
      </vt:variant>
      <vt:variant>
        <vt:lpwstr/>
      </vt:variant>
      <vt:variant>
        <vt:lpwstr>_Toc402947788</vt:lpwstr>
      </vt:variant>
      <vt:variant>
        <vt:i4>1114165</vt:i4>
      </vt:variant>
      <vt:variant>
        <vt:i4>236</vt:i4>
      </vt:variant>
      <vt:variant>
        <vt:i4>0</vt:i4>
      </vt:variant>
      <vt:variant>
        <vt:i4>5</vt:i4>
      </vt:variant>
      <vt:variant>
        <vt:lpwstr/>
      </vt:variant>
      <vt:variant>
        <vt:lpwstr>_Toc402947787</vt:lpwstr>
      </vt:variant>
      <vt:variant>
        <vt:i4>1114165</vt:i4>
      </vt:variant>
      <vt:variant>
        <vt:i4>230</vt:i4>
      </vt:variant>
      <vt:variant>
        <vt:i4>0</vt:i4>
      </vt:variant>
      <vt:variant>
        <vt:i4>5</vt:i4>
      </vt:variant>
      <vt:variant>
        <vt:lpwstr/>
      </vt:variant>
      <vt:variant>
        <vt:lpwstr>_Toc402947786</vt:lpwstr>
      </vt:variant>
      <vt:variant>
        <vt:i4>1114165</vt:i4>
      </vt:variant>
      <vt:variant>
        <vt:i4>224</vt:i4>
      </vt:variant>
      <vt:variant>
        <vt:i4>0</vt:i4>
      </vt:variant>
      <vt:variant>
        <vt:i4>5</vt:i4>
      </vt:variant>
      <vt:variant>
        <vt:lpwstr/>
      </vt:variant>
      <vt:variant>
        <vt:lpwstr>_Toc402947785</vt:lpwstr>
      </vt:variant>
      <vt:variant>
        <vt:i4>1114165</vt:i4>
      </vt:variant>
      <vt:variant>
        <vt:i4>218</vt:i4>
      </vt:variant>
      <vt:variant>
        <vt:i4>0</vt:i4>
      </vt:variant>
      <vt:variant>
        <vt:i4>5</vt:i4>
      </vt:variant>
      <vt:variant>
        <vt:lpwstr/>
      </vt:variant>
      <vt:variant>
        <vt:lpwstr>_Toc402947784</vt:lpwstr>
      </vt:variant>
      <vt:variant>
        <vt:i4>1114165</vt:i4>
      </vt:variant>
      <vt:variant>
        <vt:i4>212</vt:i4>
      </vt:variant>
      <vt:variant>
        <vt:i4>0</vt:i4>
      </vt:variant>
      <vt:variant>
        <vt:i4>5</vt:i4>
      </vt:variant>
      <vt:variant>
        <vt:lpwstr/>
      </vt:variant>
      <vt:variant>
        <vt:lpwstr>_Toc402947783</vt:lpwstr>
      </vt:variant>
      <vt:variant>
        <vt:i4>1114165</vt:i4>
      </vt:variant>
      <vt:variant>
        <vt:i4>206</vt:i4>
      </vt:variant>
      <vt:variant>
        <vt:i4>0</vt:i4>
      </vt:variant>
      <vt:variant>
        <vt:i4>5</vt:i4>
      </vt:variant>
      <vt:variant>
        <vt:lpwstr/>
      </vt:variant>
      <vt:variant>
        <vt:lpwstr>_Toc402947782</vt:lpwstr>
      </vt:variant>
      <vt:variant>
        <vt:i4>1114165</vt:i4>
      </vt:variant>
      <vt:variant>
        <vt:i4>200</vt:i4>
      </vt:variant>
      <vt:variant>
        <vt:i4>0</vt:i4>
      </vt:variant>
      <vt:variant>
        <vt:i4>5</vt:i4>
      </vt:variant>
      <vt:variant>
        <vt:lpwstr/>
      </vt:variant>
      <vt:variant>
        <vt:lpwstr>_Toc402947781</vt:lpwstr>
      </vt:variant>
      <vt:variant>
        <vt:i4>1114165</vt:i4>
      </vt:variant>
      <vt:variant>
        <vt:i4>194</vt:i4>
      </vt:variant>
      <vt:variant>
        <vt:i4>0</vt:i4>
      </vt:variant>
      <vt:variant>
        <vt:i4>5</vt:i4>
      </vt:variant>
      <vt:variant>
        <vt:lpwstr/>
      </vt:variant>
      <vt:variant>
        <vt:lpwstr>_Toc402947780</vt:lpwstr>
      </vt:variant>
      <vt:variant>
        <vt:i4>1966133</vt:i4>
      </vt:variant>
      <vt:variant>
        <vt:i4>188</vt:i4>
      </vt:variant>
      <vt:variant>
        <vt:i4>0</vt:i4>
      </vt:variant>
      <vt:variant>
        <vt:i4>5</vt:i4>
      </vt:variant>
      <vt:variant>
        <vt:lpwstr/>
      </vt:variant>
      <vt:variant>
        <vt:lpwstr>_Toc402947779</vt:lpwstr>
      </vt:variant>
      <vt:variant>
        <vt:i4>1966133</vt:i4>
      </vt:variant>
      <vt:variant>
        <vt:i4>182</vt:i4>
      </vt:variant>
      <vt:variant>
        <vt:i4>0</vt:i4>
      </vt:variant>
      <vt:variant>
        <vt:i4>5</vt:i4>
      </vt:variant>
      <vt:variant>
        <vt:lpwstr/>
      </vt:variant>
      <vt:variant>
        <vt:lpwstr>_Toc402947778</vt:lpwstr>
      </vt:variant>
      <vt:variant>
        <vt:i4>1966133</vt:i4>
      </vt:variant>
      <vt:variant>
        <vt:i4>176</vt:i4>
      </vt:variant>
      <vt:variant>
        <vt:i4>0</vt:i4>
      </vt:variant>
      <vt:variant>
        <vt:i4>5</vt:i4>
      </vt:variant>
      <vt:variant>
        <vt:lpwstr/>
      </vt:variant>
      <vt:variant>
        <vt:lpwstr>_Toc402947777</vt:lpwstr>
      </vt:variant>
      <vt:variant>
        <vt:i4>1966133</vt:i4>
      </vt:variant>
      <vt:variant>
        <vt:i4>170</vt:i4>
      </vt:variant>
      <vt:variant>
        <vt:i4>0</vt:i4>
      </vt:variant>
      <vt:variant>
        <vt:i4>5</vt:i4>
      </vt:variant>
      <vt:variant>
        <vt:lpwstr/>
      </vt:variant>
      <vt:variant>
        <vt:lpwstr>_Toc402947776</vt:lpwstr>
      </vt:variant>
      <vt:variant>
        <vt:i4>1966133</vt:i4>
      </vt:variant>
      <vt:variant>
        <vt:i4>164</vt:i4>
      </vt:variant>
      <vt:variant>
        <vt:i4>0</vt:i4>
      </vt:variant>
      <vt:variant>
        <vt:i4>5</vt:i4>
      </vt:variant>
      <vt:variant>
        <vt:lpwstr/>
      </vt:variant>
      <vt:variant>
        <vt:lpwstr>_Toc402947775</vt:lpwstr>
      </vt:variant>
      <vt:variant>
        <vt:i4>1966133</vt:i4>
      </vt:variant>
      <vt:variant>
        <vt:i4>158</vt:i4>
      </vt:variant>
      <vt:variant>
        <vt:i4>0</vt:i4>
      </vt:variant>
      <vt:variant>
        <vt:i4>5</vt:i4>
      </vt:variant>
      <vt:variant>
        <vt:lpwstr/>
      </vt:variant>
      <vt:variant>
        <vt:lpwstr>_Toc402947774</vt:lpwstr>
      </vt:variant>
      <vt:variant>
        <vt:i4>1966133</vt:i4>
      </vt:variant>
      <vt:variant>
        <vt:i4>152</vt:i4>
      </vt:variant>
      <vt:variant>
        <vt:i4>0</vt:i4>
      </vt:variant>
      <vt:variant>
        <vt:i4>5</vt:i4>
      </vt:variant>
      <vt:variant>
        <vt:lpwstr/>
      </vt:variant>
      <vt:variant>
        <vt:lpwstr>_Toc402947773</vt:lpwstr>
      </vt:variant>
      <vt:variant>
        <vt:i4>1966133</vt:i4>
      </vt:variant>
      <vt:variant>
        <vt:i4>146</vt:i4>
      </vt:variant>
      <vt:variant>
        <vt:i4>0</vt:i4>
      </vt:variant>
      <vt:variant>
        <vt:i4>5</vt:i4>
      </vt:variant>
      <vt:variant>
        <vt:lpwstr/>
      </vt:variant>
      <vt:variant>
        <vt:lpwstr>_Toc402947772</vt:lpwstr>
      </vt:variant>
      <vt:variant>
        <vt:i4>1966133</vt:i4>
      </vt:variant>
      <vt:variant>
        <vt:i4>140</vt:i4>
      </vt:variant>
      <vt:variant>
        <vt:i4>0</vt:i4>
      </vt:variant>
      <vt:variant>
        <vt:i4>5</vt:i4>
      </vt:variant>
      <vt:variant>
        <vt:lpwstr/>
      </vt:variant>
      <vt:variant>
        <vt:lpwstr>_Toc402947771</vt:lpwstr>
      </vt:variant>
      <vt:variant>
        <vt:i4>1966133</vt:i4>
      </vt:variant>
      <vt:variant>
        <vt:i4>134</vt:i4>
      </vt:variant>
      <vt:variant>
        <vt:i4>0</vt:i4>
      </vt:variant>
      <vt:variant>
        <vt:i4>5</vt:i4>
      </vt:variant>
      <vt:variant>
        <vt:lpwstr/>
      </vt:variant>
      <vt:variant>
        <vt:lpwstr>_Toc402947770</vt:lpwstr>
      </vt:variant>
      <vt:variant>
        <vt:i4>2031669</vt:i4>
      </vt:variant>
      <vt:variant>
        <vt:i4>128</vt:i4>
      </vt:variant>
      <vt:variant>
        <vt:i4>0</vt:i4>
      </vt:variant>
      <vt:variant>
        <vt:i4>5</vt:i4>
      </vt:variant>
      <vt:variant>
        <vt:lpwstr/>
      </vt:variant>
      <vt:variant>
        <vt:lpwstr>_Toc402947769</vt:lpwstr>
      </vt:variant>
      <vt:variant>
        <vt:i4>2031669</vt:i4>
      </vt:variant>
      <vt:variant>
        <vt:i4>122</vt:i4>
      </vt:variant>
      <vt:variant>
        <vt:i4>0</vt:i4>
      </vt:variant>
      <vt:variant>
        <vt:i4>5</vt:i4>
      </vt:variant>
      <vt:variant>
        <vt:lpwstr/>
      </vt:variant>
      <vt:variant>
        <vt:lpwstr>_Toc402947768</vt:lpwstr>
      </vt:variant>
      <vt:variant>
        <vt:i4>2031669</vt:i4>
      </vt:variant>
      <vt:variant>
        <vt:i4>116</vt:i4>
      </vt:variant>
      <vt:variant>
        <vt:i4>0</vt:i4>
      </vt:variant>
      <vt:variant>
        <vt:i4>5</vt:i4>
      </vt:variant>
      <vt:variant>
        <vt:lpwstr/>
      </vt:variant>
      <vt:variant>
        <vt:lpwstr>_Toc402947767</vt:lpwstr>
      </vt:variant>
      <vt:variant>
        <vt:i4>2031669</vt:i4>
      </vt:variant>
      <vt:variant>
        <vt:i4>110</vt:i4>
      </vt:variant>
      <vt:variant>
        <vt:i4>0</vt:i4>
      </vt:variant>
      <vt:variant>
        <vt:i4>5</vt:i4>
      </vt:variant>
      <vt:variant>
        <vt:lpwstr/>
      </vt:variant>
      <vt:variant>
        <vt:lpwstr>_Toc402947766</vt:lpwstr>
      </vt:variant>
      <vt:variant>
        <vt:i4>2031669</vt:i4>
      </vt:variant>
      <vt:variant>
        <vt:i4>104</vt:i4>
      </vt:variant>
      <vt:variant>
        <vt:i4>0</vt:i4>
      </vt:variant>
      <vt:variant>
        <vt:i4>5</vt:i4>
      </vt:variant>
      <vt:variant>
        <vt:lpwstr/>
      </vt:variant>
      <vt:variant>
        <vt:lpwstr>_Toc402947765</vt:lpwstr>
      </vt:variant>
      <vt:variant>
        <vt:i4>2031669</vt:i4>
      </vt:variant>
      <vt:variant>
        <vt:i4>98</vt:i4>
      </vt:variant>
      <vt:variant>
        <vt:i4>0</vt:i4>
      </vt:variant>
      <vt:variant>
        <vt:i4>5</vt:i4>
      </vt:variant>
      <vt:variant>
        <vt:lpwstr/>
      </vt:variant>
      <vt:variant>
        <vt:lpwstr>_Toc402947764</vt:lpwstr>
      </vt:variant>
      <vt:variant>
        <vt:i4>2031669</vt:i4>
      </vt:variant>
      <vt:variant>
        <vt:i4>92</vt:i4>
      </vt:variant>
      <vt:variant>
        <vt:i4>0</vt:i4>
      </vt:variant>
      <vt:variant>
        <vt:i4>5</vt:i4>
      </vt:variant>
      <vt:variant>
        <vt:lpwstr/>
      </vt:variant>
      <vt:variant>
        <vt:lpwstr>_Toc402947763</vt:lpwstr>
      </vt:variant>
      <vt:variant>
        <vt:i4>2031669</vt:i4>
      </vt:variant>
      <vt:variant>
        <vt:i4>86</vt:i4>
      </vt:variant>
      <vt:variant>
        <vt:i4>0</vt:i4>
      </vt:variant>
      <vt:variant>
        <vt:i4>5</vt:i4>
      </vt:variant>
      <vt:variant>
        <vt:lpwstr/>
      </vt:variant>
      <vt:variant>
        <vt:lpwstr>_Toc402947762</vt:lpwstr>
      </vt:variant>
      <vt:variant>
        <vt:i4>2031669</vt:i4>
      </vt:variant>
      <vt:variant>
        <vt:i4>80</vt:i4>
      </vt:variant>
      <vt:variant>
        <vt:i4>0</vt:i4>
      </vt:variant>
      <vt:variant>
        <vt:i4>5</vt:i4>
      </vt:variant>
      <vt:variant>
        <vt:lpwstr/>
      </vt:variant>
      <vt:variant>
        <vt:lpwstr>_Toc402947761</vt:lpwstr>
      </vt:variant>
      <vt:variant>
        <vt:i4>2031669</vt:i4>
      </vt:variant>
      <vt:variant>
        <vt:i4>74</vt:i4>
      </vt:variant>
      <vt:variant>
        <vt:i4>0</vt:i4>
      </vt:variant>
      <vt:variant>
        <vt:i4>5</vt:i4>
      </vt:variant>
      <vt:variant>
        <vt:lpwstr/>
      </vt:variant>
      <vt:variant>
        <vt:lpwstr>_Toc402947760</vt:lpwstr>
      </vt:variant>
      <vt:variant>
        <vt:i4>1835061</vt:i4>
      </vt:variant>
      <vt:variant>
        <vt:i4>68</vt:i4>
      </vt:variant>
      <vt:variant>
        <vt:i4>0</vt:i4>
      </vt:variant>
      <vt:variant>
        <vt:i4>5</vt:i4>
      </vt:variant>
      <vt:variant>
        <vt:lpwstr/>
      </vt:variant>
      <vt:variant>
        <vt:lpwstr>_Toc402947759</vt:lpwstr>
      </vt:variant>
      <vt:variant>
        <vt:i4>1835061</vt:i4>
      </vt:variant>
      <vt:variant>
        <vt:i4>62</vt:i4>
      </vt:variant>
      <vt:variant>
        <vt:i4>0</vt:i4>
      </vt:variant>
      <vt:variant>
        <vt:i4>5</vt:i4>
      </vt:variant>
      <vt:variant>
        <vt:lpwstr/>
      </vt:variant>
      <vt:variant>
        <vt:lpwstr>_Toc402947758</vt:lpwstr>
      </vt:variant>
      <vt:variant>
        <vt:i4>1835061</vt:i4>
      </vt:variant>
      <vt:variant>
        <vt:i4>56</vt:i4>
      </vt:variant>
      <vt:variant>
        <vt:i4>0</vt:i4>
      </vt:variant>
      <vt:variant>
        <vt:i4>5</vt:i4>
      </vt:variant>
      <vt:variant>
        <vt:lpwstr/>
      </vt:variant>
      <vt:variant>
        <vt:lpwstr>_Toc402947757</vt:lpwstr>
      </vt:variant>
      <vt:variant>
        <vt:i4>1835061</vt:i4>
      </vt:variant>
      <vt:variant>
        <vt:i4>50</vt:i4>
      </vt:variant>
      <vt:variant>
        <vt:i4>0</vt:i4>
      </vt:variant>
      <vt:variant>
        <vt:i4>5</vt:i4>
      </vt:variant>
      <vt:variant>
        <vt:lpwstr/>
      </vt:variant>
      <vt:variant>
        <vt:lpwstr>_Toc402947756</vt:lpwstr>
      </vt:variant>
      <vt:variant>
        <vt:i4>1835061</vt:i4>
      </vt:variant>
      <vt:variant>
        <vt:i4>44</vt:i4>
      </vt:variant>
      <vt:variant>
        <vt:i4>0</vt:i4>
      </vt:variant>
      <vt:variant>
        <vt:i4>5</vt:i4>
      </vt:variant>
      <vt:variant>
        <vt:lpwstr/>
      </vt:variant>
      <vt:variant>
        <vt:lpwstr>_Toc402947755</vt:lpwstr>
      </vt:variant>
      <vt:variant>
        <vt:i4>1835061</vt:i4>
      </vt:variant>
      <vt:variant>
        <vt:i4>38</vt:i4>
      </vt:variant>
      <vt:variant>
        <vt:i4>0</vt:i4>
      </vt:variant>
      <vt:variant>
        <vt:i4>5</vt:i4>
      </vt:variant>
      <vt:variant>
        <vt:lpwstr/>
      </vt:variant>
      <vt:variant>
        <vt:lpwstr>_Toc402947754</vt:lpwstr>
      </vt:variant>
      <vt:variant>
        <vt:i4>1835061</vt:i4>
      </vt:variant>
      <vt:variant>
        <vt:i4>32</vt:i4>
      </vt:variant>
      <vt:variant>
        <vt:i4>0</vt:i4>
      </vt:variant>
      <vt:variant>
        <vt:i4>5</vt:i4>
      </vt:variant>
      <vt:variant>
        <vt:lpwstr/>
      </vt:variant>
      <vt:variant>
        <vt:lpwstr>_Toc402947753</vt:lpwstr>
      </vt:variant>
      <vt:variant>
        <vt:i4>1835061</vt:i4>
      </vt:variant>
      <vt:variant>
        <vt:i4>26</vt:i4>
      </vt:variant>
      <vt:variant>
        <vt:i4>0</vt:i4>
      </vt:variant>
      <vt:variant>
        <vt:i4>5</vt:i4>
      </vt:variant>
      <vt:variant>
        <vt:lpwstr/>
      </vt:variant>
      <vt:variant>
        <vt:lpwstr>_Toc402947752</vt:lpwstr>
      </vt:variant>
      <vt:variant>
        <vt:i4>1835061</vt:i4>
      </vt:variant>
      <vt:variant>
        <vt:i4>20</vt:i4>
      </vt:variant>
      <vt:variant>
        <vt:i4>0</vt:i4>
      </vt:variant>
      <vt:variant>
        <vt:i4>5</vt:i4>
      </vt:variant>
      <vt:variant>
        <vt:lpwstr/>
      </vt:variant>
      <vt:variant>
        <vt:lpwstr>_Toc402947751</vt:lpwstr>
      </vt:variant>
      <vt:variant>
        <vt:i4>1835061</vt:i4>
      </vt:variant>
      <vt:variant>
        <vt:i4>14</vt:i4>
      </vt:variant>
      <vt:variant>
        <vt:i4>0</vt:i4>
      </vt:variant>
      <vt:variant>
        <vt:i4>5</vt:i4>
      </vt:variant>
      <vt:variant>
        <vt:lpwstr/>
      </vt:variant>
      <vt:variant>
        <vt:lpwstr>_Toc402947750</vt:lpwstr>
      </vt:variant>
      <vt:variant>
        <vt:i4>1900597</vt:i4>
      </vt:variant>
      <vt:variant>
        <vt:i4>8</vt:i4>
      </vt:variant>
      <vt:variant>
        <vt:i4>0</vt:i4>
      </vt:variant>
      <vt:variant>
        <vt:i4>5</vt:i4>
      </vt:variant>
      <vt:variant>
        <vt:lpwstr/>
      </vt:variant>
      <vt:variant>
        <vt:lpwstr>_Toc402947749</vt:lpwstr>
      </vt:variant>
      <vt:variant>
        <vt:i4>1900597</vt:i4>
      </vt:variant>
      <vt:variant>
        <vt:i4>2</vt:i4>
      </vt:variant>
      <vt:variant>
        <vt:i4>0</vt:i4>
      </vt:variant>
      <vt:variant>
        <vt:i4>5</vt:i4>
      </vt:variant>
      <vt:variant>
        <vt:lpwstr/>
      </vt:variant>
      <vt:variant>
        <vt:lpwstr>_Toc402947748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密级：    保密期限：</dc:title>
  <dc:creator>孙达康</dc:creator>
  <cp:lastModifiedBy>xuan Zhao</cp:lastModifiedBy>
  <cp:revision>84</cp:revision>
  <cp:lastPrinted>2014-11-24T09:29:00Z</cp:lastPrinted>
  <dcterms:created xsi:type="dcterms:W3CDTF">2014-12-04T10:19:00Z</dcterms:created>
  <dcterms:modified xsi:type="dcterms:W3CDTF">2017-11-06T08:19:00Z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KSOProductBuildVer">
    <vt:lpwstr>2052-9.1.0.4337</vt:lpwstr>
  </property>
</Properties>
</file>