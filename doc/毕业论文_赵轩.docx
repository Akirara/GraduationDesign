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60DBFABC" w14:textId="3D182D03" w:rsidR="00232801" w:rsidDel="003C525D" w:rsidRDefault="00173303" w:rsidP="00232801">
      <w:pPr>
        <w:ind w:firstLineChars="300" w:firstLine="1084"/>
        <w:rPr>
          <w:del w:id="0" w:author="xuan Zhao" w:date="2017-11-06T14:19:00Z"/>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ins w:id="1" w:author="xuan Zhao" w:date="2017-11-06T14:20:00Z">
        <w:r w:rsidR="003C525D">
          <w:rPr>
            <w:rFonts w:hint="eastAsia"/>
            <w:b/>
            <w:sz w:val="36"/>
            <w:szCs w:val="32"/>
            <w:u w:val="single"/>
          </w:rPr>
          <w:t>基于深度学习的排序模型的研究与</w:t>
        </w:r>
      </w:ins>
      <w:ins w:id="2" w:author="xuan Zhao" w:date="2017-11-06T14:21:00Z">
        <w:r w:rsidR="007400F7">
          <w:rPr>
            <w:rFonts w:hint="eastAsia"/>
            <w:b/>
            <w:sz w:val="36"/>
            <w:szCs w:val="32"/>
            <w:u w:val="single"/>
          </w:rPr>
          <w:t>实现</w:t>
        </w:r>
      </w:ins>
      <w:ins w:id="3" w:author="xuan Zhao" w:date="2017-11-06T14:20:00Z">
        <w:r w:rsidR="003C525D">
          <w:rPr>
            <w:rFonts w:hint="eastAsia"/>
            <w:b/>
            <w:sz w:val="36"/>
            <w:szCs w:val="32"/>
            <w:u w:val="single"/>
          </w:rPr>
          <w:t xml:space="preserve"> </w:t>
        </w:r>
      </w:ins>
      <w:del w:id="4" w:author="xuan Zhao" w:date="2017-11-06T14:19:00Z">
        <w:r w:rsidR="00232801" w:rsidDel="003C525D">
          <w:rPr>
            <w:rFonts w:hint="eastAsia"/>
            <w:b/>
            <w:sz w:val="36"/>
            <w:szCs w:val="32"/>
            <w:u w:val="single"/>
          </w:rPr>
          <w:delText>一种</w:delText>
        </w:r>
        <w:r w:rsidR="00C2096D" w:rsidDel="003C525D">
          <w:rPr>
            <w:rFonts w:hint="eastAsia"/>
            <w:b/>
            <w:sz w:val="36"/>
            <w:szCs w:val="32"/>
            <w:u w:val="single"/>
          </w:rPr>
          <w:delText>面向</w:delText>
        </w:r>
        <w:r w:rsidR="00232801" w:rsidDel="003C525D">
          <w:rPr>
            <w:rFonts w:hint="eastAsia"/>
            <w:b/>
            <w:sz w:val="36"/>
            <w:szCs w:val="32"/>
            <w:u w:val="single"/>
          </w:rPr>
          <w:delText>PDF</w:delText>
        </w:r>
        <w:r w:rsidR="00C2096D" w:rsidDel="003C525D">
          <w:rPr>
            <w:rFonts w:hint="eastAsia"/>
            <w:b/>
            <w:sz w:val="36"/>
            <w:szCs w:val="32"/>
            <w:u w:val="single"/>
          </w:rPr>
          <w:delText>文件</w:delText>
        </w:r>
        <w:r w:rsidR="00232801" w:rsidDel="003C525D">
          <w:rPr>
            <w:rFonts w:hint="eastAsia"/>
            <w:b/>
            <w:sz w:val="36"/>
            <w:szCs w:val="32"/>
            <w:u w:val="single"/>
          </w:rPr>
          <w:delText>的表格数据抽取</w:delText>
        </w:r>
      </w:del>
    </w:p>
    <w:p w14:paraId="722EF13C" w14:textId="77777777" w:rsidR="00173303" w:rsidRDefault="00CC1CFE">
      <w:pPr>
        <w:ind w:firstLineChars="300" w:firstLine="1084"/>
        <w:rPr>
          <w:b/>
          <w:sz w:val="36"/>
          <w:szCs w:val="32"/>
          <w:u w:val="single"/>
        </w:rPr>
        <w:pPrChange w:id="5" w:author="xuan Zhao" w:date="2017-11-06T14:19:00Z">
          <w:pPr>
            <w:ind w:firstLineChars="850" w:firstLine="3072"/>
          </w:pPr>
        </w:pPrChange>
      </w:pPr>
      <w:del w:id="6" w:author="xuan Zhao" w:date="2017-11-06T14:19:00Z">
        <w:r w:rsidDel="003C525D">
          <w:rPr>
            <w:rFonts w:hint="eastAsia"/>
            <w:b/>
            <w:sz w:val="36"/>
            <w:szCs w:val="32"/>
            <w:u w:val="single"/>
          </w:rPr>
          <w:delText>方法</w:delText>
        </w:r>
        <w:r w:rsidR="00232801" w:rsidDel="003C525D">
          <w:rPr>
            <w:rFonts w:hint="eastAsia"/>
            <w:b/>
            <w:sz w:val="36"/>
            <w:szCs w:val="32"/>
            <w:u w:val="single"/>
          </w:rPr>
          <w:delText>的研究与实现</w:delText>
        </w:r>
      </w:del>
      <w:r w:rsidR="00173303">
        <w:rPr>
          <w:rFonts w:hint="eastAsia"/>
          <w:b/>
          <w:sz w:val="36"/>
          <w:szCs w:val="32"/>
          <w:u w:val="single"/>
        </w:rPr>
        <w:t xml:space="preserve">        </w:t>
      </w:r>
    </w:p>
    <w:p w14:paraId="0DE97D11" w14:textId="77777777" w:rsidR="00173303" w:rsidRPr="00DE22EE" w:rsidRDefault="00173303">
      <w:pPr>
        <w:ind w:leftChars="450" w:left="1911" w:hangingChars="345" w:hanging="831"/>
        <w:rPr>
          <w:b/>
        </w:rPr>
      </w:pPr>
    </w:p>
    <w:p w14:paraId="516FA8CD" w14:textId="205B1A02"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ins w:id="7" w:author="xuan Zhao" w:date="2017-11-06T14:20:00Z">
        <w:r w:rsidR="00DE22EE">
          <w:rPr>
            <w:rFonts w:ascii="宋体" w:hAnsi="宋体"/>
            <w:b/>
            <w:sz w:val="28"/>
            <w:szCs w:val="28"/>
            <w:u w:val="single"/>
          </w:rPr>
          <w:t>5111589</w:t>
        </w:r>
      </w:ins>
      <w:del w:id="8" w:author="xuan Zhao" w:date="2017-11-06T14:20:00Z">
        <w:r w:rsidR="00232801" w:rsidDel="00DE22EE">
          <w:rPr>
            <w:rFonts w:ascii="宋体" w:hAnsi="宋体" w:hint="eastAsia"/>
            <w:b/>
            <w:sz w:val="28"/>
            <w:szCs w:val="28"/>
            <w:u w:val="single"/>
          </w:rPr>
          <w:delText>2111527</w:delText>
        </w:r>
      </w:del>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2FA320ED" w:rsidR="00173303" w:rsidRDefault="00173303">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ins w:id="9" w:author="xuan Zhao" w:date="2017-11-06T14:21:00Z">
        <w:r w:rsidR="00DE22EE">
          <w:rPr>
            <w:rFonts w:hint="eastAsia"/>
            <w:b/>
            <w:sz w:val="28"/>
            <w:szCs w:val="28"/>
            <w:u w:val="single"/>
          </w:rPr>
          <w:t>赵</w:t>
        </w:r>
      </w:ins>
      <w:ins w:id="10" w:author="xuan Zhao" w:date="2017-11-06T14:30:00Z">
        <w:r w:rsidR="00630090">
          <w:rPr>
            <w:rFonts w:hint="eastAsia"/>
            <w:b/>
            <w:sz w:val="28"/>
            <w:szCs w:val="28"/>
            <w:u w:val="single"/>
          </w:rPr>
          <w:t xml:space="preserve"> </w:t>
        </w:r>
      </w:ins>
      <w:ins w:id="11" w:author="xuan Zhao" w:date="2017-11-06T14:21:00Z">
        <w:r w:rsidR="00DE22EE">
          <w:rPr>
            <w:rFonts w:hint="eastAsia"/>
            <w:b/>
            <w:sz w:val="28"/>
            <w:szCs w:val="28"/>
            <w:u w:val="single"/>
          </w:rPr>
          <w:t>轩</w:t>
        </w:r>
      </w:ins>
      <w:del w:id="12" w:author="xuan Zhao" w:date="2017-11-06T14:21:00Z">
        <w:r w:rsidR="00232801" w:rsidDel="00DE22EE">
          <w:rPr>
            <w:rFonts w:hint="eastAsia"/>
            <w:b/>
            <w:sz w:val="28"/>
            <w:szCs w:val="28"/>
            <w:u w:val="single"/>
          </w:rPr>
          <w:delText>唐皓瑾</w:delText>
        </w:r>
      </w:del>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pPr>
        <w:ind w:firstLineChars="890" w:firstLine="2502"/>
        <w:rPr>
          <w:b/>
          <w:sz w:val="28"/>
          <w:szCs w:val="28"/>
          <w:u w:val="single"/>
        </w:rPr>
      </w:pPr>
    </w:p>
    <w:p w14:paraId="01AEB0DE" w14:textId="153057BB" w:rsidR="00173303" w:rsidRDefault="00173303" w:rsidP="00180EE5">
      <w:pPr>
        <w:jc w:val="center"/>
        <w:rPr>
          <w:b/>
          <w:sz w:val="28"/>
          <w:szCs w:val="28"/>
        </w:rPr>
      </w:pPr>
      <w:r>
        <w:rPr>
          <w:rFonts w:ascii="宋体" w:hAnsi="宋体" w:hint="eastAsia"/>
          <w:b/>
          <w:sz w:val="28"/>
          <w:szCs w:val="28"/>
        </w:rPr>
        <w:t>201</w:t>
      </w:r>
      <w:ins w:id="13" w:author="xuan Zhao" w:date="2017-11-06T14:21:00Z">
        <w:r w:rsidR="00E80008">
          <w:rPr>
            <w:rFonts w:ascii="宋体" w:hAnsi="宋体"/>
            <w:b/>
            <w:sz w:val="28"/>
            <w:szCs w:val="28"/>
          </w:rPr>
          <w:t>7</w:t>
        </w:r>
      </w:ins>
      <w:del w:id="14" w:author="xuan Zhao" w:date="2017-11-06T14:21:00Z">
        <w:r w:rsidR="00232801" w:rsidDel="00E80008">
          <w:rPr>
            <w:rFonts w:ascii="宋体" w:hAnsi="宋体" w:hint="eastAsia"/>
            <w:b/>
            <w:sz w:val="28"/>
            <w:szCs w:val="28"/>
          </w:rPr>
          <w:delText>4</w:delText>
        </w:r>
      </w:del>
      <w:r>
        <w:rPr>
          <w:rFonts w:hint="eastAsia"/>
          <w:b/>
          <w:sz w:val="28"/>
          <w:szCs w:val="28"/>
        </w:rPr>
        <w:t>年</w:t>
      </w:r>
      <w:r>
        <w:rPr>
          <w:rFonts w:hint="eastAsia"/>
          <w:b/>
          <w:sz w:val="28"/>
          <w:szCs w:val="28"/>
        </w:rPr>
        <w:t xml:space="preserve"> </w:t>
      </w:r>
      <w:ins w:id="15" w:author="xuan Zhao" w:date="2017-11-06T14:21:00Z">
        <w:r w:rsidR="00E80008">
          <w:rPr>
            <w:b/>
            <w:sz w:val="28"/>
            <w:szCs w:val="28"/>
          </w:rPr>
          <w:t>11</w:t>
        </w:r>
      </w:ins>
      <w:del w:id="16" w:author="xuan Zhao" w:date="2017-11-06T14:21:00Z">
        <w:r w:rsidDel="00E80008">
          <w:rPr>
            <w:rFonts w:ascii="宋体" w:hAnsi="宋体" w:hint="eastAsia"/>
            <w:b/>
            <w:sz w:val="28"/>
            <w:szCs w:val="28"/>
          </w:rPr>
          <w:delText>12</w:delText>
        </w:r>
      </w:del>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1E36FFE" w:rsidR="00232801" w:rsidRDefault="00F64630" w:rsidP="006E7A03">
      <w:pPr>
        <w:spacing w:afterLines="100" w:after="326"/>
        <w:jc w:val="center"/>
        <w:rPr>
          <w:rFonts w:ascii="Times New Roman" w:eastAsia="黑体" w:hAnsi="Times New Roman"/>
          <w:sz w:val="32"/>
          <w:szCs w:val="32"/>
        </w:rPr>
      </w:pPr>
      <w:ins w:id="17" w:author="xuan Zhao" w:date="2017-11-06T14:44:00Z">
        <w:r>
          <w:rPr>
            <w:rFonts w:ascii="Times New Roman" w:eastAsia="黑体" w:hAnsi="Times New Roman" w:hint="eastAsia"/>
            <w:sz w:val="32"/>
            <w:szCs w:val="32"/>
          </w:rPr>
          <w:lastRenderedPageBreak/>
          <w:t>基于深度学习的排序模型的研究与实现</w:t>
        </w:r>
      </w:ins>
      <w:del w:id="18" w:author="xuan Zhao" w:date="2017-11-06T14:44:00Z">
        <w:r w:rsidR="00232801" w:rsidRPr="00232801" w:rsidDel="00F64630">
          <w:rPr>
            <w:rFonts w:ascii="Times New Roman" w:eastAsia="黑体" w:hAnsi="Times New Roman" w:hint="eastAsia"/>
            <w:sz w:val="32"/>
            <w:szCs w:val="32"/>
          </w:rPr>
          <w:delText>一</w:delText>
        </w:r>
      </w:del>
      <w:del w:id="19" w:author="xuan Zhao" w:date="2017-11-06T14:43:00Z">
        <w:r w:rsidR="00232801" w:rsidRPr="00232801" w:rsidDel="00F64630">
          <w:rPr>
            <w:rFonts w:ascii="Times New Roman" w:eastAsia="黑体" w:hAnsi="Times New Roman" w:hint="eastAsia"/>
            <w:sz w:val="32"/>
            <w:szCs w:val="32"/>
          </w:rPr>
          <w:delText>种</w:delText>
        </w:r>
        <w:r w:rsidR="00563E0E" w:rsidDel="00F64630">
          <w:rPr>
            <w:rFonts w:ascii="Times New Roman" w:eastAsia="黑体" w:hAnsi="Times New Roman" w:hint="eastAsia"/>
            <w:sz w:val="32"/>
            <w:szCs w:val="32"/>
          </w:rPr>
          <w:delText>面向</w:delText>
        </w:r>
        <w:r w:rsidR="00232801" w:rsidRPr="00232801" w:rsidDel="00F64630">
          <w:rPr>
            <w:rFonts w:ascii="Times New Roman" w:eastAsia="黑体" w:hAnsi="Times New Roman" w:hint="eastAsia"/>
            <w:sz w:val="32"/>
            <w:szCs w:val="32"/>
          </w:rPr>
          <w:delText>PDF</w:delText>
        </w:r>
        <w:r w:rsidR="00563E0E" w:rsidDel="00F64630">
          <w:rPr>
            <w:rFonts w:ascii="Times New Roman" w:eastAsia="黑体" w:hAnsi="Times New Roman" w:hint="eastAsia"/>
            <w:sz w:val="32"/>
            <w:szCs w:val="32"/>
          </w:rPr>
          <w:delText>文件</w:delText>
        </w:r>
        <w:r w:rsidR="00232801" w:rsidRPr="00232801" w:rsidDel="00F64630">
          <w:rPr>
            <w:rFonts w:ascii="Times New Roman" w:eastAsia="黑体" w:hAnsi="Times New Roman" w:hint="eastAsia"/>
            <w:sz w:val="32"/>
            <w:szCs w:val="32"/>
          </w:rPr>
          <w:delText>的表格数据抽取</w:delText>
        </w:r>
        <w:r w:rsidR="00563E0E" w:rsidDel="00F64630">
          <w:rPr>
            <w:rFonts w:ascii="Times New Roman" w:eastAsia="黑体" w:hAnsi="Times New Roman" w:hint="eastAsia"/>
            <w:sz w:val="32"/>
            <w:szCs w:val="32"/>
          </w:rPr>
          <w:delText>方法</w:delText>
        </w:r>
        <w:r w:rsidR="00232801" w:rsidRPr="00232801" w:rsidDel="00F64630">
          <w:rPr>
            <w:rFonts w:ascii="Times New Roman" w:eastAsia="黑体" w:hAnsi="Times New Roman" w:hint="eastAsia"/>
            <w:sz w:val="32"/>
            <w:szCs w:val="32"/>
          </w:rPr>
          <w:delText>的研究与实现</w:delText>
        </w:r>
      </w:del>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2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2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0448071E"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5A45C6F7"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8C5BD0">
          <w:rPr>
            <w:noProof/>
            <w:webHidden/>
          </w:rPr>
          <w:t>1</w:t>
        </w:r>
        <w:r w:rsidR="008C5BD0">
          <w:rPr>
            <w:noProof/>
            <w:webHidden/>
          </w:rPr>
          <w:fldChar w:fldCharType="end"/>
        </w:r>
      </w:hyperlink>
    </w:p>
    <w:p w14:paraId="41EECCFE"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8C5BD0">
          <w:rPr>
            <w:noProof/>
            <w:webHidden/>
          </w:rPr>
          <w:t>2</w:t>
        </w:r>
        <w:r w:rsidR="008C5BD0">
          <w:rPr>
            <w:noProof/>
            <w:webHidden/>
          </w:rPr>
          <w:fldChar w:fldCharType="end"/>
        </w:r>
      </w:hyperlink>
    </w:p>
    <w:p w14:paraId="013B0F42"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8C5BD0">
          <w:rPr>
            <w:noProof/>
            <w:webHidden/>
          </w:rPr>
          <w:t>3</w:t>
        </w:r>
        <w:r w:rsidR="008C5BD0">
          <w:rPr>
            <w:noProof/>
            <w:webHidden/>
          </w:rPr>
          <w:fldChar w:fldCharType="end"/>
        </w:r>
      </w:hyperlink>
    </w:p>
    <w:p w14:paraId="51C5086E" w14:textId="77777777" w:rsidR="008C5BD0" w:rsidRDefault="00806F8E">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0EE1394F"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7160465E"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8C5BD0">
          <w:rPr>
            <w:noProof/>
            <w:webHidden/>
          </w:rPr>
          <w:t>5</w:t>
        </w:r>
        <w:r w:rsidR="008C5BD0">
          <w:rPr>
            <w:noProof/>
            <w:webHidden/>
          </w:rPr>
          <w:fldChar w:fldCharType="end"/>
        </w:r>
      </w:hyperlink>
    </w:p>
    <w:p w14:paraId="1578669B"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8C5BD0">
          <w:rPr>
            <w:noProof/>
            <w:webHidden/>
          </w:rPr>
          <w:t>6</w:t>
        </w:r>
        <w:r w:rsidR="008C5BD0">
          <w:rPr>
            <w:noProof/>
            <w:webHidden/>
          </w:rPr>
          <w:fldChar w:fldCharType="end"/>
        </w:r>
      </w:hyperlink>
    </w:p>
    <w:p w14:paraId="470515DC"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8C5BD0">
          <w:rPr>
            <w:noProof/>
            <w:webHidden/>
          </w:rPr>
          <w:t>10</w:t>
        </w:r>
        <w:r w:rsidR="008C5BD0">
          <w:rPr>
            <w:noProof/>
            <w:webHidden/>
          </w:rPr>
          <w:fldChar w:fldCharType="end"/>
        </w:r>
      </w:hyperlink>
    </w:p>
    <w:p w14:paraId="292472B0"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765094A3"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8C5BD0">
          <w:rPr>
            <w:noProof/>
            <w:webHidden/>
          </w:rPr>
          <w:t>11</w:t>
        </w:r>
        <w:r w:rsidR="008C5BD0">
          <w:rPr>
            <w:noProof/>
            <w:webHidden/>
          </w:rPr>
          <w:fldChar w:fldCharType="end"/>
        </w:r>
      </w:hyperlink>
    </w:p>
    <w:p w14:paraId="0C633518"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8C5BD0">
          <w:rPr>
            <w:noProof/>
            <w:webHidden/>
          </w:rPr>
          <w:t>12</w:t>
        </w:r>
        <w:r w:rsidR="008C5BD0">
          <w:rPr>
            <w:noProof/>
            <w:webHidden/>
          </w:rPr>
          <w:fldChar w:fldCharType="end"/>
        </w:r>
      </w:hyperlink>
    </w:p>
    <w:p w14:paraId="54F88134"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8C5BD0">
          <w:rPr>
            <w:noProof/>
            <w:webHidden/>
          </w:rPr>
          <w:t>13</w:t>
        </w:r>
        <w:r w:rsidR="008C5BD0">
          <w:rPr>
            <w:noProof/>
            <w:webHidden/>
          </w:rPr>
          <w:fldChar w:fldCharType="end"/>
        </w:r>
      </w:hyperlink>
    </w:p>
    <w:p w14:paraId="5C819D87" w14:textId="77777777" w:rsidR="008C5BD0" w:rsidRDefault="00806F8E">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7385249F"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8C5BD0">
          <w:rPr>
            <w:noProof/>
            <w:webHidden/>
          </w:rPr>
          <w:t>14</w:t>
        </w:r>
        <w:r w:rsidR="008C5BD0">
          <w:rPr>
            <w:noProof/>
            <w:webHidden/>
          </w:rPr>
          <w:fldChar w:fldCharType="end"/>
        </w:r>
      </w:hyperlink>
    </w:p>
    <w:p w14:paraId="55DAED22"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4AC8177A"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8C5BD0">
          <w:rPr>
            <w:noProof/>
            <w:webHidden/>
          </w:rPr>
          <w:t>15</w:t>
        </w:r>
        <w:r w:rsidR="008C5BD0">
          <w:rPr>
            <w:noProof/>
            <w:webHidden/>
          </w:rPr>
          <w:fldChar w:fldCharType="end"/>
        </w:r>
      </w:hyperlink>
    </w:p>
    <w:p w14:paraId="79399343"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8C5BD0">
          <w:rPr>
            <w:noProof/>
            <w:webHidden/>
          </w:rPr>
          <w:t>17</w:t>
        </w:r>
        <w:r w:rsidR="008C5BD0">
          <w:rPr>
            <w:noProof/>
            <w:webHidden/>
          </w:rPr>
          <w:fldChar w:fldCharType="end"/>
        </w:r>
      </w:hyperlink>
    </w:p>
    <w:p w14:paraId="30D3596B"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371A1CE3"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8C5BD0">
          <w:rPr>
            <w:noProof/>
            <w:webHidden/>
          </w:rPr>
          <w:t>18</w:t>
        </w:r>
        <w:r w:rsidR="008C5BD0">
          <w:rPr>
            <w:noProof/>
            <w:webHidden/>
          </w:rPr>
          <w:fldChar w:fldCharType="end"/>
        </w:r>
      </w:hyperlink>
    </w:p>
    <w:p w14:paraId="7FD30116"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8C5BD0">
          <w:rPr>
            <w:noProof/>
            <w:webHidden/>
          </w:rPr>
          <w:t>19</w:t>
        </w:r>
        <w:r w:rsidR="008C5BD0">
          <w:rPr>
            <w:noProof/>
            <w:webHidden/>
          </w:rPr>
          <w:fldChar w:fldCharType="end"/>
        </w:r>
      </w:hyperlink>
    </w:p>
    <w:p w14:paraId="5CDD93EA"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8C5BD0">
          <w:rPr>
            <w:noProof/>
            <w:webHidden/>
          </w:rPr>
          <w:t>20</w:t>
        </w:r>
        <w:r w:rsidR="008C5BD0">
          <w:rPr>
            <w:noProof/>
            <w:webHidden/>
          </w:rPr>
          <w:fldChar w:fldCharType="end"/>
        </w:r>
      </w:hyperlink>
    </w:p>
    <w:p w14:paraId="3B8059A4"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8C5BD0">
          <w:rPr>
            <w:noProof/>
            <w:webHidden/>
          </w:rPr>
          <w:t>21</w:t>
        </w:r>
        <w:r w:rsidR="008C5BD0">
          <w:rPr>
            <w:noProof/>
            <w:webHidden/>
          </w:rPr>
          <w:fldChar w:fldCharType="end"/>
        </w:r>
      </w:hyperlink>
    </w:p>
    <w:p w14:paraId="45FBB60E"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8C5BD0">
          <w:rPr>
            <w:noProof/>
            <w:webHidden/>
          </w:rPr>
          <w:t>22</w:t>
        </w:r>
        <w:r w:rsidR="008C5BD0">
          <w:rPr>
            <w:noProof/>
            <w:webHidden/>
          </w:rPr>
          <w:fldChar w:fldCharType="end"/>
        </w:r>
      </w:hyperlink>
    </w:p>
    <w:p w14:paraId="648409E1" w14:textId="77777777" w:rsidR="008C5BD0" w:rsidRDefault="00806F8E">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387BF1ED"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05FCEE3D"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8C5BD0">
          <w:rPr>
            <w:noProof/>
            <w:webHidden/>
          </w:rPr>
          <w:t>23</w:t>
        </w:r>
        <w:r w:rsidR="008C5BD0">
          <w:rPr>
            <w:noProof/>
            <w:webHidden/>
          </w:rPr>
          <w:fldChar w:fldCharType="end"/>
        </w:r>
      </w:hyperlink>
    </w:p>
    <w:p w14:paraId="534C452B"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8C5BD0">
          <w:rPr>
            <w:noProof/>
            <w:webHidden/>
          </w:rPr>
          <w:t>24</w:t>
        </w:r>
        <w:r w:rsidR="008C5BD0">
          <w:rPr>
            <w:noProof/>
            <w:webHidden/>
          </w:rPr>
          <w:fldChar w:fldCharType="end"/>
        </w:r>
      </w:hyperlink>
    </w:p>
    <w:p w14:paraId="30066680"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8C5BD0">
          <w:rPr>
            <w:noProof/>
            <w:webHidden/>
          </w:rPr>
          <w:t>25</w:t>
        </w:r>
        <w:r w:rsidR="008C5BD0">
          <w:rPr>
            <w:noProof/>
            <w:webHidden/>
          </w:rPr>
          <w:fldChar w:fldCharType="end"/>
        </w:r>
      </w:hyperlink>
    </w:p>
    <w:p w14:paraId="00971B37"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8C5BD0">
          <w:rPr>
            <w:noProof/>
            <w:webHidden/>
          </w:rPr>
          <w:t>26</w:t>
        </w:r>
        <w:r w:rsidR="008C5BD0">
          <w:rPr>
            <w:noProof/>
            <w:webHidden/>
          </w:rPr>
          <w:fldChar w:fldCharType="end"/>
        </w:r>
      </w:hyperlink>
    </w:p>
    <w:p w14:paraId="3FFBB0DF"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5BD3514"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8C5BD0">
          <w:rPr>
            <w:noProof/>
            <w:webHidden/>
          </w:rPr>
          <w:t>27</w:t>
        </w:r>
        <w:r w:rsidR="008C5BD0">
          <w:rPr>
            <w:noProof/>
            <w:webHidden/>
          </w:rPr>
          <w:fldChar w:fldCharType="end"/>
        </w:r>
      </w:hyperlink>
    </w:p>
    <w:p w14:paraId="36AA0BF2"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8C5BD0">
          <w:rPr>
            <w:noProof/>
            <w:webHidden/>
          </w:rPr>
          <w:t>31</w:t>
        </w:r>
        <w:r w:rsidR="008C5BD0">
          <w:rPr>
            <w:noProof/>
            <w:webHidden/>
          </w:rPr>
          <w:fldChar w:fldCharType="end"/>
        </w:r>
      </w:hyperlink>
    </w:p>
    <w:p w14:paraId="349907ED"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8C5BD0">
          <w:rPr>
            <w:noProof/>
            <w:webHidden/>
          </w:rPr>
          <w:t>33</w:t>
        </w:r>
        <w:r w:rsidR="008C5BD0">
          <w:rPr>
            <w:noProof/>
            <w:webHidden/>
          </w:rPr>
          <w:fldChar w:fldCharType="end"/>
        </w:r>
      </w:hyperlink>
    </w:p>
    <w:p w14:paraId="6DD1CDBC"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4CE9FCE"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8C5BD0">
          <w:rPr>
            <w:noProof/>
            <w:webHidden/>
          </w:rPr>
          <w:t>35</w:t>
        </w:r>
        <w:r w:rsidR="008C5BD0">
          <w:rPr>
            <w:noProof/>
            <w:webHidden/>
          </w:rPr>
          <w:fldChar w:fldCharType="end"/>
        </w:r>
      </w:hyperlink>
    </w:p>
    <w:p w14:paraId="25D57B14"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09DF6E8F"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8C5BD0">
          <w:rPr>
            <w:noProof/>
            <w:webHidden/>
          </w:rPr>
          <w:t>38</w:t>
        </w:r>
        <w:r w:rsidR="008C5BD0">
          <w:rPr>
            <w:noProof/>
            <w:webHidden/>
          </w:rPr>
          <w:fldChar w:fldCharType="end"/>
        </w:r>
      </w:hyperlink>
    </w:p>
    <w:p w14:paraId="5BA11194"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8C5BD0">
          <w:rPr>
            <w:noProof/>
            <w:webHidden/>
          </w:rPr>
          <w:t>42</w:t>
        </w:r>
        <w:r w:rsidR="008C5BD0">
          <w:rPr>
            <w:noProof/>
            <w:webHidden/>
          </w:rPr>
          <w:fldChar w:fldCharType="end"/>
        </w:r>
      </w:hyperlink>
    </w:p>
    <w:p w14:paraId="4D2C4C5B" w14:textId="77777777" w:rsidR="008C5BD0" w:rsidRDefault="00806F8E">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377A26FC"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643668E9"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8C5BD0">
          <w:rPr>
            <w:noProof/>
            <w:webHidden/>
          </w:rPr>
          <w:t>43</w:t>
        </w:r>
        <w:r w:rsidR="008C5BD0">
          <w:rPr>
            <w:noProof/>
            <w:webHidden/>
          </w:rPr>
          <w:fldChar w:fldCharType="end"/>
        </w:r>
      </w:hyperlink>
    </w:p>
    <w:p w14:paraId="1663AAE8"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8C5BD0">
          <w:rPr>
            <w:noProof/>
            <w:webHidden/>
          </w:rPr>
          <w:t>44</w:t>
        </w:r>
        <w:r w:rsidR="008C5BD0">
          <w:rPr>
            <w:noProof/>
            <w:webHidden/>
          </w:rPr>
          <w:fldChar w:fldCharType="end"/>
        </w:r>
      </w:hyperlink>
    </w:p>
    <w:p w14:paraId="08A04E37"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8C5BD0">
          <w:rPr>
            <w:noProof/>
            <w:webHidden/>
          </w:rPr>
          <w:t>45</w:t>
        </w:r>
        <w:r w:rsidR="008C5BD0">
          <w:rPr>
            <w:noProof/>
            <w:webHidden/>
          </w:rPr>
          <w:fldChar w:fldCharType="end"/>
        </w:r>
      </w:hyperlink>
    </w:p>
    <w:p w14:paraId="08E555D9"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8C5BD0">
          <w:rPr>
            <w:noProof/>
            <w:webHidden/>
          </w:rPr>
          <w:t>46</w:t>
        </w:r>
        <w:r w:rsidR="008C5BD0">
          <w:rPr>
            <w:noProof/>
            <w:webHidden/>
          </w:rPr>
          <w:fldChar w:fldCharType="end"/>
        </w:r>
      </w:hyperlink>
    </w:p>
    <w:p w14:paraId="611B0C58"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65B573BE"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8C5BD0">
          <w:rPr>
            <w:noProof/>
            <w:webHidden/>
          </w:rPr>
          <w:t>47</w:t>
        </w:r>
        <w:r w:rsidR="008C5BD0">
          <w:rPr>
            <w:noProof/>
            <w:webHidden/>
          </w:rPr>
          <w:fldChar w:fldCharType="end"/>
        </w:r>
      </w:hyperlink>
    </w:p>
    <w:p w14:paraId="7D262FD0"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8C5BD0">
          <w:rPr>
            <w:noProof/>
            <w:webHidden/>
          </w:rPr>
          <w:t>48</w:t>
        </w:r>
        <w:r w:rsidR="008C5BD0">
          <w:rPr>
            <w:noProof/>
            <w:webHidden/>
          </w:rPr>
          <w:fldChar w:fldCharType="end"/>
        </w:r>
      </w:hyperlink>
    </w:p>
    <w:p w14:paraId="3D053F11"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D513670"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7FA21032"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8C5BD0">
          <w:rPr>
            <w:noProof/>
            <w:webHidden/>
          </w:rPr>
          <w:t>49</w:t>
        </w:r>
        <w:r w:rsidR="008C5BD0">
          <w:rPr>
            <w:noProof/>
            <w:webHidden/>
          </w:rPr>
          <w:fldChar w:fldCharType="end"/>
        </w:r>
      </w:hyperlink>
    </w:p>
    <w:p w14:paraId="07544022" w14:textId="77777777" w:rsidR="008C5BD0" w:rsidRDefault="00806F8E">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8C5BD0">
          <w:rPr>
            <w:noProof/>
            <w:webHidden/>
          </w:rPr>
          <w:t>54</w:t>
        </w:r>
        <w:r w:rsidR="008C5BD0">
          <w:rPr>
            <w:noProof/>
            <w:webHidden/>
          </w:rPr>
          <w:fldChar w:fldCharType="end"/>
        </w:r>
      </w:hyperlink>
    </w:p>
    <w:p w14:paraId="462D1678"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8C5BD0">
          <w:rPr>
            <w:noProof/>
            <w:webHidden/>
          </w:rPr>
          <w:t>55</w:t>
        </w:r>
        <w:r w:rsidR="008C5BD0">
          <w:rPr>
            <w:noProof/>
            <w:webHidden/>
          </w:rPr>
          <w:fldChar w:fldCharType="end"/>
        </w:r>
      </w:hyperlink>
    </w:p>
    <w:p w14:paraId="4AC3C353" w14:textId="77777777" w:rsidR="008C5BD0" w:rsidRDefault="00806F8E">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532916CD"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8C5BD0">
          <w:rPr>
            <w:noProof/>
            <w:webHidden/>
          </w:rPr>
          <w:t>57</w:t>
        </w:r>
        <w:r w:rsidR="008C5BD0">
          <w:rPr>
            <w:noProof/>
            <w:webHidden/>
          </w:rPr>
          <w:fldChar w:fldCharType="end"/>
        </w:r>
      </w:hyperlink>
    </w:p>
    <w:p w14:paraId="6A5C9388" w14:textId="77777777" w:rsidR="008C5BD0" w:rsidRDefault="00806F8E">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8C5BD0">
          <w:rPr>
            <w:noProof/>
            <w:webHidden/>
          </w:rPr>
          <w:t>58</w:t>
        </w:r>
        <w:r w:rsidR="008C5BD0">
          <w:rPr>
            <w:noProof/>
            <w:webHidden/>
          </w:rPr>
          <w:fldChar w:fldCharType="end"/>
        </w:r>
      </w:hyperlink>
    </w:p>
    <w:p w14:paraId="7C94B92C" w14:textId="77777777" w:rsidR="008C5BD0" w:rsidRDefault="00806F8E">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8C5BD0">
          <w:rPr>
            <w:noProof/>
            <w:webHidden/>
          </w:rPr>
          <w:t>59</w:t>
        </w:r>
        <w:r w:rsidR="008C5BD0">
          <w:rPr>
            <w:noProof/>
            <w:webHidden/>
          </w:rPr>
          <w:fldChar w:fldCharType="end"/>
        </w:r>
      </w:hyperlink>
    </w:p>
    <w:p w14:paraId="7090B4FB" w14:textId="294590C3" w:rsidR="008C5BD0" w:rsidRDefault="00806F8E">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8C5BD0">
          <w:rPr>
            <w:noProof/>
            <w:webHidden/>
          </w:rPr>
          <w:t>61</w:t>
        </w:r>
        <w:r w:rsidR="008C5BD0">
          <w:rPr>
            <w:noProof/>
            <w:webHidden/>
          </w:rPr>
          <w:fldChar w:fldCharType="end"/>
        </w:r>
      </w:hyperlink>
    </w:p>
    <w:p w14:paraId="7A7C05E1" w14:textId="6CCF3FE9" w:rsidR="008C5BD0" w:rsidRDefault="00806F8E">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8C5BD0">
          <w:rPr>
            <w:noProof/>
            <w:webHidden/>
          </w:rPr>
          <w:t>62</w:t>
        </w:r>
        <w:r w:rsidR="008C5BD0">
          <w:rPr>
            <w:noProof/>
            <w:webHidden/>
          </w:rPr>
          <w:fldChar w:fldCharType="end"/>
        </w:r>
      </w:hyperlink>
    </w:p>
    <w:p w14:paraId="02FA7CF5" w14:textId="77777777" w:rsidR="008C5BD0" w:rsidRDefault="00806F8E">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8C5BD0">
          <w:rPr>
            <w:noProof/>
            <w:webHidden/>
          </w:rPr>
          <w:t>63</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21" w:name="_Toc248481436"/>
      <w:r>
        <w:rPr>
          <w:rFonts w:hint="eastAsia"/>
        </w:rPr>
        <w:lastRenderedPageBreak/>
        <w:t xml:space="preserve"> </w:t>
      </w:r>
      <w:bookmarkStart w:id="22" w:name="_Toc406841142"/>
      <w:r w:rsidR="00173303">
        <w:t>绪论</w:t>
      </w:r>
      <w:bookmarkEnd w:id="21"/>
      <w:bookmarkEnd w:id="22"/>
    </w:p>
    <w:p w14:paraId="734ABD8D" w14:textId="77777777" w:rsidR="00173303" w:rsidRDefault="00173303">
      <w:pPr>
        <w:pStyle w:val="2"/>
      </w:pPr>
      <w:bookmarkStart w:id="23" w:name="_Toc248481437"/>
      <w:bookmarkStart w:id="24" w:name="_Toc406841143"/>
      <w:r>
        <w:t>研究背景</w:t>
      </w:r>
      <w:bookmarkEnd w:id="23"/>
      <w:bookmarkEnd w:id="24"/>
    </w:p>
    <w:p w14:paraId="5AEA6B71" w14:textId="6058343D" w:rsidR="00723837" w:rsidRDefault="008A73BE">
      <w:pPr>
        <w:spacing w:line="400" w:lineRule="exact"/>
        <w:ind w:firstLine="420"/>
        <w:rPr>
          <w:ins w:id="25" w:author="xuan Zhao" w:date="2017-11-06T15:16:00Z"/>
          <w:rFonts w:ascii="Times New Roman" w:hAnsi="宋体"/>
          <w:szCs w:val="24"/>
          <w:lang w:val="en-AU"/>
        </w:rPr>
      </w:pPr>
      <w:ins w:id="26" w:author="xuan Zhao" w:date="2017-11-06T15:07:00Z">
        <w:r>
          <w:rPr>
            <w:rFonts w:ascii="Times New Roman" w:hAnsi="宋体" w:hint="eastAsia"/>
            <w:szCs w:val="24"/>
            <w:lang w:val="en-AU"/>
          </w:rPr>
          <w:t>随着互联网的</w:t>
        </w:r>
      </w:ins>
      <w:ins w:id="27" w:author="xuan Zhao" w:date="2017-11-06T15:08:00Z">
        <w:r w:rsidR="0013198C">
          <w:rPr>
            <w:rFonts w:ascii="Times New Roman" w:hAnsi="宋体" w:hint="eastAsia"/>
            <w:szCs w:val="24"/>
            <w:lang w:val="en-AU"/>
          </w:rPr>
          <w:t>高速</w:t>
        </w:r>
      </w:ins>
      <w:ins w:id="28" w:author="xuan Zhao" w:date="2017-11-06T15:07:00Z">
        <w:r>
          <w:rPr>
            <w:rFonts w:ascii="Times New Roman" w:hAnsi="宋体" w:hint="eastAsia"/>
            <w:szCs w:val="24"/>
            <w:lang w:val="en-AU"/>
          </w:rPr>
          <w:t>发展，计算机相关技术已经渗透入人们</w:t>
        </w:r>
      </w:ins>
      <w:ins w:id="29" w:author="xuan Zhao" w:date="2017-11-06T15:08:00Z">
        <w:r>
          <w:rPr>
            <w:rFonts w:ascii="Times New Roman" w:hAnsi="宋体" w:hint="eastAsia"/>
            <w:szCs w:val="24"/>
            <w:lang w:val="en-AU"/>
          </w:rPr>
          <w:t>学习生活的方方面面。</w:t>
        </w:r>
      </w:ins>
      <w:ins w:id="30" w:author="xuan Zhao" w:date="2017-11-06T15:10:00Z">
        <w:r w:rsidR="00C711F8">
          <w:rPr>
            <w:rFonts w:ascii="Times New Roman" w:hAnsi="宋体" w:hint="eastAsia"/>
            <w:szCs w:val="24"/>
            <w:lang w:val="en-AU"/>
          </w:rPr>
          <w:t>现在，人们可以使用搜索引擎获取</w:t>
        </w:r>
      </w:ins>
      <w:ins w:id="31" w:author="xuan Zhao" w:date="2017-11-06T15:23:00Z">
        <w:r w:rsidR="000B3BAB">
          <w:rPr>
            <w:rFonts w:ascii="Times New Roman" w:hAnsi="宋体" w:hint="eastAsia"/>
            <w:szCs w:val="24"/>
            <w:lang w:val="en-AU"/>
          </w:rPr>
          <w:t>各类</w:t>
        </w:r>
      </w:ins>
      <w:ins w:id="32" w:author="xuan Zhao" w:date="2017-11-06T15:10:00Z">
        <w:r w:rsidR="00C711F8">
          <w:rPr>
            <w:rFonts w:ascii="Times New Roman" w:hAnsi="宋体" w:hint="eastAsia"/>
            <w:szCs w:val="24"/>
            <w:lang w:val="en-AU"/>
          </w:rPr>
          <w:t>信息</w:t>
        </w:r>
      </w:ins>
      <w:ins w:id="33" w:author="xuan Zhao" w:date="2017-11-06T15:11:00Z">
        <w:r w:rsidR="00C711F8">
          <w:rPr>
            <w:rFonts w:ascii="Times New Roman" w:hAnsi="宋体" w:hint="eastAsia"/>
            <w:szCs w:val="24"/>
            <w:lang w:val="en-AU"/>
          </w:rPr>
          <w:t>知识，可以在电商平台进行网上购物，可以使用社交</w:t>
        </w:r>
      </w:ins>
      <w:ins w:id="34" w:author="xuan Zhao" w:date="2017-11-06T15:12:00Z">
        <w:r w:rsidR="00C711F8">
          <w:rPr>
            <w:rFonts w:ascii="Times New Roman" w:hAnsi="宋体" w:hint="eastAsia"/>
            <w:szCs w:val="24"/>
            <w:lang w:val="en-AU"/>
          </w:rPr>
          <w:t>软件与亲友保持联系</w:t>
        </w:r>
      </w:ins>
      <w:ins w:id="35" w:author="xuan Zhao" w:date="2017-11-06T15:13:00Z">
        <w:r w:rsidR="00C711F8">
          <w:rPr>
            <w:rFonts w:ascii="Times New Roman" w:hAnsi="宋体" w:hint="eastAsia"/>
            <w:szCs w:val="24"/>
            <w:lang w:val="en-AU"/>
          </w:rPr>
          <w:t>。</w:t>
        </w:r>
      </w:ins>
      <w:ins w:id="36" w:author="xuan Zhao" w:date="2017-11-06T15:22:00Z">
        <w:r w:rsidR="000B3BAB">
          <w:rPr>
            <w:rFonts w:ascii="Times New Roman" w:hAnsi="宋体" w:hint="eastAsia"/>
            <w:szCs w:val="24"/>
            <w:lang w:val="en-AU"/>
          </w:rPr>
          <w:t>得益于</w:t>
        </w:r>
      </w:ins>
      <w:ins w:id="37" w:author="xuan Zhao" w:date="2017-11-06T15:27:00Z">
        <w:r w:rsidR="00407A33">
          <w:rPr>
            <w:rFonts w:ascii="Times New Roman" w:hAnsi="宋体" w:hint="eastAsia"/>
            <w:szCs w:val="24"/>
            <w:lang w:val="en-AU"/>
          </w:rPr>
          <w:t>信息检索和</w:t>
        </w:r>
      </w:ins>
      <w:ins w:id="38" w:author="xuan Zhao" w:date="2017-11-06T15:23:00Z">
        <w:r w:rsidR="000B3BAB">
          <w:rPr>
            <w:rFonts w:ascii="Times New Roman" w:hAnsi="宋体" w:hint="eastAsia"/>
            <w:szCs w:val="24"/>
            <w:lang w:val="en-AU"/>
          </w:rPr>
          <w:t>推荐系统领域相关技术的发展进步，各类互联网服务</w:t>
        </w:r>
      </w:ins>
      <w:ins w:id="39" w:author="xuan Zhao" w:date="2017-11-06T15:24:00Z">
        <w:r w:rsidR="00F97149">
          <w:rPr>
            <w:rFonts w:ascii="Times New Roman" w:hAnsi="宋体" w:hint="eastAsia"/>
            <w:szCs w:val="24"/>
            <w:lang w:val="en-AU"/>
          </w:rPr>
          <w:t>正趋于个性化和智能化</w:t>
        </w:r>
        <w:r w:rsidR="00EA58A6">
          <w:rPr>
            <w:rFonts w:ascii="Times New Roman" w:hAnsi="宋体" w:hint="eastAsia"/>
            <w:szCs w:val="24"/>
            <w:lang w:val="en-AU"/>
          </w:rPr>
          <w:t>：</w:t>
        </w:r>
      </w:ins>
      <w:ins w:id="40" w:author="xuan Zhao" w:date="2017-11-06T15:28:00Z">
        <w:r w:rsidR="00407A33">
          <w:rPr>
            <w:rFonts w:ascii="Times New Roman" w:hAnsi="宋体" w:hint="eastAsia"/>
            <w:szCs w:val="24"/>
            <w:lang w:val="en-AU"/>
          </w:rPr>
          <w:t>搜索引擎会根据用户的搜索点击历史，为其提供</w:t>
        </w:r>
      </w:ins>
      <w:ins w:id="41" w:author="xuan Zhao" w:date="2017-11-06T15:29:00Z">
        <w:r w:rsidR="00407A33">
          <w:rPr>
            <w:rFonts w:ascii="Times New Roman" w:hAnsi="宋体" w:hint="eastAsia"/>
            <w:szCs w:val="24"/>
            <w:lang w:val="en-AU"/>
          </w:rPr>
          <w:t>个性化的搜索结果</w:t>
        </w:r>
        <w:r w:rsidR="00664D5A">
          <w:rPr>
            <w:rFonts w:ascii="Times New Roman" w:hAnsi="宋体" w:hint="eastAsia"/>
            <w:szCs w:val="24"/>
            <w:lang w:val="en-AU"/>
          </w:rPr>
          <w:t>；</w:t>
        </w:r>
      </w:ins>
      <w:ins w:id="42" w:author="xuan Zhao" w:date="2017-11-06T15:25:00Z">
        <w:r w:rsidR="00AD62B2">
          <w:rPr>
            <w:rFonts w:ascii="Times New Roman" w:hAnsi="宋体" w:hint="eastAsia"/>
            <w:szCs w:val="24"/>
            <w:lang w:val="en-AU"/>
          </w:rPr>
          <w:t>新闻资讯类应用软件可以</w:t>
        </w:r>
      </w:ins>
      <w:ins w:id="43" w:author="xuan Zhao" w:date="2017-11-06T15:26:00Z">
        <w:r w:rsidR="00AD62B2">
          <w:rPr>
            <w:rFonts w:ascii="Times New Roman" w:hAnsi="宋体" w:hint="eastAsia"/>
            <w:szCs w:val="24"/>
            <w:lang w:val="en-AU"/>
          </w:rPr>
          <w:t>主动给用户推送其可能感兴趣的信息内容；</w:t>
        </w:r>
      </w:ins>
      <w:ins w:id="44" w:author="xuan Zhao" w:date="2017-11-06T15:27:00Z">
        <w:r w:rsidR="00407A33">
          <w:rPr>
            <w:rFonts w:ascii="Times New Roman" w:hAnsi="宋体" w:hint="eastAsia"/>
            <w:szCs w:val="24"/>
            <w:lang w:val="en-AU"/>
          </w:rPr>
          <w:t>电商平台</w:t>
        </w:r>
      </w:ins>
      <w:ins w:id="45" w:author="xuan Zhao" w:date="2017-11-06T15:29:00Z">
        <w:r w:rsidR="00AA21EF">
          <w:rPr>
            <w:rFonts w:ascii="Times New Roman" w:hAnsi="宋体" w:hint="eastAsia"/>
            <w:szCs w:val="24"/>
            <w:lang w:val="en-AU"/>
          </w:rPr>
          <w:t>会</w:t>
        </w:r>
      </w:ins>
      <w:ins w:id="46" w:author="xuan Zhao" w:date="2017-11-06T15:30:00Z">
        <w:r w:rsidR="00AA21EF">
          <w:rPr>
            <w:rFonts w:ascii="Times New Roman" w:hAnsi="宋体" w:hint="eastAsia"/>
            <w:szCs w:val="24"/>
            <w:lang w:val="en-AU"/>
          </w:rPr>
          <w:t>根据消费者特点进行商品推荐；</w:t>
        </w:r>
      </w:ins>
      <w:ins w:id="47" w:author="xuan Zhao" w:date="2017-11-06T15:31:00Z">
        <w:r w:rsidR="00D5274A">
          <w:rPr>
            <w:rFonts w:ascii="Times New Roman" w:hAnsi="宋体" w:hint="eastAsia"/>
            <w:szCs w:val="24"/>
            <w:lang w:val="en-AU"/>
          </w:rPr>
          <w:t>社交应用通过分析用户的人际关系，向</w:t>
        </w:r>
      </w:ins>
      <w:ins w:id="48" w:author="xuan Zhao" w:date="2017-11-06T15:32:00Z">
        <w:r w:rsidR="00D5274A">
          <w:rPr>
            <w:rFonts w:ascii="Times New Roman" w:hAnsi="宋体" w:hint="eastAsia"/>
            <w:szCs w:val="24"/>
            <w:lang w:val="en-AU"/>
          </w:rPr>
          <w:t>其推荐可能认识的人，帮助用户结识新朋友</w:t>
        </w:r>
      </w:ins>
      <w:ins w:id="49" w:author="xuan Zhao" w:date="2017-11-06T15:33:00Z">
        <w:r w:rsidR="0032797F">
          <w:rPr>
            <w:rFonts w:ascii="Times New Roman" w:hAnsi="宋体" w:hint="eastAsia"/>
            <w:szCs w:val="24"/>
            <w:lang w:val="en-AU"/>
          </w:rPr>
          <w:t>、</w:t>
        </w:r>
      </w:ins>
      <w:ins w:id="50" w:author="xuan Zhao" w:date="2017-11-06T15:32:00Z">
        <w:r w:rsidR="00D5274A">
          <w:rPr>
            <w:rFonts w:ascii="Times New Roman" w:hAnsi="宋体" w:hint="eastAsia"/>
            <w:szCs w:val="24"/>
            <w:lang w:val="en-AU"/>
          </w:rPr>
          <w:t>拓展人脉</w:t>
        </w:r>
        <w:r w:rsidR="00752E9A">
          <w:rPr>
            <w:rFonts w:ascii="Times New Roman" w:hAnsi="宋体" w:hint="eastAsia"/>
            <w:szCs w:val="24"/>
            <w:lang w:val="en-AU"/>
          </w:rPr>
          <w:t>。</w:t>
        </w:r>
      </w:ins>
      <w:ins w:id="51" w:author="xuan Zhao" w:date="2017-11-06T15:34:00Z">
        <w:r w:rsidR="001566D2">
          <w:rPr>
            <w:rFonts w:ascii="Times New Roman" w:hAnsi="宋体" w:hint="eastAsia"/>
            <w:szCs w:val="24"/>
            <w:lang w:val="en-AU"/>
          </w:rPr>
          <w:t>在</w:t>
        </w:r>
      </w:ins>
      <w:ins w:id="52" w:author="xuan Zhao" w:date="2017-11-06T15:35:00Z">
        <w:r w:rsidR="001566D2">
          <w:rPr>
            <w:rFonts w:ascii="Times New Roman" w:hAnsi="宋体" w:hint="eastAsia"/>
            <w:szCs w:val="24"/>
            <w:lang w:val="en-AU"/>
          </w:rPr>
          <w:t>此背景下，</w:t>
        </w:r>
      </w:ins>
      <w:ins w:id="53" w:author="xuan Zhao" w:date="2017-11-07T21:48:00Z">
        <w:r w:rsidR="00CC1D7F">
          <w:rPr>
            <w:rFonts w:ascii="Times New Roman" w:hAnsi="宋体" w:hint="eastAsia"/>
            <w:szCs w:val="24"/>
            <w:lang w:val="en-AU"/>
          </w:rPr>
          <w:t>如何</w:t>
        </w:r>
      </w:ins>
      <w:ins w:id="54" w:author="xuan Zhao" w:date="2017-11-06T15:35:00Z">
        <w:r w:rsidR="001566D2">
          <w:rPr>
            <w:rFonts w:ascii="Times New Roman" w:hAnsi="宋体" w:hint="eastAsia"/>
            <w:szCs w:val="24"/>
            <w:lang w:val="en-AU"/>
          </w:rPr>
          <w:t>提高检索和推荐结果的准确度，</w:t>
        </w:r>
      </w:ins>
      <w:ins w:id="55" w:author="xuan Zhao" w:date="2017-11-07T21:49:00Z">
        <w:r w:rsidR="00CC1D7F">
          <w:rPr>
            <w:rFonts w:ascii="Times New Roman" w:hAnsi="宋体" w:hint="eastAsia"/>
            <w:szCs w:val="24"/>
            <w:lang w:val="en-AU"/>
          </w:rPr>
          <w:t>成为</w:t>
        </w:r>
      </w:ins>
      <w:ins w:id="56" w:author="xuan Zhao" w:date="2017-11-06T15:36:00Z">
        <w:r w:rsidR="001566D2">
          <w:rPr>
            <w:rFonts w:ascii="Times New Roman" w:hAnsi="宋体" w:hint="eastAsia"/>
            <w:szCs w:val="24"/>
            <w:lang w:val="en-AU"/>
          </w:rPr>
          <w:t>当前迫切需要解决的问题</w:t>
        </w:r>
      </w:ins>
      <w:ins w:id="57" w:author="xuan Zhao" w:date="2017-11-06T16:03:00Z">
        <w:r w:rsidR="00D352B4">
          <w:rPr>
            <w:rFonts w:ascii="Times New Roman" w:hAnsi="宋体" w:hint="eastAsia"/>
            <w:szCs w:val="24"/>
            <w:lang w:val="en-AU"/>
          </w:rPr>
          <w:t>，</w:t>
        </w:r>
      </w:ins>
      <w:ins w:id="58" w:author="xuan Zhao" w:date="2017-11-07T21:49:00Z">
        <w:r w:rsidR="00CC1D7F">
          <w:rPr>
            <w:rFonts w:ascii="Times New Roman" w:hAnsi="宋体" w:hint="eastAsia"/>
            <w:szCs w:val="24"/>
            <w:lang w:val="en-AU"/>
          </w:rPr>
          <w:t>针对这一问题的研究</w:t>
        </w:r>
      </w:ins>
      <w:ins w:id="59" w:author="xuan Zhao" w:date="2017-11-06T16:03:00Z">
        <w:r w:rsidR="00D352B4">
          <w:rPr>
            <w:rFonts w:ascii="Times New Roman" w:hAnsi="宋体" w:hint="eastAsia"/>
            <w:szCs w:val="24"/>
            <w:lang w:val="en-AU"/>
          </w:rPr>
          <w:t>具有十分重要的现实意义</w:t>
        </w:r>
      </w:ins>
      <w:ins w:id="60" w:author="xuan Zhao" w:date="2017-11-06T15:36:00Z">
        <w:r w:rsidR="001566D2">
          <w:rPr>
            <w:rFonts w:ascii="Times New Roman" w:hAnsi="宋体" w:hint="eastAsia"/>
            <w:szCs w:val="24"/>
            <w:lang w:val="en-AU"/>
          </w:rPr>
          <w:t>。</w:t>
        </w:r>
      </w:ins>
    </w:p>
    <w:p w14:paraId="4C5CE4AD" w14:textId="51E98613" w:rsidR="00197111" w:rsidRPr="00183AE2" w:rsidRDefault="00E634E9">
      <w:pPr>
        <w:spacing w:line="400" w:lineRule="exact"/>
        <w:ind w:firstLine="420"/>
        <w:rPr>
          <w:ins w:id="61" w:author="xuan Zhao" w:date="2017-11-06T14:59:00Z"/>
          <w:rFonts w:ascii="Times New Roman" w:hAnsi="宋体"/>
          <w:szCs w:val="24"/>
          <w:lang w:val="en-AU"/>
        </w:rPr>
      </w:pPr>
      <w:ins w:id="62" w:author="xuan Zhao" w:date="2017-11-06T15:49:00Z">
        <w:r>
          <w:rPr>
            <w:rFonts w:ascii="Times New Roman" w:hAnsi="宋体" w:hint="eastAsia"/>
            <w:szCs w:val="24"/>
            <w:lang w:val="en-AU"/>
          </w:rPr>
          <w:t>排序问题是</w:t>
        </w:r>
      </w:ins>
      <w:ins w:id="63" w:author="xuan Zhao" w:date="2017-11-06T14:59:00Z">
        <w:r w:rsidR="007E2E46">
          <w:rPr>
            <w:rFonts w:ascii="Times New Roman" w:hAnsi="宋体" w:hint="eastAsia"/>
            <w:szCs w:val="24"/>
            <w:lang w:val="en-AU"/>
          </w:rPr>
          <w:t>信息检索和推荐系统</w:t>
        </w:r>
      </w:ins>
      <w:ins w:id="64" w:author="xuan Zhao" w:date="2017-11-06T15:49:00Z">
        <w:r>
          <w:rPr>
            <w:rFonts w:ascii="Times New Roman" w:hAnsi="宋体" w:hint="eastAsia"/>
            <w:szCs w:val="24"/>
            <w:lang w:val="en-AU"/>
          </w:rPr>
          <w:t>等领域的</w:t>
        </w:r>
      </w:ins>
      <w:ins w:id="65" w:author="xuan Zhao" w:date="2017-11-06T15:50:00Z">
        <w:r>
          <w:rPr>
            <w:rFonts w:ascii="Times New Roman" w:hAnsi="宋体" w:hint="eastAsia"/>
            <w:szCs w:val="24"/>
            <w:lang w:val="en-AU"/>
          </w:rPr>
          <w:t>核心问题</w:t>
        </w:r>
      </w:ins>
      <w:ins w:id="66" w:author="xuan Zhao" w:date="2017-11-06T15:57:00Z">
        <w:r w:rsidR="00012455">
          <w:rPr>
            <w:rFonts w:ascii="Times New Roman" w:hAnsi="宋体" w:hint="eastAsia"/>
            <w:szCs w:val="24"/>
            <w:lang w:val="en-AU"/>
          </w:rPr>
          <w:t>之一</w:t>
        </w:r>
      </w:ins>
      <w:ins w:id="67" w:author="xuan Zhao" w:date="2017-11-06T14:59:00Z">
        <w:r w:rsidR="000E7F4A" w:rsidRPr="000E7F4A">
          <w:rPr>
            <w:rFonts w:ascii="Times New Roman" w:hAnsi="宋体" w:hint="eastAsia"/>
            <w:szCs w:val="24"/>
            <w:lang w:val="en-AU"/>
          </w:rPr>
          <w:t>。例如，在搜索引擎</w:t>
        </w:r>
      </w:ins>
      <w:ins w:id="68" w:author="xuan Zhao" w:date="2017-11-06T15:04:00Z">
        <w:r w:rsidR="00164A18">
          <w:rPr>
            <w:rFonts w:ascii="Times New Roman" w:hAnsi="宋体" w:hint="eastAsia"/>
            <w:szCs w:val="24"/>
            <w:lang w:val="en-AU"/>
          </w:rPr>
          <w:t>的应用场景</w:t>
        </w:r>
      </w:ins>
      <w:ins w:id="69" w:author="xuan Zhao" w:date="2017-11-06T14:59:00Z">
        <w:r w:rsidR="000E7F4A" w:rsidRPr="000E7F4A">
          <w:rPr>
            <w:rFonts w:ascii="Times New Roman" w:hAnsi="宋体" w:hint="eastAsia"/>
            <w:szCs w:val="24"/>
            <w:lang w:val="en-AU"/>
          </w:rPr>
          <w:t>中，需要将</w:t>
        </w:r>
      </w:ins>
      <w:ins w:id="70" w:author="xuan Zhao" w:date="2017-11-06T15:04:00Z">
        <w:r w:rsidR="00164A18">
          <w:rPr>
            <w:rFonts w:ascii="Times New Roman" w:hAnsi="宋体" w:hint="eastAsia"/>
            <w:szCs w:val="24"/>
            <w:lang w:val="en-AU"/>
          </w:rPr>
          <w:t>网页</w:t>
        </w:r>
      </w:ins>
      <w:ins w:id="71" w:author="xuan Zhao" w:date="2017-11-06T14:59:00Z">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w:t>
        </w:r>
      </w:ins>
      <w:ins w:id="72" w:author="xuan Zhao" w:date="2017-11-06T16:01:00Z">
        <w:r w:rsidR="00D82C5F">
          <w:rPr>
            <w:rFonts w:ascii="Times New Roman" w:hAnsi="宋体" w:hint="eastAsia"/>
            <w:szCs w:val="24"/>
            <w:lang w:val="en-AU"/>
          </w:rPr>
          <w:t>排序结果</w:t>
        </w:r>
      </w:ins>
      <w:ins w:id="73" w:author="xuan Zhao" w:date="2017-11-06T16:18:00Z">
        <w:r w:rsidR="000B6F75">
          <w:rPr>
            <w:rFonts w:ascii="Times New Roman" w:hAnsi="宋体" w:hint="eastAsia"/>
            <w:szCs w:val="24"/>
            <w:lang w:val="en-AU"/>
          </w:rPr>
          <w:t>的准确</w:t>
        </w:r>
      </w:ins>
      <w:ins w:id="74" w:author="xuan Zhao" w:date="2017-11-06T16:19:00Z">
        <w:r w:rsidR="000B6F75">
          <w:rPr>
            <w:rFonts w:ascii="Times New Roman" w:hAnsi="宋体" w:hint="eastAsia"/>
            <w:szCs w:val="24"/>
            <w:lang w:val="en-AU"/>
          </w:rPr>
          <w:t>性和合理性</w:t>
        </w:r>
      </w:ins>
      <w:ins w:id="75" w:author="xuan Zhao" w:date="2017-11-06T16:05:00Z">
        <w:r w:rsidR="00B54182">
          <w:rPr>
            <w:rFonts w:ascii="Times New Roman" w:hAnsi="宋体" w:hint="eastAsia"/>
            <w:szCs w:val="24"/>
            <w:lang w:val="en-AU"/>
          </w:rPr>
          <w:t>会</w:t>
        </w:r>
      </w:ins>
      <w:ins w:id="76" w:author="xuan Zhao" w:date="2017-11-06T16:01:00Z">
        <w:r w:rsidR="00D82C5F">
          <w:rPr>
            <w:rFonts w:ascii="Times New Roman" w:hAnsi="宋体" w:hint="eastAsia"/>
            <w:szCs w:val="24"/>
            <w:lang w:val="en-AU"/>
          </w:rPr>
          <w:t>直接影响</w:t>
        </w:r>
      </w:ins>
      <w:ins w:id="77" w:author="xuan Zhao" w:date="2017-11-06T16:02:00Z">
        <w:r w:rsidR="00AE7809">
          <w:rPr>
            <w:rFonts w:ascii="Times New Roman" w:hAnsi="宋体" w:hint="eastAsia"/>
            <w:szCs w:val="24"/>
            <w:lang w:val="en-AU"/>
          </w:rPr>
          <w:t>检索和推荐的质量</w:t>
        </w:r>
      </w:ins>
      <w:ins w:id="78" w:author="xuan Zhao" w:date="2017-11-07T21:51:00Z">
        <w:r w:rsidR="00AE7809">
          <w:rPr>
            <w:rFonts w:ascii="Times New Roman" w:hAnsi="宋体" w:hint="eastAsia"/>
            <w:szCs w:val="24"/>
            <w:lang w:val="en-AU"/>
          </w:rPr>
          <w:t>。</w:t>
        </w:r>
      </w:ins>
      <w:bookmarkStart w:id="79" w:name="_GoBack"/>
      <w:bookmarkEnd w:id="79"/>
      <w:ins w:id="80" w:author="xuan Zhao" w:date="2017-11-06T16:02:00Z">
        <w:r w:rsidR="00D82C5F">
          <w:rPr>
            <w:rFonts w:ascii="Times New Roman" w:hAnsi="宋体" w:hint="eastAsia"/>
            <w:szCs w:val="24"/>
            <w:lang w:val="en-AU"/>
          </w:rPr>
          <w:t>因此，</w:t>
        </w:r>
      </w:ins>
      <w:ins w:id="81" w:author="xuan Zhao" w:date="2017-11-06T16:05:00Z">
        <w:r w:rsidR="00B54182">
          <w:rPr>
            <w:rFonts w:ascii="Times New Roman" w:hAnsi="宋体" w:hint="eastAsia"/>
            <w:szCs w:val="24"/>
            <w:lang w:val="en-AU"/>
          </w:rPr>
          <w:t>对</w:t>
        </w:r>
      </w:ins>
      <w:ins w:id="82" w:author="xuan Zhao" w:date="2017-11-06T16:02:00Z">
        <w:r w:rsidR="00D82C5F">
          <w:rPr>
            <w:rFonts w:ascii="Times New Roman" w:hAnsi="宋体" w:hint="eastAsia"/>
            <w:szCs w:val="24"/>
            <w:lang w:val="en-AU"/>
          </w:rPr>
          <w:t>排序模型</w:t>
        </w:r>
      </w:ins>
      <w:ins w:id="83" w:author="xuan Zhao" w:date="2017-11-06T16:05:00Z">
        <w:r w:rsidR="00B54182">
          <w:rPr>
            <w:rFonts w:ascii="Times New Roman" w:hAnsi="宋体" w:hint="eastAsia"/>
            <w:szCs w:val="24"/>
            <w:lang w:val="en-AU"/>
          </w:rPr>
          <w:t>和</w:t>
        </w:r>
      </w:ins>
      <w:ins w:id="84" w:author="xuan Zhao" w:date="2017-11-06T16:02:00Z">
        <w:r w:rsidR="00D82C5F">
          <w:rPr>
            <w:rFonts w:ascii="Times New Roman" w:hAnsi="宋体" w:hint="eastAsia"/>
            <w:szCs w:val="24"/>
            <w:lang w:val="en-AU"/>
          </w:rPr>
          <w:t>排序结果</w:t>
        </w:r>
      </w:ins>
      <w:ins w:id="85" w:author="xuan Zhao" w:date="2017-11-06T16:05:00Z">
        <w:r w:rsidR="00B54182">
          <w:rPr>
            <w:rFonts w:ascii="Times New Roman" w:hAnsi="宋体" w:hint="eastAsia"/>
            <w:szCs w:val="24"/>
            <w:lang w:val="en-AU"/>
          </w:rPr>
          <w:t>优化方法的研究</w:t>
        </w:r>
      </w:ins>
      <w:ins w:id="86" w:author="xuan Zhao" w:date="2017-11-06T16:16:00Z">
        <w:r w:rsidR="00E53088">
          <w:rPr>
            <w:rFonts w:ascii="Times New Roman" w:hAnsi="宋体" w:hint="eastAsia"/>
            <w:szCs w:val="24"/>
            <w:lang w:val="en-AU"/>
          </w:rPr>
          <w:t>具有很高</w:t>
        </w:r>
      </w:ins>
      <w:ins w:id="87" w:author="xuan Zhao" w:date="2017-11-06T16:18:00Z">
        <w:r w:rsidR="00DC423F">
          <w:rPr>
            <w:rFonts w:ascii="Times New Roman" w:hAnsi="宋体" w:hint="eastAsia"/>
            <w:szCs w:val="24"/>
            <w:lang w:val="en-AU"/>
          </w:rPr>
          <w:t>的</w:t>
        </w:r>
      </w:ins>
      <w:ins w:id="88" w:author="xuan Zhao" w:date="2017-11-06T16:16:00Z">
        <w:r w:rsidR="00E53088">
          <w:rPr>
            <w:rFonts w:ascii="Times New Roman" w:hAnsi="宋体" w:hint="eastAsia"/>
            <w:szCs w:val="24"/>
            <w:lang w:val="en-AU"/>
          </w:rPr>
          <w:t>价值</w:t>
        </w:r>
      </w:ins>
      <w:ins w:id="89" w:author="xuan Zhao" w:date="2017-11-06T14:59:00Z">
        <w:r w:rsidR="000E7F4A" w:rsidRPr="000E7F4A">
          <w:rPr>
            <w:rFonts w:ascii="Times New Roman" w:hAnsi="宋体" w:hint="eastAsia"/>
            <w:szCs w:val="24"/>
            <w:lang w:val="en-AU"/>
          </w:rPr>
          <w:t>。</w:t>
        </w:r>
      </w:ins>
    </w:p>
    <w:p w14:paraId="19AC4053" w14:textId="1C66E5CC" w:rsidR="000E7F4A" w:rsidRPr="000E7F4A" w:rsidRDefault="000E7F4A" w:rsidP="000E7F4A">
      <w:pPr>
        <w:spacing w:line="400" w:lineRule="exact"/>
        <w:ind w:firstLine="420"/>
        <w:rPr>
          <w:ins w:id="90" w:author="xuan Zhao" w:date="2017-11-06T14:57:00Z"/>
          <w:rFonts w:ascii="Times New Roman" w:hAnsi="宋体"/>
          <w:szCs w:val="24"/>
          <w:lang w:val="en-AU"/>
          <w:rPrChange w:id="91" w:author="xuan Zhao" w:date="2017-11-06T14:59:00Z">
            <w:rPr>
              <w:ins w:id="92" w:author="xuan Zhao" w:date="2017-11-06T14:57:00Z"/>
              <w:rFonts w:ascii="Times New Roman" w:hAnsi="宋体"/>
              <w:szCs w:val="24"/>
            </w:rPr>
          </w:rPrChange>
        </w:rPr>
      </w:pPr>
      <w:ins w:id="93" w:author="xuan Zhao" w:date="2017-11-06T14:59:00Z">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）在处理计算机视觉方向中的物体识别、图像分类等问题中，取得了明显领先于如</w:t>
        </w:r>
        <w:r w:rsidRPr="000E7F4A">
          <w:rPr>
            <w:rFonts w:ascii="Times New Roman" w:hAnsi="宋体" w:hint="eastAsia"/>
            <w:szCs w:val="24"/>
            <w:lang w:val="en-AU"/>
          </w:rPr>
          <w:t>SVM</w:t>
        </w:r>
        <w:r w:rsidRPr="000E7F4A">
          <w:rPr>
            <w:rFonts w:ascii="Times New Roman" w:hAnsi="宋体" w:hint="eastAsia"/>
            <w:szCs w:val="24"/>
            <w:lang w:val="en-AU"/>
          </w:rPr>
          <w:t>等传统算法模型的效果；循环神经网络（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Pr="000E7F4A">
          <w:rPr>
            <w:rFonts w:ascii="Times New Roman" w:hAnsi="宋体" w:hint="eastAsia"/>
            <w:szCs w:val="24"/>
            <w:lang w:val="en-AU"/>
          </w:rPr>
          <w:t>LSTM</w:t>
        </w:r>
        <w:r w:rsidRPr="000E7F4A">
          <w:rPr>
            <w:rFonts w:ascii="Times New Roman" w:hAnsi="宋体" w:hint="eastAsia"/>
            <w:szCs w:val="24"/>
            <w:lang w:val="en-AU"/>
          </w:rPr>
          <w:t>和</w:t>
        </w:r>
        <w:r w:rsidRPr="000E7F4A">
          <w:rPr>
            <w:rFonts w:ascii="Times New Roman" w:hAnsi="宋体" w:hint="eastAsia"/>
            <w:szCs w:val="24"/>
            <w:lang w:val="en-AU"/>
          </w:rPr>
          <w:t>GRU</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如机器翻译、语音识别、机器创作等任务中取得了令人惊喜的效果。众多研究成果表明，在训练数据充足的条件下，深度神经网络模型在处理如分类、回归等机器学习任务时，能够取得显著优于传统算法模型的效果。据此可以推测，将深度学习技术应用于解决排序问题，预计能够在一定程度上提升排序结果的准确性。</w:t>
        </w:r>
      </w:ins>
    </w:p>
    <w:p w14:paraId="1556BE4A" w14:textId="08D1DE28" w:rsidR="00DD63F3" w:rsidRPr="00585C4D" w:rsidDel="00500372" w:rsidRDefault="00282CA4" w:rsidP="00DD63F3">
      <w:pPr>
        <w:spacing w:line="400" w:lineRule="exact"/>
        <w:ind w:firstLine="420"/>
        <w:rPr>
          <w:del w:id="94" w:author="xuan Zhao" w:date="2017-11-06T14:59:00Z"/>
          <w:rFonts w:ascii="Times New Roman" w:hAnsi="宋体"/>
          <w:szCs w:val="24"/>
        </w:rPr>
      </w:pPr>
      <w:del w:id="95" w:author="xuan Zhao" w:date="2017-11-06T14:59:00Z">
        <w:r w:rsidRPr="00585C4D" w:rsidDel="00500372">
          <w:rPr>
            <w:rFonts w:ascii="Times New Roman" w:hAnsi="宋体" w:hint="eastAsia"/>
            <w:szCs w:val="24"/>
          </w:rPr>
          <w:delText>随着</w:delText>
        </w:r>
        <w:r w:rsidRPr="00585C4D" w:rsidDel="00500372">
          <w:rPr>
            <w:rFonts w:ascii="Times New Roman" w:hAnsi="宋体"/>
            <w:szCs w:val="24"/>
          </w:rPr>
          <w:delText>互联网的不断发展，</w:delText>
        </w:r>
        <w:r w:rsidRPr="00585C4D" w:rsidDel="00500372">
          <w:rPr>
            <w:rFonts w:ascii="Times New Roman" w:hAnsi="宋体" w:hint="eastAsia"/>
            <w:szCs w:val="24"/>
          </w:rPr>
          <w:delText>互联网</w:delText>
        </w:r>
        <w:r w:rsidRPr="00585C4D" w:rsidDel="00500372">
          <w:rPr>
            <w:rFonts w:ascii="Times New Roman" w:hAnsi="宋体"/>
            <w:szCs w:val="24"/>
          </w:rPr>
          <w:delText>技术已经逐渐渗透到人们生活的方方面面</w:delText>
        </w:r>
        <w:r w:rsidRPr="00585C4D" w:rsidDel="00500372">
          <w:rPr>
            <w:rFonts w:ascii="Times New Roman" w:hAnsi="宋体" w:hint="eastAsia"/>
            <w:szCs w:val="24"/>
          </w:rPr>
          <w:delText>，人类</w:delText>
        </w:r>
        <w:r w:rsidRPr="00585C4D" w:rsidDel="00500372">
          <w:rPr>
            <w:rFonts w:ascii="Times New Roman" w:hAnsi="宋体"/>
            <w:szCs w:val="24"/>
          </w:rPr>
          <w:delText>的学习</w:delText>
        </w:r>
        <w:r w:rsidRPr="00585C4D" w:rsidDel="00500372">
          <w:rPr>
            <w:rFonts w:ascii="Times New Roman" w:hAnsi="宋体" w:hint="eastAsia"/>
            <w:szCs w:val="24"/>
          </w:rPr>
          <w:delText>和</w:delText>
        </w:r>
        <w:r w:rsidRPr="00585C4D" w:rsidDel="00500372">
          <w:rPr>
            <w:rFonts w:ascii="Times New Roman" w:hAnsi="宋体"/>
            <w:szCs w:val="24"/>
          </w:rPr>
          <w:delText>生活习惯</w:delText>
        </w:r>
        <w:r w:rsidRPr="00585C4D" w:rsidDel="00500372">
          <w:rPr>
            <w:rFonts w:ascii="Times New Roman" w:hAnsi="宋体" w:hint="eastAsia"/>
            <w:szCs w:val="24"/>
          </w:rPr>
          <w:delText>也随之</w:delText>
        </w:r>
        <w:r w:rsidRPr="00585C4D" w:rsidDel="00500372">
          <w:rPr>
            <w:rFonts w:ascii="Times New Roman" w:hAnsi="宋体"/>
            <w:szCs w:val="24"/>
          </w:rPr>
          <w:delText>产生了深刻的变革。</w:delText>
        </w:r>
        <w:r w:rsidRPr="00585C4D" w:rsidDel="00500372">
          <w:rPr>
            <w:rFonts w:ascii="Times New Roman" w:hAnsi="宋体" w:hint="eastAsia"/>
            <w:szCs w:val="24"/>
          </w:rPr>
          <w:delText>电子文档由于</w:delText>
        </w:r>
        <w:r w:rsidRPr="00585C4D" w:rsidDel="00500372">
          <w:rPr>
            <w:rFonts w:ascii="Times New Roman" w:hAnsi="宋体"/>
            <w:szCs w:val="24"/>
          </w:rPr>
          <w:delText>其</w:delText>
        </w:r>
        <w:r w:rsidRPr="00585C4D" w:rsidDel="00500372">
          <w:rPr>
            <w:rFonts w:ascii="Times New Roman" w:hAnsi="宋体" w:hint="eastAsia"/>
            <w:szCs w:val="24"/>
          </w:rPr>
          <w:delText>易用</w:delText>
        </w:r>
        <w:r w:rsidRPr="00585C4D" w:rsidDel="00500372">
          <w:rPr>
            <w:rFonts w:ascii="Times New Roman" w:hAnsi="宋体"/>
            <w:szCs w:val="24"/>
          </w:rPr>
          <w:delText>、易</w:delText>
        </w:r>
        <w:r w:rsidRPr="00585C4D" w:rsidDel="00500372">
          <w:rPr>
            <w:rFonts w:ascii="Times New Roman" w:hAnsi="宋体" w:hint="eastAsia"/>
            <w:szCs w:val="24"/>
          </w:rPr>
          <w:delText>传播</w:delText>
        </w:r>
        <w:r w:rsidRPr="00585C4D" w:rsidDel="00500372">
          <w:rPr>
            <w:rFonts w:ascii="Times New Roman" w:hAnsi="宋体"/>
            <w:szCs w:val="24"/>
          </w:rPr>
          <w:delText>、</w:delText>
        </w:r>
        <w:r w:rsidRPr="00585C4D" w:rsidDel="00500372">
          <w:rPr>
            <w:rFonts w:ascii="Times New Roman" w:hAnsi="宋体" w:hint="eastAsia"/>
            <w:szCs w:val="24"/>
          </w:rPr>
          <w:delText>便捷易存储</w:delText>
        </w:r>
        <w:r w:rsidRPr="00585C4D" w:rsidDel="00500372">
          <w:rPr>
            <w:rFonts w:ascii="Times New Roman" w:hAnsi="宋体"/>
            <w:szCs w:val="24"/>
          </w:rPr>
          <w:delText>等优势</w:delText>
        </w:r>
        <w:r w:rsidR="00DD63F3" w:rsidRPr="00585C4D" w:rsidDel="00500372">
          <w:rPr>
            <w:rFonts w:ascii="Times New Roman" w:hAnsi="宋体" w:hint="eastAsia"/>
            <w:szCs w:val="24"/>
          </w:rPr>
          <w:delText>受到</w:delText>
        </w:r>
        <w:r w:rsidR="00DD63F3" w:rsidRPr="00585C4D" w:rsidDel="00500372">
          <w:rPr>
            <w:rFonts w:ascii="Times New Roman" w:hAnsi="宋体"/>
            <w:szCs w:val="24"/>
          </w:rPr>
          <w:delText>了年轻人的追捧。</w:delText>
        </w:r>
        <w:r w:rsidR="00DD63F3" w:rsidRPr="00585C4D" w:rsidDel="00500372">
          <w:rPr>
            <w:rFonts w:ascii="Times New Roman" w:hAnsi="宋体" w:hint="eastAsia"/>
            <w:szCs w:val="24"/>
          </w:rPr>
          <w:delText>传统</w:delText>
        </w:r>
        <w:r w:rsidR="00DD63F3" w:rsidRPr="00585C4D" w:rsidDel="00500372">
          <w:rPr>
            <w:rFonts w:ascii="Times New Roman" w:hAnsi="宋体"/>
            <w:szCs w:val="24"/>
          </w:rPr>
          <w:delText>的纸质书籍报刊杂志</w:delText>
        </w:r>
        <w:r w:rsidR="00DD63F3" w:rsidRPr="00585C4D" w:rsidDel="00500372">
          <w:rPr>
            <w:rFonts w:ascii="Times New Roman" w:hAnsi="宋体" w:hint="eastAsia"/>
            <w:szCs w:val="24"/>
          </w:rPr>
          <w:delText>也相应受到</w:delText>
        </w:r>
        <w:r w:rsidR="00DD63F3" w:rsidRPr="00585C4D" w:rsidDel="00500372">
          <w:rPr>
            <w:rFonts w:ascii="Times New Roman" w:hAnsi="宋体"/>
            <w:szCs w:val="24"/>
          </w:rPr>
          <w:delText>了前所未有的挑战。</w:delText>
        </w:r>
        <w:r w:rsidR="00DD63F3" w:rsidRPr="00585C4D" w:rsidDel="00500372">
          <w:rPr>
            <w:rFonts w:ascii="Times New Roman" w:hAnsi="宋体" w:hint="eastAsia"/>
            <w:szCs w:val="24"/>
          </w:rPr>
          <w:delText>而</w:delText>
        </w:r>
        <w:r w:rsidR="00DD63F3" w:rsidRPr="00585C4D" w:rsidDel="00500372">
          <w:rPr>
            <w:rFonts w:ascii="Times New Roman" w:hAnsi="宋体"/>
            <w:szCs w:val="24"/>
          </w:rPr>
          <w:delText>PDF</w:delText>
        </w:r>
        <w:r w:rsidR="00DD63F3" w:rsidRPr="00585C4D" w:rsidDel="00500372">
          <w:rPr>
            <w:rFonts w:ascii="Times New Roman" w:hAnsi="宋体"/>
            <w:szCs w:val="24"/>
          </w:rPr>
          <w:delText>格式</w:delText>
        </w:r>
        <w:r w:rsidR="00DD63F3" w:rsidRPr="00585C4D" w:rsidDel="00500372">
          <w:rPr>
            <w:rFonts w:ascii="Times New Roman" w:hAnsi="宋体" w:hint="eastAsia"/>
            <w:szCs w:val="24"/>
          </w:rPr>
          <w:delText>由于</w:delText>
        </w:r>
        <w:r w:rsidR="00DD63F3" w:rsidRPr="00585C4D" w:rsidDel="00500372">
          <w:rPr>
            <w:rFonts w:ascii="Times New Roman" w:hAnsi="宋体"/>
            <w:szCs w:val="24"/>
          </w:rPr>
          <w:delText>其</w:delText>
        </w:r>
        <w:r w:rsidR="00DD63F3" w:rsidRPr="00585C4D" w:rsidDel="00500372">
          <w:rPr>
            <w:rFonts w:ascii="Times New Roman" w:hAnsi="宋体" w:hint="eastAsia"/>
            <w:szCs w:val="24"/>
          </w:rPr>
          <w:delText>跨平台特性</w:delText>
        </w:r>
        <w:r w:rsidR="00DD63F3" w:rsidRPr="00585C4D" w:rsidDel="00500372">
          <w:rPr>
            <w:rFonts w:ascii="Times New Roman" w:hAnsi="宋体"/>
            <w:szCs w:val="24"/>
          </w:rPr>
          <w:delText>已广泛运用于</w:delText>
        </w:r>
        <w:r w:rsidRPr="00585C4D" w:rsidDel="00500372">
          <w:rPr>
            <w:rFonts w:ascii="Times New Roman" w:hAnsi="宋体" w:hint="eastAsia"/>
            <w:szCs w:val="24"/>
          </w:rPr>
          <w:delText>Windows</w:delText>
        </w:r>
        <w:r w:rsidRPr="00585C4D" w:rsidDel="00500372">
          <w:rPr>
            <w:rFonts w:ascii="Times New Roman" w:hAnsi="宋体" w:hint="eastAsia"/>
            <w:szCs w:val="24"/>
          </w:rPr>
          <w:delText>，</w:delText>
        </w:r>
        <w:r w:rsidRPr="00585C4D" w:rsidDel="00500372">
          <w:rPr>
            <w:rFonts w:ascii="Times New Roman" w:hAnsi="宋体" w:hint="eastAsia"/>
            <w:szCs w:val="24"/>
          </w:rPr>
          <w:delText>Unix</w:delText>
        </w:r>
        <w:r w:rsidRPr="00585C4D" w:rsidDel="00500372">
          <w:rPr>
            <w:rFonts w:ascii="Times New Roman" w:hAnsi="宋体" w:hint="eastAsia"/>
            <w:szCs w:val="24"/>
          </w:rPr>
          <w:delText>，</w:delText>
        </w:r>
        <w:r w:rsidRPr="00585C4D" w:rsidDel="00500372">
          <w:rPr>
            <w:rFonts w:ascii="Times New Roman" w:hAnsi="宋体" w:hint="eastAsia"/>
            <w:szCs w:val="24"/>
          </w:rPr>
          <w:delText>Mac OS</w:delText>
        </w:r>
        <w:r w:rsidRPr="00585C4D" w:rsidDel="00500372">
          <w:rPr>
            <w:rFonts w:ascii="Times New Roman" w:hAnsi="宋体" w:hint="eastAsia"/>
            <w:szCs w:val="24"/>
          </w:rPr>
          <w:delText>等当前主流的操作系统中，</w:delText>
        </w:r>
        <w:r w:rsidRPr="00585C4D" w:rsidDel="00500372">
          <w:rPr>
            <w:rFonts w:ascii="Times New Roman" w:hAnsi="宋体"/>
            <w:szCs w:val="24"/>
          </w:rPr>
          <w:delText>并</w:delText>
        </w:r>
        <w:r w:rsidR="00DD63F3" w:rsidRPr="00585C4D" w:rsidDel="00500372">
          <w:rPr>
            <w:rFonts w:ascii="Times New Roman" w:hAnsi="宋体" w:hint="eastAsia"/>
            <w:szCs w:val="24"/>
          </w:rPr>
          <w:delText>已经</w:delText>
        </w:r>
        <w:r w:rsidRPr="00585C4D" w:rsidDel="00500372">
          <w:rPr>
            <w:rFonts w:ascii="Times New Roman" w:hAnsi="宋体" w:hint="eastAsia"/>
            <w:szCs w:val="24"/>
          </w:rPr>
          <w:delText>成为</w:delText>
        </w:r>
        <w:r w:rsidRPr="00585C4D" w:rsidDel="00500372">
          <w:rPr>
            <w:rFonts w:ascii="Times New Roman" w:hAnsi="宋体" w:hint="eastAsia"/>
            <w:szCs w:val="24"/>
          </w:rPr>
          <w:delText>Internet</w:delText>
        </w:r>
        <w:r w:rsidRPr="00585C4D" w:rsidDel="00500372">
          <w:rPr>
            <w:rFonts w:ascii="Times New Roman" w:hAnsi="宋体" w:hint="eastAsia"/>
            <w:szCs w:val="24"/>
          </w:rPr>
          <w:delText>上电子文档发行和数字化信息传播的理想文档格式。</w:delText>
        </w:r>
        <w:r w:rsidR="003E10F3" w:rsidDel="00500372">
          <w:rPr>
            <w:rFonts w:ascii="Times New Roman" w:hAnsi="宋体" w:hint="eastAsia"/>
            <w:szCs w:val="24"/>
          </w:rPr>
          <w:delText>全球单单</w:delText>
        </w:r>
        <w:r w:rsidR="003E10F3" w:rsidDel="00500372">
          <w:rPr>
            <w:rFonts w:ascii="Times New Roman" w:hAnsi="宋体"/>
            <w:szCs w:val="24"/>
          </w:rPr>
          <w:delText>从</w:delText>
        </w:r>
        <w:r w:rsidR="003E10F3" w:rsidDel="00500372">
          <w:rPr>
            <w:rFonts w:ascii="Times New Roman" w:hAnsi="宋体"/>
            <w:szCs w:val="24"/>
          </w:rPr>
          <w:delText>Google</w:delText>
        </w:r>
        <w:r w:rsidR="003E10F3" w:rsidDel="00500372">
          <w:rPr>
            <w:rFonts w:ascii="Times New Roman" w:hAnsi="宋体"/>
            <w:szCs w:val="24"/>
          </w:rPr>
          <w:delText>搜索引擎就能搜到</w:delText>
        </w:r>
        <w:r w:rsidR="008D4BFF" w:rsidDel="00500372">
          <w:rPr>
            <w:rFonts w:ascii="Times New Roman" w:hAnsi="宋体" w:hint="eastAsia"/>
            <w:szCs w:val="24"/>
          </w:rPr>
          <w:delText>10</w:delText>
        </w:r>
        <w:r w:rsidR="003E10F3" w:rsidDel="00500372">
          <w:rPr>
            <w:rFonts w:ascii="Times New Roman" w:hAnsi="宋体" w:hint="eastAsia"/>
            <w:szCs w:val="24"/>
          </w:rPr>
          <w:delText>亿</w:delText>
        </w:r>
        <w:r w:rsidR="008D4BFF" w:rsidDel="00500372">
          <w:rPr>
            <w:rFonts w:ascii="Times New Roman" w:hAnsi="宋体"/>
            <w:szCs w:val="24"/>
          </w:rPr>
          <w:delText>2</w:delText>
        </w:r>
        <w:r w:rsidR="008D4BFF" w:rsidDel="00500372">
          <w:rPr>
            <w:rFonts w:ascii="Times New Roman" w:hAnsi="宋体" w:hint="eastAsia"/>
            <w:szCs w:val="24"/>
          </w:rPr>
          <w:delText>千</w:delText>
        </w:r>
        <w:r w:rsidR="003E10F3" w:rsidDel="00500372">
          <w:rPr>
            <w:rFonts w:ascii="Times New Roman" w:hAnsi="宋体"/>
            <w:szCs w:val="24"/>
          </w:rPr>
          <w:delText>万份的</w:delText>
        </w:r>
        <w:r w:rsidR="003E10F3" w:rsidDel="00500372">
          <w:rPr>
            <w:rFonts w:ascii="Times New Roman" w:hAnsi="宋体"/>
            <w:szCs w:val="24"/>
          </w:rPr>
          <w:delText>PDF</w:delText>
        </w:r>
        <w:r w:rsidR="003E10F3" w:rsidDel="00500372">
          <w:rPr>
            <w:rFonts w:ascii="Times New Roman" w:hAnsi="宋体"/>
            <w:szCs w:val="24"/>
          </w:rPr>
          <w:delText>文档</w:delText>
        </w:r>
        <w:r w:rsidR="00706A38" w:rsidDel="00500372">
          <w:rPr>
            <w:rFonts w:ascii="Times New Roman" w:hAnsi="宋体" w:hint="eastAsia"/>
            <w:szCs w:val="24"/>
            <w:vertAlign w:val="superscript"/>
          </w:rPr>
          <w:delText>[</w:delText>
        </w:r>
        <w:r w:rsidR="00706A38" w:rsidDel="00500372">
          <w:rPr>
            <w:rFonts w:ascii="Times New Roman" w:hAnsi="宋体"/>
            <w:szCs w:val="24"/>
            <w:vertAlign w:val="superscript"/>
          </w:rPr>
          <w:delText>1</w:delText>
        </w:r>
        <w:r w:rsidR="00706A38" w:rsidDel="00500372">
          <w:rPr>
            <w:rFonts w:ascii="Times New Roman" w:hAnsi="宋体" w:hint="eastAsia"/>
            <w:szCs w:val="24"/>
            <w:vertAlign w:val="superscript"/>
          </w:rPr>
          <w:delText>]</w:delText>
        </w:r>
        <w:r w:rsidR="003E10F3" w:rsidDel="00500372">
          <w:rPr>
            <w:rFonts w:ascii="Times New Roman" w:hAnsi="宋体"/>
            <w:szCs w:val="24"/>
          </w:rPr>
          <w:delText>。</w:delText>
        </w:r>
      </w:del>
    </w:p>
    <w:p w14:paraId="3BCEDE4C" w14:textId="059AB55A" w:rsidR="008C240C" w:rsidRPr="00585C4D" w:rsidDel="00500372" w:rsidRDefault="00DD63F3" w:rsidP="00CF24C0">
      <w:pPr>
        <w:spacing w:line="400" w:lineRule="exact"/>
        <w:ind w:firstLine="420"/>
        <w:rPr>
          <w:del w:id="96" w:author="xuan Zhao" w:date="2017-11-06T14:59:00Z"/>
          <w:rFonts w:ascii="Times New Roman" w:hAnsi="宋体"/>
          <w:szCs w:val="24"/>
        </w:rPr>
      </w:pPr>
      <w:del w:id="97" w:author="xuan Zhao" w:date="2017-11-06T14:59:00Z">
        <w:r w:rsidRPr="00585C4D" w:rsidDel="00500372">
          <w:rPr>
            <w:rFonts w:ascii="Times New Roman" w:hAnsi="宋体" w:hint="eastAsia"/>
            <w:szCs w:val="24"/>
          </w:rPr>
          <w:delText>现</w:delText>
        </w:r>
        <w:r w:rsidR="00282CA4" w:rsidRPr="00585C4D" w:rsidDel="00500372">
          <w:rPr>
            <w:rFonts w:ascii="Times New Roman" w:hAnsi="宋体" w:hint="eastAsia"/>
            <w:szCs w:val="24"/>
          </w:rPr>
          <w:delText>如今的</w:delText>
        </w:r>
        <w:r w:rsidR="00282CA4" w:rsidRPr="00585C4D" w:rsidDel="00500372">
          <w:rPr>
            <w:rFonts w:ascii="Times New Roman" w:hAnsi="宋体"/>
            <w:szCs w:val="24"/>
          </w:rPr>
          <w:delText>互联网上</w:delText>
        </w:r>
        <w:r w:rsidR="00282CA4" w:rsidRPr="00585C4D" w:rsidDel="00500372">
          <w:rPr>
            <w:rFonts w:ascii="Times New Roman" w:hAnsi="宋体" w:hint="eastAsia"/>
            <w:szCs w:val="24"/>
          </w:rPr>
          <w:delText>，越来越多的电子书籍、产品使用说明书、公司公告财报、网络资料、科学</w:delText>
        </w:r>
        <w:r w:rsidR="00282CA4" w:rsidRPr="00585C4D" w:rsidDel="00500372">
          <w:rPr>
            <w:rFonts w:ascii="Times New Roman" w:hAnsi="宋体"/>
            <w:szCs w:val="24"/>
          </w:rPr>
          <w:delText>文献、</w:delText>
        </w:r>
        <w:r w:rsidR="00282CA4" w:rsidRPr="00585C4D" w:rsidDel="00500372">
          <w:rPr>
            <w:rFonts w:ascii="Times New Roman" w:hAnsi="宋体" w:hint="eastAsia"/>
            <w:szCs w:val="24"/>
          </w:rPr>
          <w:delText>电子邮件等都开始使用</w:delText>
        </w:r>
        <w:r w:rsidR="00282CA4" w:rsidRPr="00585C4D" w:rsidDel="00500372">
          <w:rPr>
            <w:rFonts w:ascii="Times New Roman" w:hAnsi="宋体" w:hint="eastAsia"/>
            <w:szCs w:val="24"/>
          </w:rPr>
          <w:delText>PDF</w:delText>
        </w:r>
        <w:r w:rsidR="00282CA4" w:rsidRPr="00585C4D" w:rsidDel="00500372">
          <w:rPr>
            <w:rFonts w:ascii="Times New Roman" w:hAnsi="宋体" w:hint="eastAsia"/>
            <w:szCs w:val="24"/>
          </w:rPr>
          <w:delText>格式作为电子文档的首选格式。</w:delText>
        </w:r>
        <w:r w:rsidR="00CF24C0" w:rsidDel="00500372">
          <w:rPr>
            <w:rFonts w:ascii="Times New Roman" w:hAnsi="宋体" w:hint="eastAsia"/>
            <w:szCs w:val="24"/>
          </w:rPr>
          <w:delText>将</w:delText>
        </w:r>
        <w:r w:rsidR="00CF24C0" w:rsidDel="00500372">
          <w:rPr>
            <w:rFonts w:ascii="Times New Roman" w:hAnsi="宋体"/>
            <w:szCs w:val="24"/>
          </w:rPr>
          <w:delText>PDF</w:delText>
        </w:r>
        <w:r w:rsidR="00CF24C0" w:rsidDel="00500372">
          <w:rPr>
            <w:rFonts w:ascii="Times New Roman" w:hAnsi="宋体"/>
            <w:szCs w:val="24"/>
          </w:rPr>
          <w:delText>格式与</w:delText>
        </w:r>
        <w:r w:rsidR="00CF24C0" w:rsidDel="00500372">
          <w:rPr>
            <w:rFonts w:ascii="Times New Roman" w:hAnsi="宋体"/>
            <w:szCs w:val="24"/>
          </w:rPr>
          <w:delText>Word</w:delText>
        </w:r>
        <w:r w:rsidR="00CF24C0" w:rsidDel="00500372">
          <w:rPr>
            <w:rFonts w:ascii="Times New Roman" w:hAnsi="宋体"/>
            <w:szCs w:val="24"/>
          </w:rPr>
          <w:delText>格式进行对比，</w:delText>
        </w:r>
        <w:r w:rsidR="00CF24C0" w:rsidDel="00500372">
          <w:rPr>
            <w:rFonts w:ascii="Times New Roman" w:hAnsi="宋体" w:hint="eastAsia"/>
            <w:szCs w:val="24"/>
          </w:rPr>
          <w:delText>通过</w:delText>
        </w:r>
        <w:r w:rsidR="00CF24C0" w:rsidDel="00500372">
          <w:rPr>
            <w:rFonts w:ascii="Times New Roman" w:hAnsi="宋体"/>
            <w:szCs w:val="24"/>
          </w:rPr>
          <w:delText>Google</w:delText>
        </w:r>
        <w:r w:rsidR="00CF24C0" w:rsidDel="00500372">
          <w:rPr>
            <w:rFonts w:ascii="Times New Roman" w:hAnsi="宋体"/>
            <w:szCs w:val="24"/>
          </w:rPr>
          <w:delText>搜索互联网上存在的</w:delText>
        </w:r>
        <w:r w:rsidR="00CF24C0" w:rsidDel="00500372">
          <w:rPr>
            <w:rFonts w:ascii="Times New Roman" w:hAnsi="宋体" w:hint="eastAsia"/>
            <w:szCs w:val="24"/>
          </w:rPr>
          <w:delText>两类</w:delText>
        </w:r>
        <w:r w:rsidR="00CF24C0" w:rsidDel="00500372">
          <w:rPr>
            <w:rFonts w:ascii="Times New Roman" w:hAnsi="宋体"/>
            <w:szCs w:val="24"/>
          </w:rPr>
          <w:delText>文档数量进行对比发现，</w:delText>
        </w:r>
        <w:r w:rsidR="00CF24C0" w:rsidDel="00500372">
          <w:rPr>
            <w:rFonts w:ascii="Times New Roman" w:hAnsi="宋体"/>
            <w:szCs w:val="24"/>
          </w:rPr>
          <w:delText>PDF</w:delText>
        </w:r>
        <w:r w:rsidR="00CF24C0" w:rsidDel="00500372">
          <w:rPr>
            <w:rFonts w:ascii="Times New Roman" w:hAnsi="宋体"/>
            <w:szCs w:val="24"/>
          </w:rPr>
          <w:delText>文档数量是</w:delText>
        </w:r>
        <w:r w:rsidR="00CF24C0" w:rsidDel="00500372">
          <w:rPr>
            <w:rFonts w:ascii="Times New Roman" w:hAnsi="宋体"/>
            <w:szCs w:val="24"/>
          </w:rPr>
          <w:delText>Word</w:delText>
        </w:r>
        <w:r w:rsidR="00CF24C0" w:rsidDel="00500372">
          <w:rPr>
            <w:rFonts w:ascii="Times New Roman" w:hAnsi="宋体" w:hint="eastAsia"/>
            <w:szCs w:val="24"/>
          </w:rPr>
          <w:delText>类型</w:delText>
        </w:r>
        <w:r w:rsidR="00CF24C0" w:rsidDel="00500372">
          <w:rPr>
            <w:rFonts w:ascii="Times New Roman" w:hAnsi="宋体"/>
            <w:szCs w:val="24"/>
          </w:rPr>
          <w:delText>文档数量的</w:delText>
        </w:r>
        <w:r w:rsidR="00CF24C0" w:rsidDel="00500372">
          <w:rPr>
            <w:rFonts w:ascii="Times New Roman" w:hAnsi="宋体" w:hint="eastAsia"/>
            <w:szCs w:val="24"/>
          </w:rPr>
          <w:delText>8</w:delText>
        </w:r>
        <w:r w:rsidR="00CF24C0" w:rsidDel="00500372">
          <w:rPr>
            <w:rFonts w:ascii="Times New Roman" w:hAnsi="宋体" w:hint="eastAsia"/>
            <w:szCs w:val="24"/>
          </w:rPr>
          <w:delText>倍，</w:delText>
        </w:r>
        <w:r w:rsidR="00CF24C0" w:rsidDel="00500372">
          <w:rPr>
            <w:rFonts w:ascii="Times New Roman" w:hAnsi="宋体"/>
            <w:szCs w:val="24"/>
          </w:rPr>
          <w:delText>由此可见</w:delText>
        </w:r>
        <w:r w:rsidR="00CF24C0" w:rsidDel="00500372">
          <w:rPr>
            <w:rFonts w:ascii="Times New Roman" w:hAnsi="宋体"/>
            <w:szCs w:val="24"/>
          </w:rPr>
          <w:delText>PDF</w:delText>
        </w:r>
        <w:r w:rsidR="00CF24C0" w:rsidDel="00500372">
          <w:rPr>
            <w:rFonts w:ascii="Times New Roman" w:hAnsi="宋体" w:hint="eastAsia"/>
            <w:szCs w:val="24"/>
          </w:rPr>
          <w:delText>格式在</w:delText>
        </w:r>
        <w:r w:rsidR="00CF24C0" w:rsidDel="00500372">
          <w:rPr>
            <w:rFonts w:ascii="Times New Roman" w:hAnsi="宋体"/>
            <w:szCs w:val="24"/>
          </w:rPr>
          <w:delText>互联网时代的重要性。</w:delText>
        </w:r>
        <w:r w:rsidRPr="00585C4D" w:rsidDel="00500372">
          <w:rPr>
            <w:rFonts w:ascii="Times New Roman" w:hAnsi="宋体" w:hint="eastAsia"/>
            <w:szCs w:val="24"/>
          </w:rPr>
          <w:delText>信息</w:delText>
        </w:r>
        <w:r w:rsidRPr="00585C4D" w:rsidDel="00500372">
          <w:rPr>
            <w:rFonts w:ascii="Times New Roman" w:hAnsi="宋体"/>
            <w:szCs w:val="24"/>
          </w:rPr>
          <w:delText>的爆炸式增长在一定程度上丰富了人们的生活，但同时</w:delText>
        </w:r>
        <w:r w:rsidRPr="00585C4D" w:rsidDel="00500372">
          <w:rPr>
            <w:rFonts w:ascii="Times New Roman" w:hAnsi="宋体" w:hint="eastAsia"/>
            <w:szCs w:val="24"/>
          </w:rPr>
          <w:delText>也</w:delText>
        </w:r>
        <w:r w:rsidRPr="00585C4D" w:rsidDel="00500372">
          <w:rPr>
            <w:rFonts w:ascii="Times New Roman" w:hAnsi="宋体"/>
            <w:szCs w:val="24"/>
          </w:rPr>
          <w:delText>带来了不小的麻烦。</w:delText>
        </w:r>
        <w:r w:rsidRPr="00585C4D" w:rsidDel="00500372">
          <w:rPr>
            <w:rFonts w:ascii="Times New Roman" w:hAnsi="宋体" w:hint="eastAsia"/>
            <w:szCs w:val="24"/>
          </w:rPr>
          <w:delText>大量</w:delText>
        </w:r>
        <w:r w:rsidRPr="00585C4D" w:rsidDel="00500372">
          <w:rPr>
            <w:rFonts w:ascii="Times New Roman" w:hAnsi="宋体"/>
            <w:szCs w:val="24"/>
          </w:rPr>
          <w:delText>的电子文档包含丰富的信息，但如何从海</w:delText>
        </w:r>
        <w:r w:rsidRPr="00585C4D" w:rsidDel="00500372">
          <w:rPr>
            <w:rFonts w:ascii="Times New Roman" w:hAnsi="宋体" w:hint="eastAsia"/>
            <w:szCs w:val="24"/>
          </w:rPr>
          <w:delText>量</w:delText>
        </w:r>
        <w:r w:rsidRPr="00585C4D" w:rsidDel="00500372">
          <w:rPr>
            <w:rFonts w:ascii="Times New Roman" w:hAnsi="宋体"/>
            <w:szCs w:val="24"/>
          </w:rPr>
          <w:delText>的信息中</w:delText>
        </w:r>
        <w:r w:rsidRPr="00585C4D" w:rsidDel="00500372">
          <w:rPr>
            <w:rFonts w:ascii="Times New Roman" w:hAnsi="宋体" w:hint="eastAsia"/>
            <w:szCs w:val="24"/>
          </w:rPr>
          <w:delText>获取</w:delText>
        </w:r>
        <w:r w:rsidRPr="00585C4D" w:rsidDel="00500372">
          <w:rPr>
            <w:rFonts w:ascii="Times New Roman" w:hAnsi="宋体"/>
            <w:szCs w:val="24"/>
          </w:rPr>
          <w:delText>有价值的</w:delText>
        </w:r>
        <w:r w:rsidRPr="00585C4D" w:rsidDel="00500372">
          <w:rPr>
            <w:rFonts w:ascii="Times New Roman" w:hAnsi="宋体" w:hint="eastAsia"/>
            <w:szCs w:val="24"/>
          </w:rPr>
          <w:delText>数据</w:delText>
        </w:r>
        <w:r w:rsidRPr="00585C4D" w:rsidDel="00500372">
          <w:rPr>
            <w:rFonts w:ascii="Times New Roman" w:hAnsi="宋体"/>
            <w:szCs w:val="24"/>
          </w:rPr>
          <w:delText>，如何将杂乱</w:delText>
        </w:r>
        <w:r w:rsidR="00476498" w:rsidRPr="00585C4D" w:rsidDel="00500372">
          <w:rPr>
            <w:rFonts w:ascii="Times New Roman" w:hAnsi="宋体" w:hint="eastAsia"/>
            <w:szCs w:val="24"/>
          </w:rPr>
          <w:delText>的</w:delText>
        </w:r>
        <w:r w:rsidR="00476498" w:rsidRPr="00585C4D" w:rsidDel="00500372">
          <w:rPr>
            <w:rFonts w:ascii="Times New Roman" w:hAnsi="宋体"/>
            <w:szCs w:val="24"/>
          </w:rPr>
          <w:delText>数据整理成可分析</w:delText>
        </w:r>
        <w:r w:rsidR="00476498" w:rsidRPr="00585C4D" w:rsidDel="00500372">
          <w:rPr>
            <w:rFonts w:ascii="Times New Roman" w:hAnsi="宋体" w:hint="eastAsia"/>
            <w:szCs w:val="24"/>
          </w:rPr>
          <w:delText>可</w:delText>
        </w:r>
        <w:r w:rsidR="00476498" w:rsidRPr="00585C4D" w:rsidDel="00500372">
          <w:rPr>
            <w:rFonts w:ascii="Times New Roman" w:hAnsi="宋体"/>
            <w:szCs w:val="24"/>
          </w:rPr>
          <w:delText>利用的结构化数据已经成为近年来的又一</w:delText>
        </w:r>
        <w:r w:rsidR="00476498" w:rsidRPr="00585C4D" w:rsidDel="00500372">
          <w:rPr>
            <w:rFonts w:ascii="Times New Roman" w:hAnsi="宋体" w:hint="eastAsia"/>
            <w:szCs w:val="24"/>
          </w:rPr>
          <w:delText>研究</w:delText>
        </w:r>
        <w:r w:rsidR="00476498" w:rsidRPr="00585C4D" w:rsidDel="00500372">
          <w:rPr>
            <w:rFonts w:ascii="Times New Roman" w:hAnsi="宋体"/>
            <w:szCs w:val="24"/>
          </w:rPr>
          <w:delText>热点问题。</w:delText>
        </w:r>
      </w:del>
    </w:p>
    <w:p w14:paraId="0A32D30B" w14:textId="0417017D" w:rsidR="00720A06" w:rsidRPr="00585C4D" w:rsidDel="00500372" w:rsidRDefault="00476498" w:rsidP="00476498">
      <w:pPr>
        <w:spacing w:line="400" w:lineRule="exact"/>
        <w:rPr>
          <w:del w:id="98" w:author="xuan Zhao" w:date="2017-11-06T14:59:00Z"/>
          <w:rFonts w:ascii="Times New Roman" w:hAnsi="宋体"/>
          <w:szCs w:val="24"/>
        </w:rPr>
      </w:pPr>
      <w:del w:id="99" w:author="xuan Zhao" w:date="2017-11-06T14:59:00Z">
        <w:r w:rsidRPr="00585C4D" w:rsidDel="00500372">
          <w:rPr>
            <w:rFonts w:ascii="Times New Roman" w:hAnsi="宋体"/>
            <w:szCs w:val="24"/>
          </w:rPr>
          <w:tab/>
        </w:r>
        <w:r w:rsidRPr="00585C4D" w:rsidDel="00500372">
          <w:rPr>
            <w:rFonts w:ascii="Times New Roman" w:hAnsi="宋体" w:hint="eastAsia"/>
            <w:szCs w:val="24"/>
          </w:rPr>
          <w:delText>表格</w:delText>
        </w:r>
        <w:r w:rsidRPr="00585C4D" w:rsidDel="00500372">
          <w:rPr>
            <w:rFonts w:ascii="Times New Roman" w:hAnsi="宋体"/>
            <w:szCs w:val="24"/>
          </w:rPr>
          <w:delText>作为呈现信息的优质载体，在网页、图像、</w:delText>
        </w:r>
        <w:r w:rsidRPr="00585C4D" w:rsidDel="00500372">
          <w:rPr>
            <w:rFonts w:ascii="Times New Roman" w:hAnsi="宋体"/>
            <w:szCs w:val="24"/>
          </w:rPr>
          <w:delText>PDF</w:delText>
        </w:r>
        <w:r w:rsidRPr="00585C4D" w:rsidDel="00500372">
          <w:rPr>
            <w:rFonts w:ascii="Times New Roman" w:hAnsi="宋体" w:hint="eastAsia"/>
            <w:szCs w:val="24"/>
          </w:rPr>
          <w:delText>等媒介</w:delText>
        </w:r>
        <w:r w:rsidRPr="00585C4D" w:rsidDel="00500372">
          <w:rPr>
            <w:rFonts w:ascii="Times New Roman" w:hAnsi="宋体"/>
            <w:szCs w:val="24"/>
          </w:rPr>
          <w:delText>中都占有</w:delText>
        </w:r>
        <w:r w:rsidRPr="00585C4D" w:rsidDel="00500372">
          <w:rPr>
            <w:rFonts w:ascii="Times New Roman" w:hAnsi="宋体" w:hint="eastAsia"/>
            <w:szCs w:val="24"/>
          </w:rPr>
          <w:delText>着</w:delText>
        </w:r>
        <w:r w:rsidRPr="00585C4D" w:rsidDel="00500372">
          <w:rPr>
            <w:rFonts w:ascii="Times New Roman" w:hAnsi="宋体"/>
            <w:szCs w:val="24"/>
          </w:rPr>
          <w:delText>举足轻重的位置。涉及到</w:delText>
        </w:r>
        <w:r w:rsidRPr="00585C4D" w:rsidDel="00500372">
          <w:rPr>
            <w:rFonts w:ascii="Times New Roman" w:hAnsi="宋体" w:hint="eastAsia"/>
            <w:szCs w:val="24"/>
          </w:rPr>
          <w:delText>数字</w:delText>
        </w:r>
        <w:r w:rsidRPr="00585C4D" w:rsidDel="00500372">
          <w:rPr>
            <w:rFonts w:ascii="Times New Roman" w:hAnsi="宋体"/>
            <w:szCs w:val="24"/>
          </w:rPr>
          <w:delText>信息，对比信息的数据往往都以表格的方式呈现。对于</w:delText>
        </w:r>
        <w:r w:rsidRPr="00585C4D" w:rsidDel="00500372">
          <w:rPr>
            <w:rFonts w:ascii="Times New Roman" w:hAnsi="宋体" w:hint="eastAsia"/>
            <w:szCs w:val="24"/>
          </w:rPr>
          <w:delText>网页</w:delText>
        </w:r>
        <w:r w:rsidRPr="00585C4D" w:rsidDel="00500372">
          <w:rPr>
            <w:rFonts w:ascii="Times New Roman" w:hAnsi="宋体"/>
            <w:szCs w:val="24"/>
          </w:rPr>
          <w:delText>中表格信息的提取，由于</w:delText>
        </w:r>
        <w:r w:rsidRPr="00585C4D" w:rsidDel="00500372">
          <w:rPr>
            <w:rFonts w:ascii="Times New Roman" w:hAnsi="宋体"/>
            <w:szCs w:val="24"/>
          </w:rPr>
          <w:delText>HTML</w:delText>
        </w:r>
        <w:r w:rsidRPr="00585C4D" w:rsidDel="00500372">
          <w:rPr>
            <w:rFonts w:ascii="Times New Roman" w:hAnsi="宋体"/>
            <w:szCs w:val="24"/>
          </w:rPr>
          <w:delText>结构</w:delText>
        </w:r>
        <w:r w:rsidRPr="00585C4D" w:rsidDel="00500372">
          <w:rPr>
            <w:rFonts w:ascii="Times New Roman" w:hAnsi="宋体" w:hint="eastAsia"/>
            <w:szCs w:val="24"/>
          </w:rPr>
          <w:delText>的</w:delText>
        </w:r>
        <w:r w:rsidRPr="00585C4D" w:rsidDel="00500372">
          <w:rPr>
            <w:rFonts w:ascii="Times New Roman" w:hAnsi="宋体"/>
            <w:szCs w:val="24"/>
          </w:rPr>
          <w:delText>特征，表格的提取相对容易。图像</w:delText>
        </w:r>
        <w:r w:rsidRPr="00585C4D" w:rsidDel="00500372">
          <w:rPr>
            <w:rFonts w:ascii="Times New Roman" w:hAnsi="宋体" w:hint="eastAsia"/>
            <w:szCs w:val="24"/>
          </w:rPr>
          <w:delText>中</w:delText>
        </w:r>
        <w:r w:rsidRPr="00585C4D" w:rsidDel="00500372">
          <w:rPr>
            <w:rFonts w:ascii="Times New Roman" w:hAnsi="宋体"/>
            <w:szCs w:val="24"/>
          </w:rPr>
          <w:delText>表格的识别往往借助图像识别的常用算法完成。而</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的</w:delText>
        </w:r>
        <w:r w:rsidRPr="00585C4D" w:rsidDel="00500372">
          <w:rPr>
            <w:rFonts w:ascii="Times New Roman" w:hAnsi="宋体" w:hint="eastAsia"/>
            <w:szCs w:val="24"/>
          </w:rPr>
          <w:delText>文件</w:delText>
        </w:r>
        <w:r w:rsidRPr="00585C4D" w:rsidDel="00500372">
          <w:rPr>
            <w:rFonts w:ascii="Times New Roman" w:hAnsi="宋体"/>
            <w:szCs w:val="24"/>
          </w:rPr>
          <w:delText>，由于</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自身的</w:delText>
        </w:r>
        <w:r w:rsidRPr="00585C4D" w:rsidDel="00500372">
          <w:rPr>
            <w:rFonts w:ascii="Times New Roman" w:hAnsi="宋体" w:hint="eastAsia"/>
            <w:szCs w:val="24"/>
          </w:rPr>
          <w:delText>格式并</w:delText>
        </w:r>
        <w:r w:rsidRPr="00585C4D" w:rsidDel="00500372">
          <w:rPr>
            <w:rFonts w:ascii="Times New Roman" w:hAnsi="宋体"/>
            <w:szCs w:val="24"/>
          </w:rPr>
          <w:delText>未对表格进行结构化，因此表格线条的检测以及表格的还原都有不小的挑战。</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格式的表格识别</w:delText>
        </w:r>
        <w:r w:rsidR="00720A06" w:rsidRPr="00585C4D" w:rsidDel="00500372">
          <w:rPr>
            <w:rFonts w:ascii="Times New Roman" w:hAnsi="宋体" w:hint="eastAsia"/>
            <w:szCs w:val="24"/>
          </w:rPr>
          <w:delText>技术</w:delText>
        </w:r>
        <w:r w:rsidR="00720A06" w:rsidRPr="00585C4D" w:rsidDel="00500372">
          <w:rPr>
            <w:rFonts w:ascii="Times New Roman" w:hAnsi="宋体"/>
            <w:szCs w:val="24"/>
          </w:rPr>
          <w:delText>相比前两者并</w:delText>
        </w:r>
        <w:r w:rsidR="00720A06" w:rsidRPr="00585C4D" w:rsidDel="00500372">
          <w:rPr>
            <w:rFonts w:ascii="Times New Roman" w:hAnsi="宋体" w:hint="eastAsia"/>
            <w:szCs w:val="24"/>
          </w:rPr>
          <w:delText>不</w:delText>
        </w:r>
        <w:r w:rsidR="00720A06" w:rsidRPr="00585C4D" w:rsidDel="00500372">
          <w:rPr>
            <w:rFonts w:ascii="Times New Roman" w:hAnsi="宋体"/>
            <w:szCs w:val="24"/>
          </w:rPr>
          <w:delText>十分成熟，</w:delText>
        </w:r>
        <w:r w:rsidR="00720A06" w:rsidRPr="00585C4D" w:rsidDel="00500372">
          <w:rPr>
            <w:rFonts w:ascii="Times New Roman" w:hAnsi="宋体" w:hint="eastAsia"/>
            <w:szCs w:val="24"/>
          </w:rPr>
          <w:delText>但</w:delText>
        </w:r>
        <w:r w:rsidR="00720A06" w:rsidRPr="00585C4D" w:rsidDel="00500372">
          <w:rPr>
            <w:rFonts w:ascii="Times New Roman" w:hAnsi="宋体"/>
            <w:szCs w:val="24"/>
          </w:rPr>
          <w:delText>随着</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w:delText>
        </w:r>
        <w:r w:rsidR="00720A06" w:rsidRPr="00585C4D" w:rsidDel="00500372">
          <w:rPr>
            <w:rFonts w:ascii="Times New Roman" w:hAnsi="宋体" w:hint="eastAsia"/>
            <w:szCs w:val="24"/>
          </w:rPr>
          <w:delText>不断</w:delText>
        </w:r>
        <w:r w:rsidR="00720A06" w:rsidRPr="00585C4D" w:rsidDel="00500372">
          <w:rPr>
            <w:rFonts w:ascii="Times New Roman" w:hAnsi="宋体"/>
            <w:szCs w:val="24"/>
          </w:rPr>
          <w:delText>普及</w:delText>
        </w:r>
        <w:r w:rsidR="00720A06" w:rsidRPr="00585C4D" w:rsidDel="00500372">
          <w:rPr>
            <w:rFonts w:ascii="Times New Roman" w:hAnsi="宋体" w:hint="eastAsia"/>
            <w:szCs w:val="24"/>
          </w:rPr>
          <w:delText>和</w:delText>
        </w:r>
        <w:r w:rsidR="00720A06" w:rsidRPr="00585C4D" w:rsidDel="00500372">
          <w:rPr>
            <w:rFonts w:ascii="Times New Roman" w:hAnsi="宋体"/>
            <w:szCs w:val="24"/>
          </w:rPr>
          <w:delText>升温，近几年来</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的表格提取逐渐受到重视，针对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的表格提取方法也</w:delText>
        </w:r>
        <w:r w:rsidR="00720A06" w:rsidRPr="00585C4D" w:rsidDel="00500372">
          <w:rPr>
            <w:rFonts w:ascii="Times New Roman" w:hAnsi="宋体" w:hint="eastAsia"/>
            <w:szCs w:val="24"/>
          </w:rPr>
          <w:delText>随之</w:delText>
        </w:r>
        <w:r w:rsidR="00720A06" w:rsidRPr="00585C4D" w:rsidDel="00500372">
          <w:rPr>
            <w:rFonts w:ascii="Times New Roman" w:hAnsi="宋体"/>
            <w:szCs w:val="24"/>
          </w:rPr>
          <w:delText>多样化</w:delText>
        </w:r>
        <w:r w:rsidR="00720A06" w:rsidRPr="00585C4D" w:rsidDel="00500372">
          <w:rPr>
            <w:rFonts w:ascii="Times New Roman" w:hAnsi="宋体" w:hint="eastAsia"/>
            <w:szCs w:val="24"/>
          </w:rPr>
          <w:delText>。</w:delText>
        </w:r>
      </w:del>
    </w:p>
    <w:p w14:paraId="5AD700C5" w14:textId="77777777" w:rsidR="00173303" w:rsidRDefault="00173303">
      <w:pPr>
        <w:pStyle w:val="2"/>
      </w:pPr>
      <w:bookmarkStart w:id="100" w:name="_Toc248481438"/>
      <w:bookmarkStart w:id="101" w:name="_Toc406841144"/>
      <w:r>
        <w:t>研究意义</w:t>
      </w:r>
      <w:bookmarkEnd w:id="100"/>
      <w:bookmarkEnd w:id="101"/>
    </w:p>
    <w:p w14:paraId="0545731E" w14:textId="77777777" w:rsidR="00720A06" w:rsidRPr="00585C4D" w:rsidRDefault="00720A06" w:rsidP="00456481">
      <w:pPr>
        <w:spacing w:line="400" w:lineRule="exact"/>
        <w:ind w:firstLine="420"/>
        <w:rPr>
          <w:rFonts w:ascii="Times New Roman" w:hAnsi="宋体"/>
          <w:szCs w:val="24"/>
        </w:rPr>
      </w:pPr>
      <w:r w:rsidRPr="00585C4D">
        <w:rPr>
          <w:rFonts w:ascii="Times New Roman" w:hAnsi="宋体" w:hint="eastAsia"/>
          <w:szCs w:val="24"/>
        </w:rPr>
        <w:t>如前所</w:t>
      </w:r>
      <w:r w:rsidRPr="00585C4D">
        <w:rPr>
          <w:rFonts w:ascii="Times New Roman" w:hAnsi="宋体"/>
          <w:szCs w:val="24"/>
        </w:rPr>
        <w:t>述，</w:t>
      </w:r>
      <w:r w:rsidRPr="00585C4D">
        <w:rPr>
          <w:rFonts w:ascii="Times New Roman" w:hAnsi="宋体" w:hint="eastAsia"/>
          <w:szCs w:val="24"/>
        </w:rPr>
        <w:t>电子</w:t>
      </w:r>
      <w:r w:rsidRPr="00585C4D">
        <w:rPr>
          <w:rFonts w:ascii="Times New Roman" w:hAnsi="宋体"/>
          <w:szCs w:val="24"/>
        </w:rPr>
        <w:t>文档逐渐走入时代舞台的中央，</w:t>
      </w:r>
      <w:r w:rsidR="00456481" w:rsidRPr="00585C4D">
        <w:rPr>
          <w:rFonts w:ascii="Times New Roman" w:hAnsi="宋体" w:hint="eastAsia"/>
          <w:szCs w:val="24"/>
        </w:rPr>
        <w:t>受到</w:t>
      </w:r>
      <w:r w:rsidR="00456481" w:rsidRPr="00585C4D">
        <w:rPr>
          <w:rFonts w:ascii="Times New Roman" w:hAnsi="宋体"/>
          <w:szCs w:val="24"/>
        </w:rPr>
        <w:t>大量</w:t>
      </w:r>
      <w:r w:rsidR="00456481" w:rsidRPr="00585C4D">
        <w:rPr>
          <w:rFonts w:ascii="Times New Roman" w:hAnsi="宋体" w:hint="eastAsia"/>
          <w:szCs w:val="24"/>
        </w:rPr>
        <w:t>青年</w:t>
      </w:r>
      <w:r w:rsidR="00456481" w:rsidRPr="00585C4D">
        <w:rPr>
          <w:rFonts w:ascii="Times New Roman" w:hAnsi="宋体"/>
          <w:szCs w:val="24"/>
        </w:rPr>
        <w:t>、中年</w:t>
      </w:r>
      <w:r w:rsidR="00456481" w:rsidRPr="00585C4D">
        <w:rPr>
          <w:rFonts w:ascii="Times New Roman" w:hAnsi="宋体" w:hint="eastAsia"/>
          <w:szCs w:val="24"/>
        </w:rPr>
        <w:t>甚至</w:t>
      </w:r>
      <w:r w:rsidR="00456481" w:rsidRPr="00585C4D">
        <w:rPr>
          <w:rFonts w:ascii="Times New Roman" w:hAnsi="宋体"/>
          <w:szCs w:val="24"/>
        </w:rPr>
        <w:t>是老年群体的追捧。</w:t>
      </w:r>
      <w:r w:rsidR="00456481" w:rsidRPr="00585C4D">
        <w:rPr>
          <w:rFonts w:ascii="Times New Roman" w:hAnsi="宋体" w:hint="eastAsia"/>
          <w:szCs w:val="24"/>
        </w:rPr>
        <w:t>而</w:t>
      </w:r>
      <w:r w:rsidR="00456481" w:rsidRPr="00585C4D">
        <w:rPr>
          <w:rFonts w:ascii="Times New Roman" w:hAnsi="宋体"/>
          <w:szCs w:val="24"/>
        </w:rPr>
        <w:t>PDF</w:t>
      </w:r>
      <w:r w:rsidR="00456481" w:rsidRPr="00585C4D">
        <w:rPr>
          <w:rFonts w:ascii="Times New Roman" w:hAnsi="宋体"/>
          <w:szCs w:val="24"/>
        </w:rPr>
        <w:t>作为以呈现为特色的文档格式，</w:t>
      </w:r>
      <w:r w:rsidR="00456481" w:rsidRPr="00585C4D">
        <w:rPr>
          <w:rFonts w:ascii="Times New Roman" w:hAnsi="宋体" w:hint="eastAsia"/>
          <w:szCs w:val="24"/>
        </w:rPr>
        <w:t>相对于</w:t>
      </w:r>
      <w:r w:rsidR="00456481" w:rsidRPr="00585C4D">
        <w:rPr>
          <w:rFonts w:ascii="Times New Roman" w:hAnsi="宋体"/>
          <w:szCs w:val="24"/>
        </w:rPr>
        <w:t>word, txt</w:t>
      </w:r>
      <w:r w:rsidR="00456481" w:rsidRPr="00585C4D">
        <w:rPr>
          <w:rFonts w:ascii="Times New Roman" w:hAnsi="宋体" w:hint="eastAsia"/>
          <w:szCs w:val="24"/>
        </w:rPr>
        <w:t>等</w:t>
      </w:r>
      <w:r w:rsidR="00456481" w:rsidRPr="00585C4D">
        <w:rPr>
          <w:rFonts w:ascii="Times New Roman" w:hAnsi="宋体"/>
          <w:szCs w:val="24"/>
        </w:rPr>
        <w:t>其他形式的电子文档格式，</w:t>
      </w:r>
      <w:r w:rsidR="00456481" w:rsidRPr="00585C4D">
        <w:rPr>
          <w:rFonts w:ascii="Times New Roman" w:hAnsi="宋体" w:hint="eastAsia"/>
          <w:szCs w:val="24"/>
        </w:rPr>
        <w:t>在</w:t>
      </w:r>
      <w:r w:rsidR="00456481" w:rsidRPr="00585C4D">
        <w:rPr>
          <w:rFonts w:ascii="Times New Roman" w:hAnsi="宋体"/>
          <w:szCs w:val="24"/>
        </w:rPr>
        <w:t>保证</w:t>
      </w:r>
      <w:r w:rsidR="00456481" w:rsidRPr="00585C4D">
        <w:rPr>
          <w:rFonts w:ascii="Times New Roman" w:hAnsi="宋体" w:hint="eastAsia"/>
          <w:szCs w:val="24"/>
        </w:rPr>
        <w:t>格式</w:t>
      </w:r>
      <w:r w:rsidR="00456481" w:rsidRPr="00585C4D">
        <w:rPr>
          <w:rFonts w:ascii="Times New Roman" w:hAnsi="宋体"/>
          <w:szCs w:val="24"/>
        </w:rPr>
        <w:t>的完整性</w:t>
      </w:r>
      <w:r w:rsidR="00456481" w:rsidRPr="00585C4D">
        <w:rPr>
          <w:rFonts w:ascii="Times New Roman" w:hAnsi="宋体" w:hint="eastAsia"/>
          <w:szCs w:val="24"/>
        </w:rPr>
        <w:t>、</w:t>
      </w:r>
      <w:r w:rsidR="00456481" w:rsidRPr="00585C4D">
        <w:rPr>
          <w:rFonts w:ascii="Times New Roman" w:hAnsi="宋体"/>
          <w:szCs w:val="24"/>
        </w:rPr>
        <w:t>图像处理</w:t>
      </w:r>
      <w:r w:rsidR="00456481" w:rsidRPr="00585C4D">
        <w:rPr>
          <w:rFonts w:ascii="Times New Roman" w:hAnsi="宋体" w:hint="eastAsia"/>
          <w:szCs w:val="24"/>
        </w:rPr>
        <w:t>跨平台</w:t>
      </w:r>
      <w:r w:rsidR="00456481" w:rsidRPr="00585C4D">
        <w:rPr>
          <w:rFonts w:ascii="Times New Roman" w:hAnsi="宋体"/>
          <w:szCs w:val="24"/>
        </w:rPr>
        <w:t>等</w:t>
      </w:r>
      <w:r w:rsidR="00456481" w:rsidRPr="00585C4D">
        <w:rPr>
          <w:rFonts w:ascii="Times New Roman" w:hAnsi="宋体" w:hint="eastAsia"/>
          <w:szCs w:val="24"/>
        </w:rPr>
        <w:t>方面</w:t>
      </w:r>
      <w:r w:rsidR="00456481" w:rsidRPr="00585C4D">
        <w:rPr>
          <w:rFonts w:ascii="Times New Roman" w:hAnsi="宋体"/>
          <w:szCs w:val="24"/>
        </w:rPr>
        <w:t>都有着</w:t>
      </w:r>
      <w:r w:rsidR="00456481" w:rsidRPr="00585C4D">
        <w:rPr>
          <w:rFonts w:ascii="Times New Roman" w:hAnsi="宋体" w:hint="eastAsia"/>
          <w:szCs w:val="24"/>
        </w:rPr>
        <w:t>显著</w:t>
      </w:r>
      <w:r w:rsidR="00456481" w:rsidRPr="00585C4D">
        <w:rPr>
          <w:rFonts w:ascii="Times New Roman" w:hAnsi="宋体"/>
          <w:szCs w:val="24"/>
        </w:rPr>
        <w:t>的</w:t>
      </w:r>
      <w:r w:rsidR="00456481" w:rsidRPr="00585C4D">
        <w:rPr>
          <w:rFonts w:ascii="Times New Roman" w:hAnsi="宋体" w:hint="eastAsia"/>
          <w:szCs w:val="24"/>
        </w:rPr>
        <w:t>优势</w:t>
      </w:r>
      <w:r w:rsidR="00456481" w:rsidRPr="00585C4D">
        <w:rPr>
          <w:rFonts w:ascii="Times New Roman" w:hAnsi="宋体"/>
          <w:szCs w:val="24"/>
        </w:rPr>
        <w:t>。因</w:t>
      </w:r>
      <w:r w:rsidR="00456481" w:rsidRPr="00585C4D">
        <w:rPr>
          <w:rFonts w:ascii="Times New Roman" w:hAnsi="宋体"/>
          <w:szCs w:val="24"/>
        </w:rPr>
        <w:lastRenderedPageBreak/>
        <w:t>此</w:t>
      </w:r>
      <w:r w:rsidR="00456481" w:rsidRPr="00585C4D">
        <w:rPr>
          <w:rFonts w:ascii="Times New Roman" w:hAnsi="宋体" w:hint="eastAsia"/>
          <w:szCs w:val="24"/>
        </w:rPr>
        <w:t>PDF</w:t>
      </w:r>
      <w:r w:rsidR="00456481" w:rsidRPr="00585C4D">
        <w:rPr>
          <w:rFonts w:ascii="Times New Roman" w:hAnsi="宋体" w:hint="eastAsia"/>
          <w:szCs w:val="24"/>
        </w:rPr>
        <w:t>格式</w:t>
      </w:r>
      <w:r w:rsidR="00456481" w:rsidRPr="00585C4D">
        <w:rPr>
          <w:rFonts w:ascii="Times New Roman" w:hAnsi="宋体"/>
          <w:szCs w:val="24"/>
        </w:rPr>
        <w:t>已经成为</w:t>
      </w:r>
      <w:r w:rsidR="00456481" w:rsidRPr="00585C4D">
        <w:rPr>
          <w:rFonts w:ascii="Times New Roman" w:hAnsi="宋体" w:hint="eastAsia"/>
          <w:szCs w:val="24"/>
        </w:rPr>
        <w:t>电子书籍、产品使用说明书、公司公告财报、网络资料、科学</w:t>
      </w:r>
      <w:r w:rsidR="00456481" w:rsidRPr="00585C4D">
        <w:rPr>
          <w:rFonts w:ascii="Times New Roman" w:hAnsi="宋体"/>
          <w:szCs w:val="24"/>
        </w:rPr>
        <w:t>文献、</w:t>
      </w:r>
      <w:r w:rsidR="00456481" w:rsidRPr="00585C4D">
        <w:rPr>
          <w:rFonts w:ascii="Times New Roman" w:hAnsi="宋体" w:hint="eastAsia"/>
          <w:szCs w:val="24"/>
        </w:rPr>
        <w:t>电子邮件等各类</w:t>
      </w:r>
      <w:r w:rsidR="00456481" w:rsidRPr="00585C4D">
        <w:rPr>
          <w:rFonts w:ascii="Times New Roman" w:hAnsi="宋体"/>
          <w:szCs w:val="24"/>
        </w:rPr>
        <w:t>电子文档的首先格式。</w:t>
      </w:r>
    </w:p>
    <w:p w14:paraId="545DE871" w14:textId="77777777" w:rsidR="00456481" w:rsidRDefault="001007B8" w:rsidP="00585C4D">
      <w:pPr>
        <w:spacing w:line="400" w:lineRule="exact"/>
        <w:ind w:firstLine="420"/>
        <w:rPr>
          <w:rFonts w:ascii="Times New Roman" w:hAnsi="宋体"/>
          <w:szCs w:val="24"/>
        </w:rPr>
      </w:pPr>
      <w:r w:rsidRPr="00585C4D">
        <w:rPr>
          <w:rFonts w:ascii="Times New Roman" w:hAnsi="宋体" w:hint="eastAsia"/>
          <w:szCs w:val="24"/>
        </w:rPr>
        <w:t>对于表格</w:t>
      </w:r>
      <w:r w:rsidRPr="00585C4D">
        <w:rPr>
          <w:rFonts w:ascii="Times New Roman" w:hAnsi="宋体"/>
          <w:szCs w:val="24"/>
        </w:rPr>
        <w:t>的识别，早起主要集中在</w:t>
      </w:r>
      <w:r w:rsidRPr="00585C4D">
        <w:rPr>
          <w:rFonts w:ascii="Times New Roman" w:hAnsi="宋体" w:hint="eastAsia"/>
          <w:szCs w:val="24"/>
        </w:rPr>
        <w:t>图像</w:t>
      </w:r>
      <w:r w:rsidRPr="00585C4D">
        <w:rPr>
          <w:rFonts w:ascii="Times New Roman" w:hAnsi="宋体"/>
          <w:szCs w:val="24"/>
        </w:rPr>
        <w:t>中表格数据的</w:t>
      </w:r>
      <w:r w:rsidRPr="00585C4D">
        <w:rPr>
          <w:rFonts w:ascii="Times New Roman" w:hAnsi="宋体" w:hint="eastAsia"/>
          <w:szCs w:val="24"/>
        </w:rPr>
        <w:t>识别</w:t>
      </w:r>
      <w:r w:rsidRPr="00585C4D">
        <w:rPr>
          <w:rFonts w:ascii="Times New Roman" w:hAnsi="宋体"/>
          <w:szCs w:val="24"/>
        </w:rPr>
        <w:t>和解析。</w:t>
      </w:r>
      <w:r w:rsidRPr="00585C4D">
        <w:rPr>
          <w:rFonts w:ascii="Times New Roman" w:hAnsi="宋体" w:hint="eastAsia"/>
          <w:szCs w:val="24"/>
        </w:rPr>
        <w:t>如</w:t>
      </w:r>
      <w:r w:rsidRPr="00585C4D">
        <w:rPr>
          <w:rFonts w:ascii="Times New Roman" w:hAnsi="宋体"/>
          <w:szCs w:val="24"/>
        </w:rPr>
        <w:t>早年</w:t>
      </w:r>
      <w:r w:rsidRPr="00585C4D">
        <w:rPr>
          <w:rFonts w:ascii="Times New Roman" w:hAnsi="宋体" w:hint="eastAsia"/>
          <w:szCs w:val="24"/>
        </w:rPr>
        <w:t>间</w:t>
      </w:r>
      <w:r w:rsidRPr="00585C4D">
        <w:rPr>
          <w:rFonts w:ascii="Times New Roman" w:hAnsi="宋体"/>
          <w:szCs w:val="24"/>
        </w:rPr>
        <w:t>的成绩</w:t>
      </w:r>
      <w:r w:rsidRPr="00585C4D">
        <w:rPr>
          <w:rFonts w:ascii="Times New Roman" w:hAnsi="宋体" w:hint="eastAsia"/>
          <w:szCs w:val="24"/>
        </w:rPr>
        <w:t>录入</w:t>
      </w:r>
      <w:r w:rsidRPr="00585C4D">
        <w:rPr>
          <w:rFonts w:ascii="Times New Roman" w:hAnsi="宋体"/>
          <w:szCs w:val="24"/>
        </w:rPr>
        <w:t>，由于当时计算机并不十分发达。大量</w:t>
      </w:r>
      <w:r w:rsidRPr="00585C4D">
        <w:rPr>
          <w:rFonts w:ascii="Times New Roman" w:hAnsi="宋体" w:hint="eastAsia"/>
          <w:szCs w:val="24"/>
        </w:rPr>
        <w:t>的</w:t>
      </w:r>
      <w:r w:rsidRPr="00585C4D">
        <w:rPr>
          <w:rFonts w:ascii="Times New Roman" w:hAnsi="宋体"/>
          <w:szCs w:val="24"/>
        </w:rPr>
        <w:t>成绩信息是存储在纸质版的成绩单上。未来</w:t>
      </w:r>
      <w:r w:rsidRPr="00585C4D">
        <w:rPr>
          <w:rFonts w:ascii="Times New Roman" w:hAnsi="宋体" w:hint="eastAsia"/>
          <w:szCs w:val="24"/>
        </w:rPr>
        <w:t>将</w:t>
      </w:r>
      <w:r w:rsidRPr="00585C4D">
        <w:rPr>
          <w:rFonts w:ascii="Times New Roman" w:hAnsi="宋体"/>
          <w:szCs w:val="24"/>
        </w:rPr>
        <w:t>这部分数据数字化，需要通过图像识别技术来检查图像上的框线，</w:t>
      </w:r>
      <w:r w:rsidRPr="00585C4D">
        <w:rPr>
          <w:rFonts w:ascii="Times New Roman" w:hAnsi="宋体" w:hint="eastAsia"/>
          <w:szCs w:val="24"/>
        </w:rPr>
        <w:t>主要</w:t>
      </w:r>
      <w:r w:rsidRPr="00585C4D">
        <w:rPr>
          <w:rFonts w:ascii="Times New Roman" w:hAnsi="宋体"/>
          <w:szCs w:val="24"/>
        </w:rPr>
        <w:t>涉及的技术包括</w:t>
      </w:r>
      <w:r w:rsidRPr="00585C4D">
        <w:rPr>
          <w:rFonts w:ascii="Times New Roman" w:hAnsi="宋体" w:hint="eastAsia"/>
          <w:szCs w:val="24"/>
        </w:rPr>
        <w:t>图像</w:t>
      </w:r>
      <w:r w:rsidRPr="00585C4D">
        <w:rPr>
          <w:rFonts w:ascii="Times New Roman" w:hAnsi="宋体"/>
          <w:szCs w:val="24"/>
        </w:rPr>
        <w:t>平滑，边缘</w:t>
      </w:r>
      <w:r w:rsidRPr="00585C4D">
        <w:rPr>
          <w:rFonts w:ascii="Times New Roman" w:hAnsi="宋体" w:hint="eastAsia"/>
          <w:szCs w:val="24"/>
        </w:rPr>
        <w:t>检测</w:t>
      </w:r>
      <w:r w:rsidRPr="00585C4D">
        <w:rPr>
          <w:rFonts w:ascii="Times New Roman" w:hAnsi="宋体"/>
          <w:szCs w:val="24"/>
        </w:rPr>
        <w:t>倾斜矫正等。</w:t>
      </w:r>
      <w:r w:rsidRPr="00585C4D">
        <w:rPr>
          <w:rFonts w:ascii="Times New Roman" w:hAnsi="宋体" w:hint="eastAsia"/>
          <w:szCs w:val="24"/>
        </w:rPr>
        <w:t>随着</w:t>
      </w:r>
      <w:r w:rsidRPr="00585C4D">
        <w:rPr>
          <w:rFonts w:ascii="Times New Roman" w:hAnsi="宋体"/>
          <w:szCs w:val="24"/>
        </w:rPr>
        <w:t>互联网的不断普及，</w:t>
      </w:r>
      <w:r w:rsidRPr="00585C4D">
        <w:rPr>
          <w:rFonts w:ascii="Times New Roman" w:hAnsi="宋体" w:hint="eastAsia"/>
          <w:szCs w:val="24"/>
        </w:rPr>
        <w:t>针对</w:t>
      </w:r>
      <w:r w:rsidRPr="00585C4D">
        <w:rPr>
          <w:rFonts w:ascii="Times New Roman" w:hAnsi="宋体"/>
          <w:szCs w:val="24"/>
        </w:rPr>
        <w:t>HTML</w:t>
      </w:r>
      <w:r w:rsidRPr="00585C4D">
        <w:rPr>
          <w:rFonts w:ascii="Times New Roman" w:hAnsi="宋体"/>
          <w:szCs w:val="24"/>
        </w:rPr>
        <w:t>的表格识别</w:t>
      </w:r>
      <w:r w:rsidRPr="00585C4D">
        <w:rPr>
          <w:rFonts w:ascii="Times New Roman" w:hAnsi="宋体" w:hint="eastAsia"/>
          <w:szCs w:val="24"/>
        </w:rPr>
        <w:t>研究</w:t>
      </w:r>
      <w:r w:rsidRPr="00585C4D">
        <w:rPr>
          <w:rFonts w:ascii="Times New Roman" w:hAnsi="宋体"/>
          <w:szCs w:val="24"/>
        </w:rPr>
        <w:t>也逐渐兴起。</w:t>
      </w:r>
      <w:r w:rsidRPr="00585C4D">
        <w:rPr>
          <w:rFonts w:ascii="Times New Roman" w:hAnsi="宋体" w:hint="eastAsia"/>
          <w:szCs w:val="24"/>
        </w:rPr>
        <w:t>由于</w:t>
      </w:r>
      <w:r w:rsidRPr="00585C4D">
        <w:rPr>
          <w:rFonts w:ascii="Times New Roman" w:hAnsi="宋体"/>
          <w:szCs w:val="24"/>
        </w:rPr>
        <w:t>HTML</w:t>
      </w:r>
      <w:r w:rsidRPr="00585C4D">
        <w:rPr>
          <w:rFonts w:ascii="Times New Roman" w:hAnsi="宋体"/>
          <w:szCs w:val="24"/>
        </w:rPr>
        <w:t>对于表格有明确的标签标注，在表格提取上难度相对较小。</w:t>
      </w:r>
      <w:r w:rsidR="00585C4D" w:rsidRPr="00585C4D">
        <w:rPr>
          <w:rFonts w:ascii="Times New Roman" w:hAnsi="宋体"/>
          <w:szCs w:val="24"/>
        </w:rPr>
        <w:t>但是</w:t>
      </w:r>
      <w:r w:rsidR="00585C4D" w:rsidRPr="00585C4D">
        <w:rPr>
          <w:rFonts w:ascii="Times New Roman" w:hAnsi="宋体" w:hint="eastAsia"/>
          <w:szCs w:val="24"/>
        </w:rPr>
        <w:t>Web</w:t>
      </w:r>
      <w:r w:rsidR="00585C4D" w:rsidRPr="00585C4D">
        <w:rPr>
          <w:rFonts w:ascii="Times New Roman" w:hAnsi="宋体"/>
          <w:szCs w:val="24"/>
        </w:rPr>
        <w:t>中的表格有</w:t>
      </w:r>
      <w:r w:rsidR="00585C4D" w:rsidRPr="00585C4D">
        <w:rPr>
          <w:rFonts w:ascii="Times New Roman" w:hAnsi="宋体" w:hint="eastAsia"/>
          <w:szCs w:val="24"/>
        </w:rPr>
        <w:t>很大</w:t>
      </w:r>
      <w:r w:rsidR="00585C4D" w:rsidRPr="00585C4D">
        <w:rPr>
          <w:rFonts w:ascii="Times New Roman" w:hAnsi="宋体"/>
          <w:szCs w:val="24"/>
        </w:rPr>
        <w:t>一部分</w:t>
      </w:r>
      <w:r w:rsidR="00585C4D" w:rsidRPr="00585C4D">
        <w:rPr>
          <w:rFonts w:ascii="Times New Roman" w:hAnsi="宋体" w:hint="eastAsia"/>
          <w:szCs w:val="24"/>
        </w:rPr>
        <w:t>是</w:t>
      </w:r>
      <w:r w:rsidR="00585C4D" w:rsidRPr="00585C4D">
        <w:rPr>
          <w:rFonts w:ascii="Times New Roman" w:hAnsi="宋体"/>
          <w:szCs w:val="24"/>
        </w:rPr>
        <w:t>为了排版需求而</w:t>
      </w:r>
      <w:r w:rsidR="00585C4D" w:rsidRPr="00585C4D">
        <w:rPr>
          <w:rFonts w:ascii="Times New Roman" w:hAnsi="宋体" w:hint="eastAsia"/>
          <w:szCs w:val="24"/>
        </w:rPr>
        <w:t>添加</w:t>
      </w:r>
      <w:r w:rsidR="00585C4D" w:rsidRPr="00585C4D">
        <w:rPr>
          <w:rFonts w:ascii="Times New Roman" w:hAnsi="宋体"/>
          <w:szCs w:val="24"/>
        </w:rPr>
        <w:t>的</w:t>
      </w:r>
      <w:r w:rsidR="00585C4D" w:rsidRPr="00585C4D">
        <w:rPr>
          <w:rFonts w:ascii="Times New Roman" w:hAnsi="宋体" w:hint="eastAsia"/>
          <w:szCs w:val="24"/>
        </w:rPr>
        <w:t>，</w:t>
      </w:r>
      <w:r w:rsidR="00585C4D" w:rsidRPr="00585C4D">
        <w:rPr>
          <w:rFonts w:ascii="Times New Roman" w:hAnsi="宋体"/>
          <w:szCs w:val="24"/>
        </w:rPr>
        <w:t>这类的表格具有表格</w:t>
      </w:r>
      <w:r w:rsidR="00585C4D" w:rsidRPr="00585C4D">
        <w:rPr>
          <w:rFonts w:ascii="Times New Roman" w:hAnsi="宋体" w:hint="eastAsia"/>
          <w:szCs w:val="24"/>
        </w:rPr>
        <w:t>标签</w:t>
      </w:r>
      <w:r w:rsidR="00585C4D" w:rsidRPr="00585C4D">
        <w:rPr>
          <w:rFonts w:ascii="Times New Roman" w:hAnsi="宋体"/>
          <w:szCs w:val="24"/>
        </w:rPr>
        <w:t>因此具有很强的误导性。</w:t>
      </w:r>
      <w:r w:rsidR="00585C4D" w:rsidRPr="00585C4D">
        <w:rPr>
          <w:rFonts w:ascii="Times New Roman" w:hAnsi="宋体" w:hint="eastAsia"/>
          <w:szCs w:val="24"/>
        </w:rPr>
        <w:t>因此</w:t>
      </w:r>
      <w:r w:rsidR="00585C4D" w:rsidRPr="00585C4D">
        <w:rPr>
          <w:rFonts w:ascii="Times New Roman" w:hAnsi="宋体" w:hint="eastAsia"/>
          <w:szCs w:val="24"/>
        </w:rPr>
        <w:t>W</w:t>
      </w:r>
      <w:r w:rsidR="00585C4D" w:rsidRPr="00585C4D">
        <w:rPr>
          <w:rFonts w:ascii="Times New Roman" w:hAnsi="宋体"/>
          <w:szCs w:val="24"/>
        </w:rPr>
        <w:t>eb</w:t>
      </w:r>
      <w:r w:rsidR="00585C4D" w:rsidRPr="00585C4D">
        <w:rPr>
          <w:rFonts w:ascii="Times New Roman" w:hAnsi="宋体"/>
          <w:szCs w:val="24"/>
        </w:rPr>
        <w:t>类表格处理的主要难度在于</w:t>
      </w:r>
      <w:r w:rsidR="00585C4D">
        <w:rPr>
          <w:rFonts w:ascii="Times New Roman" w:hAnsi="宋体" w:hint="eastAsia"/>
          <w:szCs w:val="24"/>
        </w:rPr>
        <w:t>伪表格</w:t>
      </w:r>
      <w:r w:rsidR="00585C4D">
        <w:rPr>
          <w:rFonts w:ascii="Times New Roman" w:hAnsi="宋体"/>
          <w:szCs w:val="24"/>
        </w:rPr>
        <w:t>的过滤。</w:t>
      </w:r>
      <w:r w:rsidR="00585C4D">
        <w:rPr>
          <w:rFonts w:ascii="Times New Roman" w:hAnsi="宋体" w:hint="eastAsia"/>
          <w:szCs w:val="24"/>
        </w:rPr>
        <w:t>对于</w:t>
      </w:r>
      <w:r w:rsidR="00585C4D">
        <w:rPr>
          <w:rFonts w:ascii="Times New Roman" w:hAnsi="宋体"/>
          <w:szCs w:val="24"/>
        </w:rPr>
        <w:t>PDF</w:t>
      </w:r>
      <w:r w:rsidR="00585C4D">
        <w:rPr>
          <w:rFonts w:ascii="Times New Roman" w:hAnsi="宋体"/>
          <w:szCs w:val="24"/>
        </w:rPr>
        <w:t>中表格的识别，</w:t>
      </w:r>
      <w:r w:rsidR="00456481" w:rsidRPr="00585C4D">
        <w:rPr>
          <w:rFonts w:ascii="Times New Roman" w:hAnsi="宋体" w:hint="eastAsia"/>
          <w:szCs w:val="24"/>
        </w:rPr>
        <w:t>受</w:t>
      </w:r>
      <w:r w:rsidR="00456481" w:rsidRPr="00585C4D">
        <w:rPr>
          <w:rFonts w:ascii="Times New Roman" w:hAnsi="宋体" w:hint="eastAsia"/>
          <w:szCs w:val="24"/>
        </w:rPr>
        <w:t>PDF</w:t>
      </w:r>
      <w:r w:rsidR="00456481" w:rsidRPr="00585C4D">
        <w:rPr>
          <w:rFonts w:ascii="Times New Roman" w:hAnsi="宋体" w:hint="eastAsia"/>
          <w:szCs w:val="24"/>
        </w:rPr>
        <w:t>固有</w:t>
      </w:r>
      <w:r w:rsidR="00456481" w:rsidRPr="00585C4D">
        <w:rPr>
          <w:rFonts w:ascii="Times New Roman" w:hAnsi="宋体"/>
          <w:szCs w:val="24"/>
        </w:rPr>
        <w:t>格式的限制，</w:t>
      </w:r>
      <w:r w:rsidR="00456481" w:rsidRPr="00585C4D">
        <w:rPr>
          <w:rFonts w:ascii="Times New Roman" w:hAnsi="宋体"/>
          <w:szCs w:val="24"/>
        </w:rPr>
        <w:t>PDF</w:t>
      </w:r>
      <w:r w:rsidR="00456481" w:rsidRPr="00585C4D">
        <w:rPr>
          <w:rFonts w:ascii="Times New Roman" w:hAnsi="宋体" w:hint="eastAsia"/>
          <w:szCs w:val="24"/>
        </w:rPr>
        <w:t>格式</w:t>
      </w:r>
      <w:r w:rsidR="00456481" w:rsidRPr="00585C4D">
        <w:rPr>
          <w:rFonts w:ascii="Times New Roman" w:hAnsi="宋体"/>
          <w:szCs w:val="24"/>
        </w:rPr>
        <w:t>并未对表格进行明确的定义。表格</w:t>
      </w:r>
      <w:r w:rsidR="00456481" w:rsidRPr="00585C4D">
        <w:rPr>
          <w:rFonts w:ascii="Times New Roman" w:hAnsi="宋体" w:hint="eastAsia"/>
          <w:szCs w:val="24"/>
        </w:rPr>
        <w:t>在</w:t>
      </w:r>
      <w:r w:rsidR="00456481" w:rsidRPr="00585C4D">
        <w:rPr>
          <w:rFonts w:ascii="Times New Roman" w:hAnsi="宋体"/>
          <w:szCs w:val="24"/>
        </w:rPr>
        <w:t>PDF</w:t>
      </w:r>
      <w:r w:rsidR="00456481" w:rsidRPr="00585C4D">
        <w:rPr>
          <w:rFonts w:ascii="Times New Roman" w:hAnsi="宋体"/>
          <w:szCs w:val="24"/>
        </w:rPr>
        <w:t>中仅仅是文字和线条的集合。因此</w:t>
      </w:r>
      <w:r w:rsidR="00456481" w:rsidRPr="00585C4D">
        <w:rPr>
          <w:rFonts w:ascii="Times New Roman" w:hAnsi="宋体" w:hint="eastAsia"/>
          <w:szCs w:val="24"/>
        </w:rPr>
        <w:t>PDF</w:t>
      </w:r>
      <w:r w:rsidR="00456481" w:rsidRPr="00585C4D">
        <w:rPr>
          <w:rFonts w:ascii="Times New Roman" w:hAnsi="宋体" w:hint="eastAsia"/>
          <w:szCs w:val="24"/>
        </w:rPr>
        <w:t>中</w:t>
      </w:r>
      <w:r w:rsidR="00456481" w:rsidRPr="00585C4D">
        <w:rPr>
          <w:rFonts w:ascii="Times New Roman" w:hAnsi="宋体"/>
          <w:szCs w:val="24"/>
        </w:rPr>
        <w:t>的表格提取相对于</w:t>
      </w:r>
      <w:r w:rsidR="00456481" w:rsidRPr="00585C4D">
        <w:rPr>
          <w:rFonts w:ascii="Times New Roman" w:hAnsi="宋体"/>
          <w:szCs w:val="24"/>
        </w:rPr>
        <w:t>HTML</w:t>
      </w:r>
      <w:r w:rsidR="00456481" w:rsidRPr="00585C4D">
        <w:rPr>
          <w:rFonts w:ascii="Times New Roman" w:hAnsi="宋体"/>
          <w:szCs w:val="24"/>
        </w:rPr>
        <w:t>中的表格提取存在</w:t>
      </w:r>
      <w:r w:rsidR="00456481" w:rsidRPr="00585C4D">
        <w:rPr>
          <w:rFonts w:ascii="Times New Roman" w:hAnsi="宋体" w:hint="eastAsia"/>
          <w:szCs w:val="24"/>
        </w:rPr>
        <w:t>更大</w:t>
      </w:r>
      <w:r w:rsidR="00456481" w:rsidRPr="00585C4D">
        <w:rPr>
          <w:rFonts w:ascii="Times New Roman" w:hAnsi="宋体"/>
          <w:szCs w:val="24"/>
        </w:rPr>
        <w:t>的难度。</w:t>
      </w:r>
      <w:r w:rsidR="00585C4D">
        <w:rPr>
          <w:rFonts w:ascii="Times New Roman" w:hAnsi="宋体" w:hint="eastAsia"/>
          <w:szCs w:val="24"/>
        </w:rPr>
        <w:t>针对</w:t>
      </w:r>
      <w:r w:rsidR="00585C4D">
        <w:rPr>
          <w:rFonts w:ascii="Times New Roman" w:hAnsi="宋体"/>
          <w:szCs w:val="24"/>
        </w:rPr>
        <w:t>PDF</w:t>
      </w:r>
      <w:r w:rsidR="00585C4D">
        <w:rPr>
          <w:rFonts w:ascii="Times New Roman" w:hAnsi="宋体" w:hint="eastAsia"/>
          <w:szCs w:val="24"/>
        </w:rPr>
        <w:t>中</w:t>
      </w:r>
      <w:r w:rsidR="00585C4D">
        <w:rPr>
          <w:rFonts w:ascii="Times New Roman" w:hAnsi="宋体"/>
          <w:szCs w:val="24"/>
        </w:rPr>
        <w:t>表格</w:t>
      </w:r>
      <w:r w:rsidR="00585C4D">
        <w:rPr>
          <w:rFonts w:ascii="Times New Roman" w:hAnsi="宋体" w:hint="eastAsia"/>
          <w:szCs w:val="24"/>
        </w:rPr>
        <w:t>识别的</w:t>
      </w:r>
      <w:r w:rsidR="00585C4D">
        <w:rPr>
          <w:rFonts w:ascii="Times New Roman" w:hAnsi="宋体"/>
          <w:szCs w:val="24"/>
        </w:rPr>
        <w:t>研究也层出不穷，其中基于文字流的表格识别具有不错的识别效果。但是</w:t>
      </w:r>
      <w:r w:rsidR="00585C4D">
        <w:rPr>
          <w:rFonts w:ascii="Times New Roman" w:hAnsi="宋体" w:hint="eastAsia"/>
          <w:szCs w:val="24"/>
        </w:rPr>
        <w:t>由于</w:t>
      </w:r>
      <w:r w:rsidR="00585C4D">
        <w:rPr>
          <w:rFonts w:ascii="Times New Roman" w:hAnsi="宋体"/>
          <w:szCs w:val="24"/>
        </w:rPr>
        <w:t>没有充分的考虑表格框线信息，</w:t>
      </w:r>
      <w:r w:rsidR="00585C4D">
        <w:rPr>
          <w:rFonts w:ascii="Times New Roman" w:hAnsi="宋体" w:hint="eastAsia"/>
          <w:szCs w:val="24"/>
        </w:rPr>
        <w:t>该类</w:t>
      </w:r>
      <w:r w:rsidR="00585C4D">
        <w:rPr>
          <w:rFonts w:ascii="Times New Roman" w:hAnsi="宋体"/>
          <w:szCs w:val="24"/>
        </w:rPr>
        <w:t>识别算法</w:t>
      </w:r>
      <w:r w:rsidR="00585C4D">
        <w:rPr>
          <w:rFonts w:ascii="Times New Roman" w:hAnsi="宋体" w:hint="eastAsia"/>
          <w:szCs w:val="24"/>
        </w:rPr>
        <w:t>对于</w:t>
      </w:r>
      <w:r w:rsidR="00585C4D">
        <w:rPr>
          <w:rFonts w:ascii="Times New Roman" w:hAnsi="宋体"/>
          <w:szCs w:val="24"/>
        </w:rPr>
        <w:t>含有</w:t>
      </w:r>
      <w:r w:rsidR="00585C4D">
        <w:rPr>
          <w:rFonts w:ascii="Times New Roman" w:hAnsi="宋体" w:hint="eastAsia"/>
          <w:szCs w:val="24"/>
        </w:rPr>
        <w:t>复杂</w:t>
      </w:r>
      <w:r w:rsidR="00585C4D">
        <w:rPr>
          <w:rFonts w:ascii="Times New Roman" w:hAnsi="宋体"/>
          <w:szCs w:val="24"/>
        </w:rPr>
        <w:t>表头的表格往往识别率不高。</w:t>
      </w:r>
    </w:p>
    <w:p w14:paraId="31AB06C7" w14:textId="33CC7EBA" w:rsidR="002005C5" w:rsidRPr="00585C4D" w:rsidRDefault="00585C4D" w:rsidP="00156B98">
      <w:pPr>
        <w:spacing w:line="400" w:lineRule="exact"/>
        <w:ind w:firstLine="420"/>
        <w:rPr>
          <w:rFonts w:ascii="Times New Roman" w:hAnsi="宋体"/>
          <w:szCs w:val="24"/>
        </w:rPr>
      </w:pPr>
      <w:r>
        <w:rPr>
          <w:rFonts w:ascii="Times New Roman" w:hAnsi="宋体" w:hint="eastAsia"/>
          <w:szCs w:val="24"/>
        </w:rPr>
        <w:t>本</w:t>
      </w:r>
      <w:r>
        <w:rPr>
          <w:rFonts w:ascii="Times New Roman" w:hAnsi="宋体"/>
          <w:szCs w:val="24"/>
        </w:rPr>
        <w:t>课题的目标</w:t>
      </w:r>
      <w:r>
        <w:rPr>
          <w:rFonts w:ascii="Times New Roman" w:hAnsi="宋体" w:hint="eastAsia"/>
          <w:szCs w:val="24"/>
        </w:rPr>
        <w:t>是</w:t>
      </w:r>
      <w:r>
        <w:rPr>
          <w:rFonts w:ascii="Times New Roman" w:hAnsi="宋体"/>
          <w:szCs w:val="24"/>
        </w:rPr>
        <w:t>研究一种通用的</w:t>
      </w:r>
      <w:r>
        <w:rPr>
          <w:rFonts w:ascii="Times New Roman" w:hAnsi="宋体" w:hint="eastAsia"/>
          <w:szCs w:val="24"/>
        </w:rPr>
        <w:t>针对</w:t>
      </w:r>
      <w:r>
        <w:rPr>
          <w:rFonts w:ascii="Times New Roman" w:hAnsi="宋体"/>
          <w:szCs w:val="24"/>
        </w:rPr>
        <w:t>PDF</w:t>
      </w:r>
      <w:r>
        <w:rPr>
          <w:rFonts w:ascii="Times New Roman" w:hAnsi="宋体"/>
          <w:szCs w:val="24"/>
        </w:rPr>
        <w:t>的</w:t>
      </w:r>
      <w:r>
        <w:rPr>
          <w:rFonts w:ascii="Times New Roman" w:hAnsi="宋体" w:hint="eastAsia"/>
          <w:szCs w:val="24"/>
        </w:rPr>
        <w:t>表格</w:t>
      </w:r>
      <w:r>
        <w:rPr>
          <w:rFonts w:ascii="Times New Roman" w:hAnsi="宋体"/>
          <w:szCs w:val="24"/>
        </w:rPr>
        <w:t>识别和提取</w:t>
      </w:r>
      <w:r w:rsidR="0021149C">
        <w:rPr>
          <w:rFonts w:ascii="Times New Roman" w:hAnsi="宋体" w:hint="eastAsia"/>
          <w:szCs w:val="24"/>
        </w:rPr>
        <w:t>方法</w:t>
      </w:r>
      <w:r>
        <w:rPr>
          <w:rFonts w:ascii="Times New Roman" w:hAnsi="宋体"/>
          <w:szCs w:val="24"/>
        </w:rPr>
        <w:t>，</w:t>
      </w:r>
      <w:r>
        <w:rPr>
          <w:rFonts w:ascii="Times New Roman" w:hAnsi="宋体" w:hint="eastAsia"/>
          <w:szCs w:val="24"/>
        </w:rPr>
        <w:t>为了</w:t>
      </w:r>
      <w:r>
        <w:rPr>
          <w:rFonts w:ascii="Times New Roman" w:hAnsi="宋体"/>
          <w:szCs w:val="24"/>
        </w:rPr>
        <w:t>能够识别更具有一般性的表格，</w:t>
      </w:r>
      <w:r>
        <w:rPr>
          <w:rFonts w:ascii="Times New Roman" w:hAnsi="宋体" w:hint="eastAsia"/>
          <w:szCs w:val="24"/>
        </w:rPr>
        <w:t>本课题</w:t>
      </w:r>
      <w:r>
        <w:rPr>
          <w:rFonts w:ascii="Times New Roman" w:hAnsi="宋体"/>
          <w:szCs w:val="24"/>
        </w:rPr>
        <w:t>充分考虑了表格的</w:t>
      </w:r>
      <w:r>
        <w:rPr>
          <w:rFonts w:ascii="Times New Roman" w:hAnsi="宋体" w:hint="eastAsia"/>
          <w:szCs w:val="24"/>
        </w:rPr>
        <w:t>框线</w:t>
      </w:r>
      <w:r>
        <w:rPr>
          <w:rFonts w:ascii="Times New Roman" w:hAnsi="宋体"/>
          <w:szCs w:val="24"/>
        </w:rPr>
        <w:t>信息。利用</w:t>
      </w:r>
      <w:r>
        <w:rPr>
          <w:rFonts w:ascii="Times New Roman" w:hAnsi="宋体" w:hint="eastAsia"/>
          <w:szCs w:val="24"/>
        </w:rPr>
        <w:t>PDFBox</w:t>
      </w:r>
      <w:r>
        <w:rPr>
          <w:rFonts w:ascii="Times New Roman" w:hAnsi="宋体"/>
          <w:szCs w:val="24"/>
        </w:rPr>
        <w:t>提取基本的表格特征，包括表格的文字和</w:t>
      </w:r>
      <w:r>
        <w:rPr>
          <w:rFonts w:ascii="Times New Roman" w:hAnsi="宋体" w:hint="eastAsia"/>
          <w:szCs w:val="24"/>
        </w:rPr>
        <w:t>线条</w:t>
      </w:r>
      <w:r>
        <w:rPr>
          <w:rFonts w:ascii="Times New Roman" w:hAnsi="宋体"/>
          <w:szCs w:val="24"/>
        </w:rPr>
        <w:t>特征。</w:t>
      </w:r>
      <w:r>
        <w:rPr>
          <w:rFonts w:ascii="Times New Roman" w:hAnsi="宋体" w:hint="eastAsia"/>
          <w:szCs w:val="24"/>
        </w:rPr>
        <w:t>为</w:t>
      </w:r>
      <w:r>
        <w:rPr>
          <w:rFonts w:ascii="Times New Roman" w:hAnsi="宋体"/>
          <w:szCs w:val="24"/>
        </w:rPr>
        <w:t>了</w:t>
      </w:r>
      <w:r>
        <w:rPr>
          <w:rFonts w:ascii="Times New Roman" w:hAnsi="宋体" w:hint="eastAsia"/>
          <w:szCs w:val="24"/>
        </w:rPr>
        <w:t>提高算法</w:t>
      </w:r>
      <w:r>
        <w:rPr>
          <w:rFonts w:ascii="Times New Roman" w:hAnsi="宋体"/>
          <w:szCs w:val="24"/>
        </w:rPr>
        <w:t>识别表格的覆盖率，本课题对</w:t>
      </w:r>
      <w:r>
        <w:rPr>
          <w:rFonts w:ascii="Times New Roman" w:hAnsi="宋体" w:hint="eastAsia"/>
          <w:szCs w:val="24"/>
        </w:rPr>
        <w:t>含有</w:t>
      </w:r>
      <w:r>
        <w:rPr>
          <w:rFonts w:ascii="Times New Roman" w:hAnsi="宋体"/>
          <w:szCs w:val="24"/>
        </w:rPr>
        <w:t>复杂表头的（</w:t>
      </w:r>
      <w:r>
        <w:rPr>
          <w:rFonts w:ascii="Times New Roman" w:hAnsi="宋体" w:hint="eastAsia"/>
          <w:szCs w:val="24"/>
        </w:rPr>
        <w:t>首行</w:t>
      </w:r>
      <w:r>
        <w:rPr>
          <w:rFonts w:ascii="Times New Roman" w:hAnsi="宋体"/>
          <w:szCs w:val="24"/>
        </w:rPr>
        <w:t>表格</w:t>
      </w:r>
      <w:r>
        <w:rPr>
          <w:rFonts w:ascii="Times New Roman" w:hAnsi="宋体" w:hint="eastAsia"/>
          <w:szCs w:val="24"/>
        </w:rPr>
        <w:t>存在</w:t>
      </w:r>
      <w:r>
        <w:rPr>
          <w:rFonts w:ascii="Times New Roman" w:hAnsi="宋体"/>
          <w:szCs w:val="24"/>
        </w:rPr>
        <w:t>跨行</w:t>
      </w:r>
      <w:r>
        <w:rPr>
          <w:rFonts w:ascii="Times New Roman" w:hAnsi="宋体" w:hint="eastAsia"/>
          <w:szCs w:val="24"/>
        </w:rPr>
        <w:t>或</w:t>
      </w:r>
      <w:r>
        <w:rPr>
          <w:rFonts w:ascii="Times New Roman" w:hAnsi="宋体"/>
          <w:szCs w:val="24"/>
        </w:rPr>
        <w:t>跨列现象）</w:t>
      </w:r>
      <w:r>
        <w:rPr>
          <w:rFonts w:ascii="Times New Roman" w:hAnsi="宋体" w:hint="eastAsia"/>
          <w:szCs w:val="24"/>
        </w:rPr>
        <w:t>表格</w:t>
      </w:r>
      <w:r>
        <w:rPr>
          <w:rFonts w:ascii="Times New Roman" w:hAnsi="宋体"/>
          <w:szCs w:val="24"/>
        </w:rPr>
        <w:t>进行了进一步的分析和研究，设计了</w:t>
      </w:r>
      <w:r>
        <w:rPr>
          <w:rFonts w:ascii="Times New Roman" w:hAnsi="宋体" w:hint="eastAsia"/>
          <w:szCs w:val="24"/>
        </w:rPr>
        <w:t>相应</w:t>
      </w:r>
      <w:r>
        <w:rPr>
          <w:rFonts w:ascii="Times New Roman" w:hAnsi="宋体"/>
          <w:szCs w:val="24"/>
        </w:rPr>
        <w:t>的转换机制</w:t>
      </w:r>
      <w:r>
        <w:rPr>
          <w:rFonts w:ascii="Times New Roman" w:hAnsi="宋体" w:hint="eastAsia"/>
          <w:szCs w:val="24"/>
        </w:rPr>
        <w:t>成功</w:t>
      </w:r>
      <w:r>
        <w:rPr>
          <w:rFonts w:ascii="Times New Roman" w:hAnsi="宋体"/>
          <w:szCs w:val="24"/>
        </w:rPr>
        <w:t>的将复杂表头转换成简单的表格</w:t>
      </w:r>
      <w:r>
        <w:rPr>
          <w:rFonts w:ascii="Times New Roman" w:hAnsi="宋体" w:hint="eastAsia"/>
          <w:szCs w:val="24"/>
        </w:rPr>
        <w:t>，从而</w:t>
      </w:r>
      <w:r>
        <w:rPr>
          <w:rFonts w:ascii="Times New Roman" w:hAnsi="宋体"/>
          <w:szCs w:val="24"/>
        </w:rPr>
        <w:t>实现了</w:t>
      </w:r>
      <w:r>
        <w:rPr>
          <w:rFonts w:ascii="Times New Roman" w:hAnsi="宋体" w:hint="eastAsia"/>
          <w:szCs w:val="24"/>
        </w:rPr>
        <w:t>各类型</w:t>
      </w:r>
      <w:r>
        <w:rPr>
          <w:rFonts w:ascii="Times New Roman" w:hAnsi="宋体"/>
          <w:szCs w:val="24"/>
        </w:rPr>
        <w:t>表格的统一处理。</w:t>
      </w:r>
      <w:r w:rsidR="00825703">
        <w:rPr>
          <w:rFonts w:ascii="Times New Roman" w:hAnsi="宋体" w:hint="eastAsia"/>
          <w:szCs w:val="24"/>
        </w:rPr>
        <w:t>为</w:t>
      </w:r>
      <w:r w:rsidR="00825703">
        <w:rPr>
          <w:rFonts w:ascii="Times New Roman" w:hAnsi="宋体"/>
          <w:szCs w:val="24"/>
        </w:rPr>
        <w:t>了证明本</w:t>
      </w:r>
      <w:r w:rsidR="0021149C">
        <w:rPr>
          <w:rFonts w:ascii="Times New Roman" w:hAnsi="宋体" w:hint="eastAsia"/>
          <w:szCs w:val="24"/>
        </w:rPr>
        <w:t>方法</w:t>
      </w:r>
      <w:r w:rsidR="00825703">
        <w:rPr>
          <w:rFonts w:ascii="Times New Roman" w:hAnsi="宋体"/>
          <w:szCs w:val="24"/>
        </w:rPr>
        <w:t>的</w:t>
      </w:r>
      <w:r w:rsidR="00825703">
        <w:rPr>
          <w:rFonts w:ascii="Times New Roman" w:hAnsi="宋体" w:hint="eastAsia"/>
          <w:szCs w:val="24"/>
        </w:rPr>
        <w:t>准确</w:t>
      </w:r>
      <w:r w:rsidR="00825703">
        <w:rPr>
          <w:rFonts w:ascii="Times New Roman" w:hAnsi="宋体"/>
          <w:szCs w:val="24"/>
        </w:rPr>
        <w:t>性和有效性</w:t>
      </w:r>
      <w:r w:rsidR="00825703">
        <w:rPr>
          <w:rFonts w:ascii="Times New Roman" w:hAnsi="宋体" w:hint="eastAsia"/>
          <w:szCs w:val="24"/>
        </w:rPr>
        <w:t>，</w:t>
      </w:r>
      <w:r w:rsidR="00825703">
        <w:rPr>
          <w:rFonts w:ascii="Times New Roman" w:hAnsi="宋体"/>
          <w:szCs w:val="24"/>
        </w:rPr>
        <w:t>本课题设计</w:t>
      </w:r>
      <w:r w:rsidR="00825703">
        <w:rPr>
          <w:rFonts w:ascii="Times New Roman" w:hAnsi="宋体" w:hint="eastAsia"/>
          <w:szCs w:val="24"/>
        </w:rPr>
        <w:t>并</w:t>
      </w:r>
      <w:r w:rsidR="00825703">
        <w:rPr>
          <w:rFonts w:ascii="Times New Roman" w:hAnsi="宋体"/>
          <w:szCs w:val="24"/>
        </w:rPr>
        <w:t>实现了</w:t>
      </w:r>
      <w:r w:rsidR="00825703">
        <w:rPr>
          <w:rFonts w:ascii="Times New Roman" w:hAnsi="宋体" w:hint="eastAsia"/>
          <w:szCs w:val="24"/>
        </w:rPr>
        <w:t>针对</w:t>
      </w:r>
      <w:r w:rsidR="00825703">
        <w:rPr>
          <w:rFonts w:ascii="Times New Roman" w:hAnsi="宋体"/>
          <w:szCs w:val="24"/>
        </w:rPr>
        <w:t>财务三大报表的表格提取系统，</w:t>
      </w:r>
      <w:r w:rsidR="002005C5">
        <w:rPr>
          <w:rFonts w:ascii="Times New Roman" w:hAnsi="宋体" w:hint="eastAsia"/>
          <w:szCs w:val="24"/>
        </w:rPr>
        <w:t>财务</w:t>
      </w:r>
      <w:r w:rsidR="002005C5">
        <w:rPr>
          <w:rFonts w:ascii="Times New Roman" w:hAnsi="宋体"/>
          <w:szCs w:val="24"/>
        </w:rPr>
        <w:t>报表属于公司资料</w:t>
      </w:r>
      <w:r w:rsidR="00156B98">
        <w:rPr>
          <w:rFonts w:ascii="Times New Roman" w:hAnsi="宋体" w:hint="eastAsia"/>
          <w:szCs w:val="24"/>
        </w:rPr>
        <w:t>范畴</w:t>
      </w:r>
      <w:r w:rsidR="002005C5">
        <w:rPr>
          <w:rFonts w:ascii="Times New Roman" w:hAnsi="宋体" w:hint="eastAsia"/>
          <w:szCs w:val="24"/>
        </w:rPr>
        <w:t>，</w:t>
      </w:r>
      <w:r w:rsidR="002005C5">
        <w:rPr>
          <w:rFonts w:ascii="Times New Roman" w:hAnsi="宋体"/>
          <w:szCs w:val="24"/>
        </w:rPr>
        <w:t>通常以</w:t>
      </w:r>
      <w:r w:rsidR="002005C5">
        <w:rPr>
          <w:rFonts w:ascii="Times New Roman" w:hAnsi="宋体"/>
          <w:szCs w:val="24"/>
        </w:rPr>
        <w:t>PDF</w:t>
      </w:r>
      <w:r w:rsidR="002005C5">
        <w:rPr>
          <w:rFonts w:ascii="Times New Roman" w:hAnsi="宋体"/>
          <w:szCs w:val="24"/>
        </w:rPr>
        <w:t>的形式呈现，并发布在网络上。随着</w:t>
      </w:r>
      <w:r w:rsidR="002005C5">
        <w:rPr>
          <w:rFonts w:ascii="Times New Roman" w:hAnsi="宋体" w:hint="eastAsia"/>
          <w:szCs w:val="24"/>
        </w:rPr>
        <w:t>互联网</w:t>
      </w:r>
      <w:r w:rsidR="002005C5">
        <w:rPr>
          <w:rFonts w:ascii="Times New Roman" w:hAnsi="宋体"/>
          <w:szCs w:val="24"/>
        </w:rPr>
        <w:t>的不断发展，</w:t>
      </w:r>
      <w:r w:rsidR="002005C5">
        <w:rPr>
          <w:rFonts w:ascii="Times New Roman" w:hAnsi="宋体" w:hint="eastAsia"/>
          <w:szCs w:val="24"/>
        </w:rPr>
        <w:t>大数据</w:t>
      </w:r>
      <w:r w:rsidR="002005C5">
        <w:rPr>
          <w:rFonts w:ascii="Times New Roman" w:hAnsi="宋体"/>
          <w:szCs w:val="24"/>
        </w:rPr>
        <w:t>，互联网金融</w:t>
      </w:r>
      <w:r w:rsidR="002005C5">
        <w:rPr>
          <w:rFonts w:ascii="Times New Roman" w:hAnsi="宋体" w:hint="eastAsia"/>
          <w:szCs w:val="24"/>
        </w:rPr>
        <w:t>等概念</w:t>
      </w:r>
      <w:r w:rsidR="002005C5">
        <w:rPr>
          <w:rFonts w:ascii="Times New Roman" w:hAnsi="宋体"/>
          <w:szCs w:val="24"/>
        </w:rPr>
        <w:t>也越来越受各方</w:t>
      </w:r>
      <w:r w:rsidR="002005C5">
        <w:rPr>
          <w:rFonts w:ascii="Times New Roman" w:hAnsi="宋体" w:hint="eastAsia"/>
          <w:szCs w:val="24"/>
        </w:rPr>
        <w:t>重视</w:t>
      </w:r>
      <w:r w:rsidR="002005C5">
        <w:rPr>
          <w:rFonts w:ascii="Times New Roman" w:hAnsi="宋体"/>
          <w:szCs w:val="24"/>
        </w:rPr>
        <w:t>。</w:t>
      </w:r>
      <w:r w:rsidR="002005C5">
        <w:rPr>
          <w:rFonts w:ascii="Times New Roman" w:hAnsi="宋体" w:hint="eastAsia"/>
          <w:szCs w:val="24"/>
        </w:rPr>
        <w:t>财务数据</w:t>
      </w:r>
      <w:r w:rsidR="002005C5">
        <w:rPr>
          <w:rFonts w:ascii="Times New Roman" w:hAnsi="宋体"/>
          <w:szCs w:val="24"/>
        </w:rPr>
        <w:t>作为</w:t>
      </w:r>
      <w:r w:rsidR="002005C5">
        <w:rPr>
          <w:rFonts w:ascii="Times New Roman" w:hAnsi="宋体" w:hint="eastAsia"/>
          <w:szCs w:val="24"/>
        </w:rPr>
        <w:t>衡量</w:t>
      </w:r>
      <w:r w:rsidR="002005C5">
        <w:rPr>
          <w:rFonts w:ascii="Times New Roman" w:hAnsi="宋体"/>
          <w:szCs w:val="24"/>
        </w:rPr>
        <w:t>公司</w:t>
      </w:r>
      <w:r w:rsidR="002005C5">
        <w:rPr>
          <w:rFonts w:ascii="Times New Roman" w:hAnsi="宋体" w:hint="eastAsia"/>
          <w:szCs w:val="24"/>
        </w:rPr>
        <w:t>发展</w:t>
      </w:r>
      <w:r w:rsidR="002005C5">
        <w:rPr>
          <w:rFonts w:ascii="Times New Roman" w:hAnsi="宋体"/>
          <w:szCs w:val="24"/>
        </w:rPr>
        <w:t>和</w:t>
      </w:r>
      <w:r w:rsidR="002005C5">
        <w:rPr>
          <w:rFonts w:ascii="Times New Roman" w:hAnsi="宋体" w:hint="eastAsia"/>
          <w:szCs w:val="24"/>
        </w:rPr>
        <w:t>财务</w:t>
      </w:r>
      <w:r w:rsidR="002005C5">
        <w:rPr>
          <w:rFonts w:ascii="Times New Roman" w:hAnsi="宋体"/>
          <w:szCs w:val="24"/>
        </w:rPr>
        <w:t>关系的有效指标，</w:t>
      </w:r>
      <w:r w:rsidR="002005C5">
        <w:rPr>
          <w:rFonts w:ascii="Times New Roman" w:hAnsi="宋体" w:hint="eastAsia"/>
          <w:szCs w:val="24"/>
        </w:rPr>
        <w:t>能</w:t>
      </w:r>
      <w:r w:rsidR="002005C5">
        <w:rPr>
          <w:rFonts w:ascii="Times New Roman" w:hAnsi="宋体"/>
          <w:szCs w:val="24"/>
        </w:rPr>
        <w:t>够有效反映公司甚至行业的发展</w:t>
      </w:r>
      <w:r w:rsidR="002005C5">
        <w:rPr>
          <w:rFonts w:ascii="Times New Roman" w:hAnsi="宋体" w:hint="eastAsia"/>
          <w:szCs w:val="24"/>
        </w:rPr>
        <w:t>趋势</w:t>
      </w:r>
      <w:r w:rsidR="002005C5">
        <w:rPr>
          <w:rFonts w:ascii="Times New Roman" w:hAnsi="宋体"/>
          <w:szCs w:val="24"/>
        </w:rPr>
        <w:t>。</w:t>
      </w:r>
      <w:r w:rsidR="002005C5">
        <w:rPr>
          <w:rFonts w:ascii="Times New Roman" w:hAnsi="宋体" w:hint="eastAsia"/>
          <w:szCs w:val="24"/>
        </w:rPr>
        <w:t>而目前</w:t>
      </w:r>
      <w:r w:rsidR="002005C5">
        <w:rPr>
          <w:rFonts w:ascii="Times New Roman" w:hAnsi="宋体"/>
          <w:szCs w:val="24"/>
        </w:rPr>
        <w:t>各公司采集财务数据的</w:t>
      </w:r>
      <w:r w:rsidR="002005C5">
        <w:rPr>
          <w:rFonts w:ascii="Times New Roman" w:hAnsi="宋体" w:hint="eastAsia"/>
          <w:szCs w:val="24"/>
        </w:rPr>
        <w:t>方式</w:t>
      </w:r>
      <w:r w:rsidR="002005C5">
        <w:rPr>
          <w:rFonts w:ascii="Times New Roman" w:hAnsi="宋体"/>
          <w:szCs w:val="24"/>
        </w:rPr>
        <w:t>还</w:t>
      </w:r>
      <w:r w:rsidR="002005C5">
        <w:rPr>
          <w:rFonts w:ascii="Times New Roman" w:hAnsi="宋体" w:hint="eastAsia"/>
          <w:szCs w:val="24"/>
        </w:rPr>
        <w:t>离不开</w:t>
      </w:r>
      <w:r w:rsidR="002005C5">
        <w:rPr>
          <w:rFonts w:ascii="Times New Roman" w:hAnsi="宋体"/>
          <w:szCs w:val="24"/>
        </w:rPr>
        <w:t>人工的参与，</w:t>
      </w:r>
      <w:r w:rsidR="002005C5">
        <w:rPr>
          <w:rFonts w:ascii="Times New Roman" w:hAnsi="宋体" w:hint="eastAsia"/>
          <w:szCs w:val="24"/>
        </w:rPr>
        <w:t>这</w:t>
      </w:r>
      <w:r w:rsidR="002005C5">
        <w:rPr>
          <w:rFonts w:ascii="Times New Roman" w:hAnsi="宋体"/>
          <w:szCs w:val="24"/>
        </w:rPr>
        <w:t>显然无法应对大数据</w:t>
      </w:r>
      <w:r w:rsidR="002005C5">
        <w:rPr>
          <w:rFonts w:ascii="Times New Roman" w:hAnsi="宋体" w:hint="eastAsia"/>
          <w:szCs w:val="24"/>
        </w:rPr>
        <w:t>的</w:t>
      </w:r>
      <w:r w:rsidR="002005C5">
        <w:rPr>
          <w:rFonts w:ascii="Times New Roman" w:hAnsi="宋体"/>
          <w:szCs w:val="24"/>
        </w:rPr>
        <w:t>趋势。</w:t>
      </w:r>
      <w:r w:rsidR="00156B98">
        <w:rPr>
          <w:rFonts w:ascii="Times New Roman" w:hAnsi="宋体" w:hint="eastAsia"/>
          <w:szCs w:val="24"/>
        </w:rPr>
        <w:t>经过测试</w:t>
      </w:r>
      <w:r w:rsidR="00156B98">
        <w:rPr>
          <w:rFonts w:ascii="Times New Roman" w:hAnsi="宋体"/>
          <w:szCs w:val="24"/>
        </w:rPr>
        <w:t>，本课题</w:t>
      </w:r>
      <w:r w:rsidR="00156B98">
        <w:rPr>
          <w:rFonts w:ascii="Times New Roman" w:hAnsi="宋体" w:hint="eastAsia"/>
          <w:szCs w:val="24"/>
        </w:rPr>
        <w:t>在提取</w:t>
      </w:r>
      <w:r w:rsidR="00156B98">
        <w:rPr>
          <w:rFonts w:ascii="Times New Roman" w:hAnsi="宋体" w:hint="eastAsia"/>
          <w:szCs w:val="24"/>
        </w:rPr>
        <w:t>PDF</w:t>
      </w:r>
      <w:r w:rsidR="00156B98">
        <w:rPr>
          <w:rFonts w:ascii="Times New Roman" w:hAnsi="宋体"/>
          <w:szCs w:val="24"/>
        </w:rPr>
        <w:t>财务报表数据上</w:t>
      </w:r>
      <w:r w:rsidR="00156B98">
        <w:rPr>
          <w:rFonts w:ascii="Times New Roman" w:hAnsi="宋体" w:hint="eastAsia"/>
          <w:szCs w:val="24"/>
        </w:rPr>
        <w:t>具有</w:t>
      </w:r>
      <w:r w:rsidR="00156B98">
        <w:rPr>
          <w:rFonts w:ascii="Times New Roman" w:hAnsi="宋体"/>
          <w:szCs w:val="24"/>
        </w:rPr>
        <w:t>较高的准确率和有效性</w:t>
      </w:r>
      <w:r w:rsidR="00156B98">
        <w:rPr>
          <w:rFonts w:ascii="Times New Roman" w:hAnsi="宋体" w:hint="eastAsia"/>
          <w:szCs w:val="24"/>
        </w:rPr>
        <w:t>。随着</w:t>
      </w:r>
      <w:r w:rsidR="00156B98">
        <w:rPr>
          <w:rFonts w:ascii="Times New Roman" w:hAnsi="宋体"/>
          <w:szCs w:val="24"/>
        </w:rPr>
        <w:t>PDF</w:t>
      </w:r>
      <w:r w:rsidR="00156B98">
        <w:rPr>
          <w:rFonts w:ascii="Times New Roman" w:hAnsi="宋体"/>
          <w:szCs w:val="24"/>
        </w:rPr>
        <w:t>的进一步普及，相关</w:t>
      </w:r>
      <w:r w:rsidR="00156B98">
        <w:rPr>
          <w:rFonts w:ascii="Times New Roman" w:hAnsi="宋体" w:hint="eastAsia"/>
          <w:szCs w:val="24"/>
        </w:rPr>
        <w:t>表格</w:t>
      </w:r>
      <w:r w:rsidR="00156B98">
        <w:rPr>
          <w:rFonts w:ascii="Times New Roman" w:hAnsi="宋体"/>
          <w:szCs w:val="24"/>
        </w:rPr>
        <w:t>数据</w:t>
      </w:r>
      <w:r w:rsidR="00156B98">
        <w:rPr>
          <w:rFonts w:ascii="Times New Roman" w:hAnsi="宋体" w:hint="eastAsia"/>
          <w:szCs w:val="24"/>
        </w:rPr>
        <w:t>将</w:t>
      </w:r>
      <w:r w:rsidR="00156B98">
        <w:rPr>
          <w:rFonts w:ascii="Times New Roman" w:hAnsi="宋体"/>
          <w:szCs w:val="24"/>
        </w:rPr>
        <w:t>不断增多，通过应用自动化的抽取方式完成数据的采集必然成为未来发展的大趋势。</w:t>
      </w:r>
      <w:r w:rsidR="00156B98">
        <w:rPr>
          <w:rFonts w:ascii="Times New Roman" w:hAnsi="宋体" w:hint="eastAsia"/>
          <w:szCs w:val="24"/>
        </w:rPr>
        <w:t>因此从</w:t>
      </w:r>
      <w:r w:rsidR="00156B98">
        <w:rPr>
          <w:rFonts w:ascii="Times New Roman" w:hAnsi="宋体"/>
          <w:szCs w:val="24"/>
        </w:rPr>
        <w:t>该层面上说，本课题具有</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156B98">
        <w:rPr>
          <w:rFonts w:ascii="Times New Roman" w:hAnsi="宋体"/>
          <w:szCs w:val="24"/>
        </w:rPr>
        <w:t>意义和良好的应用前景</w:t>
      </w:r>
      <w:r w:rsidR="00156B98">
        <w:rPr>
          <w:rFonts w:ascii="Times New Roman" w:hAnsi="宋体" w:hint="eastAsia"/>
          <w:szCs w:val="24"/>
        </w:rPr>
        <w:t>。</w:t>
      </w:r>
    </w:p>
    <w:p w14:paraId="092FBDF6" w14:textId="77777777" w:rsidR="00173303" w:rsidRDefault="00173303">
      <w:pPr>
        <w:pStyle w:val="2"/>
      </w:pPr>
      <w:bookmarkStart w:id="102" w:name="_Toc342678790"/>
      <w:bookmarkStart w:id="103" w:name="_Toc406841145"/>
      <w:r>
        <w:rPr>
          <w:rFonts w:hint="eastAsia"/>
        </w:rPr>
        <w:t>硕士研究生期间的工作总结</w:t>
      </w:r>
      <w:bookmarkEnd w:id="102"/>
      <w:bookmarkEnd w:id="103"/>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w:t>
      </w:r>
      <w:r w:rsidR="00E40A43">
        <w:rPr>
          <w:rFonts w:hint="eastAsia"/>
          <w:szCs w:val="22"/>
        </w:rPr>
        <w:lastRenderedPageBreak/>
        <w:t>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104" w:name="_Toc248481439"/>
      <w:bookmarkStart w:id="105" w:name="_Toc406841146"/>
      <w:r>
        <w:t>论文组织结构</w:t>
      </w:r>
      <w:bookmarkEnd w:id="104"/>
      <w:bookmarkEnd w:id="105"/>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lastRenderedPageBreak/>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06" w:name="_Toc248481440"/>
      <w:r>
        <w:rPr>
          <w:rFonts w:hint="eastAsia"/>
        </w:rPr>
        <w:lastRenderedPageBreak/>
        <w:t xml:space="preserve"> </w:t>
      </w:r>
      <w:bookmarkStart w:id="107" w:name="_Toc406841147"/>
      <w:r w:rsidR="00173303">
        <w:rPr>
          <w:rFonts w:hint="eastAsia"/>
        </w:rPr>
        <w:t>背景理论及</w:t>
      </w:r>
      <w:r w:rsidR="00173303">
        <w:t>相关技术介绍</w:t>
      </w:r>
      <w:bookmarkStart w:id="108" w:name="_Toc248481441"/>
      <w:bookmarkEnd w:id="106"/>
      <w:bookmarkEnd w:id="107"/>
    </w:p>
    <w:p w14:paraId="10CD07E9" w14:textId="77777777" w:rsidR="00173303" w:rsidRDefault="00173303">
      <w:pPr>
        <w:pStyle w:val="a0"/>
        <w:spacing w:line="400" w:lineRule="exact"/>
        <w:ind w:firstLine="0"/>
      </w:pPr>
      <w:r>
        <w:rPr>
          <w:rFonts w:hint="eastAsia"/>
        </w:rPr>
        <w:t xml:space="preserve">    </w:t>
      </w:r>
      <w:r w:rsidR="00E17FA8">
        <w:rPr>
          <w:rFonts w:hint="eastAsia"/>
        </w:rPr>
        <w:t>本章分为两部分</w:t>
      </w:r>
      <w:r w:rsidR="00975B26">
        <w:rPr>
          <w:rFonts w:hint="eastAsia"/>
        </w:rPr>
        <w:t>，</w:t>
      </w:r>
      <w:r w:rsidR="00975B26">
        <w:t>主要对</w:t>
      </w:r>
      <w:r w:rsidR="00975B26">
        <w:rPr>
          <w:rFonts w:hint="eastAsia"/>
        </w:rPr>
        <w:t>PDF</w:t>
      </w:r>
      <w:r w:rsidR="00975B26">
        <w:t>表格解析所涉及的</w:t>
      </w:r>
      <w:r w:rsidR="00975B26">
        <w:rPr>
          <w:rFonts w:hint="eastAsia"/>
        </w:rPr>
        <w:t>背景</w:t>
      </w:r>
      <w:r w:rsidR="00975B26">
        <w:t>理论和技术进行介绍</w:t>
      </w:r>
      <w:r w:rsidR="00E17FA8">
        <w:rPr>
          <w:rFonts w:hint="eastAsia"/>
        </w:rPr>
        <w:t>。第一部分介绍了</w:t>
      </w:r>
      <w:r w:rsidR="00E17FA8">
        <w:rPr>
          <w:rFonts w:hint="eastAsia"/>
        </w:rPr>
        <w:t>PDF</w:t>
      </w:r>
      <w:r w:rsidR="00E17FA8">
        <w:rPr>
          <w:rFonts w:hint="eastAsia"/>
        </w:rPr>
        <w:t>技术，从物理结构和逻辑结构两个方面对</w:t>
      </w:r>
      <w:r w:rsidR="00E17FA8">
        <w:rPr>
          <w:rFonts w:hint="eastAsia"/>
        </w:rPr>
        <w:t>PDF</w:t>
      </w:r>
      <w:r w:rsidR="00E17FA8">
        <w:rPr>
          <w:rFonts w:hint="eastAsia"/>
        </w:rPr>
        <w:t>文件格式进行了分析</w:t>
      </w:r>
      <w:r w:rsidR="00975B26">
        <w:rPr>
          <w:rFonts w:hint="eastAsia"/>
        </w:rPr>
        <w:t>。</w:t>
      </w:r>
      <w:r w:rsidR="00E17FA8">
        <w:rPr>
          <w:rFonts w:hint="eastAsia"/>
        </w:rPr>
        <w:t>第二部分介绍了</w:t>
      </w:r>
      <w:r w:rsidR="00E17FA8">
        <w:rPr>
          <w:rFonts w:hint="eastAsia"/>
        </w:rPr>
        <w:t>PDF</w:t>
      </w:r>
      <w:r w:rsidR="00E17FA8">
        <w:rPr>
          <w:rFonts w:hint="eastAsia"/>
        </w:rPr>
        <w:t>的开源类库</w:t>
      </w:r>
      <w:r w:rsidR="00E17FA8">
        <w:rPr>
          <w:rFonts w:hint="eastAsia"/>
        </w:rPr>
        <w:t>PDFBox</w:t>
      </w:r>
      <w:r w:rsidR="00E17FA8">
        <w:rPr>
          <w:rFonts w:hint="eastAsia"/>
        </w:rPr>
        <w:t>的基本情况</w:t>
      </w:r>
      <w:r w:rsidR="00975B26">
        <w:rPr>
          <w:rFonts w:hint="eastAsia"/>
        </w:rPr>
        <w:t>，</w:t>
      </w:r>
      <w:r w:rsidR="00975B26">
        <w:t>包括其组织结构和</w:t>
      </w:r>
      <w:r w:rsidR="00975B26">
        <w:rPr>
          <w:rFonts w:hint="eastAsia"/>
        </w:rPr>
        <w:t>相关</w:t>
      </w:r>
      <w:r w:rsidR="00975B26">
        <w:t>应用</w:t>
      </w:r>
      <w:r w:rsidR="00E17FA8">
        <w:rPr>
          <w:rFonts w:hint="eastAsia"/>
        </w:rPr>
        <w:t>，为</w:t>
      </w:r>
      <w:r w:rsidR="007D5DC0">
        <w:rPr>
          <w:rFonts w:hint="eastAsia"/>
        </w:rPr>
        <w:t>第四</w:t>
      </w:r>
      <w:r w:rsidR="00E17FA8">
        <w:rPr>
          <w:rFonts w:hint="eastAsia"/>
        </w:rPr>
        <w:t>章基本表格信息</w:t>
      </w:r>
      <w:r w:rsidR="007D5DC0">
        <w:rPr>
          <w:rFonts w:hint="eastAsia"/>
        </w:rPr>
        <w:t>提取</w:t>
      </w:r>
      <w:r w:rsidR="00E17FA8">
        <w:rPr>
          <w:rFonts w:hint="eastAsia"/>
        </w:rPr>
        <w:t>做了铺垫。</w:t>
      </w:r>
      <w:r w:rsidR="00E17FA8">
        <w:rPr>
          <w:rFonts w:hint="eastAsia"/>
        </w:rPr>
        <w:t xml:space="preserve"> </w:t>
      </w:r>
    </w:p>
    <w:p w14:paraId="24B52A8C" w14:textId="77777777" w:rsidR="00173303" w:rsidRDefault="00573419">
      <w:pPr>
        <w:pStyle w:val="2"/>
      </w:pPr>
      <w:bookmarkStart w:id="109" w:name="_Toc406841148"/>
      <w:bookmarkEnd w:id="108"/>
      <w:r>
        <w:rPr>
          <w:rFonts w:hint="eastAsia"/>
        </w:rPr>
        <w:t>PDF</w:t>
      </w:r>
      <w:r>
        <w:rPr>
          <w:rFonts w:hint="eastAsia"/>
        </w:rPr>
        <w:t>介绍</w:t>
      </w:r>
      <w:bookmarkEnd w:id="109"/>
    </w:p>
    <w:p w14:paraId="552DF97A" w14:textId="77777777" w:rsidR="00173303" w:rsidRDefault="00573419">
      <w:pPr>
        <w:pStyle w:val="3"/>
        <w:rPr>
          <w:rFonts w:ascii="Times New Roman" w:hAnsi="Times New Roman"/>
        </w:rPr>
      </w:pPr>
      <w:bookmarkStart w:id="110" w:name="_Toc406841149"/>
      <w:r>
        <w:rPr>
          <w:rFonts w:ascii="Times New Roman" w:hAnsi="Times New Roman" w:hint="eastAsia"/>
        </w:rPr>
        <w:t>PDF</w:t>
      </w:r>
      <w:r w:rsidR="00173303">
        <w:rPr>
          <w:rFonts w:ascii="Times New Roman" w:hAnsi="Times New Roman" w:hint="eastAsia"/>
        </w:rPr>
        <w:t>概述</w:t>
      </w:r>
      <w:bookmarkEnd w:id="110"/>
    </w:p>
    <w:p w14:paraId="5FC89522" w14:textId="77777777" w:rsidR="00573419" w:rsidRPr="00447806" w:rsidRDefault="00573419" w:rsidP="00447806">
      <w:pPr>
        <w:spacing w:line="400" w:lineRule="exact"/>
        <w:ind w:firstLine="420"/>
        <w:rPr>
          <w:rFonts w:ascii="Times New Roman" w:hAnsi="宋体"/>
          <w:szCs w:val="24"/>
        </w:rPr>
      </w:pPr>
      <w:r w:rsidRPr="00447806">
        <w:rPr>
          <w:rFonts w:ascii="Times New Roman" w:hAnsi="宋体" w:hint="eastAsia"/>
          <w:szCs w:val="24"/>
        </w:rPr>
        <w:t>PDF</w:t>
      </w:r>
      <w:r w:rsidR="00717E84" w:rsidRPr="00F92982">
        <w:rPr>
          <w:rFonts w:ascii="Times New Roman" w:hAnsi="宋体"/>
          <w:szCs w:val="24"/>
          <w:vertAlign w:val="superscript"/>
        </w:rPr>
        <w:t>[</w:t>
      </w:r>
      <w:r w:rsidR="0096107C" w:rsidRPr="00F92982">
        <w:rPr>
          <w:rFonts w:ascii="Times New Roman" w:hAnsi="宋体"/>
          <w:szCs w:val="24"/>
          <w:vertAlign w:val="superscript"/>
        </w:rPr>
        <w:t>5</w:t>
      </w:r>
      <w:r w:rsidR="00717E84" w:rsidRPr="00F92982">
        <w:rPr>
          <w:rFonts w:ascii="Times New Roman" w:hAnsi="宋体"/>
          <w:szCs w:val="24"/>
          <w:vertAlign w:val="superscript"/>
        </w:rPr>
        <w:t>]</w:t>
      </w:r>
      <w:r w:rsidRPr="00447806">
        <w:rPr>
          <w:rFonts w:ascii="Times New Roman" w:hAnsi="宋体" w:hint="eastAsia"/>
          <w:szCs w:val="24"/>
        </w:rPr>
        <w:t>（</w:t>
      </w:r>
      <w:r w:rsidRPr="00447806">
        <w:rPr>
          <w:rFonts w:ascii="Times New Roman" w:hAnsi="宋体" w:hint="eastAsia"/>
          <w:szCs w:val="24"/>
        </w:rPr>
        <w:t>Portable Document Format</w:t>
      </w:r>
      <w:r w:rsidRPr="00447806">
        <w:rPr>
          <w:rFonts w:ascii="Times New Roman" w:hAnsi="宋体" w:hint="eastAsia"/>
          <w:szCs w:val="24"/>
        </w:rPr>
        <w:t>）是由</w:t>
      </w:r>
      <w:r w:rsidRPr="00447806">
        <w:rPr>
          <w:rFonts w:ascii="Times New Roman" w:hAnsi="宋体" w:hint="eastAsia"/>
          <w:szCs w:val="24"/>
        </w:rPr>
        <w:t>Adobe Systems</w:t>
      </w:r>
      <w:r w:rsidRPr="00447806">
        <w:rPr>
          <w:rFonts w:ascii="Times New Roman" w:hAnsi="宋体" w:hint="eastAsia"/>
          <w:szCs w:val="24"/>
        </w:rPr>
        <w:t>在</w:t>
      </w:r>
      <w:r w:rsidRPr="00447806">
        <w:rPr>
          <w:rFonts w:ascii="Times New Roman" w:hAnsi="宋体" w:hint="eastAsia"/>
          <w:szCs w:val="24"/>
        </w:rPr>
        <w:t>19</w:t>
      </w:r>
      <w:r w:rsidR="00810164" w:rsidRPr="00447806">
        <w:rPr>
          <w:rFonts w:ascii="Times New Roman" w:hAnsi="宋体"/>
          <w:szCs w:val="24"/>
        </w:rPr>
        <w:t>9</w:t>
      </w:r>
      <w:r w:rsidRPr="00447806">
        <w:rPr>
          <w:rFonts w:ascii="Times New Roman" w:hAnsi="宋体" w:hint="eastAsia"/>
          <w:szCs w:val="24"/>
        </w:rPr>
        <w:t>3</w:t>
      </w:r>
      <w:r w:rsidRPr="00447806">
        <w:rPr>
          <w:rFonts w:ascii="Times New Roman" w:hAnsi="宋体" w:hint="eastAsia"/>
          <w:szCs w:val="24"/>
        </w:rPr>
        <w:t>年用于文件交换所发展出来的文件格式。它的核心优势在于其跨平台性，能保留文件原有格式，开放标准</w:t>
      </w:r>
      <w:r w:rsidR="00534918" w:rsidRPr="00447806">
        <w:rPr>
          <w:rFonts w:ascii="Times New Roman" w:hAnsi="宋体" w:hint="eastAsia"/>
          <w:szCs w:val="24"/>
        </w:rPr>
        <w:t>等。这些优势使得它成为在</w:t>
      </w:r>
      <w:r w:rsidR="00534918" w:rsidRPr="00447806">
        <w:rPr>
          <w:rFonts w:ascii="Times New Roman" w:hAnsi="宋体" w:hint="eastAsia"/>
          <w:szCs w:val="24"/>
        </w:rPr>
        <w:t>Internet</w:t>
      </w:r>
      <w:r w:rsidR="00534918" w:rsidRPr="00447806">
        <w:rPr>
          <w:rFonts w:ascii="Times New Roman" w:hAnsi="宋体" w:hint="eastAsia"/>
          <w:szCs w:val="24"/>
        </w:rPr>
        <w:t>上进行电子文档发行和数字化信息传播的理想文档格式。</w:t>
      </w:r>
      <w:r w:rsidR="00BC597E">
        <w:rPr>
          <w:rFonts w:ascii="Times New Roman" w:hAnsi="宋体" w:hint="eastAsia"/>
          <w:szCs w:val="24"/>
        </w:rPr>
        <w:t>现如今，越来越多的电子书籍</w:t>
      </w:r>
      <w:r w:rsidR="00534918" w:rsidRPr="00447806">
        <w:rPr>
          <w:rFonts w:ascii="Times New Roman" w:hAnsi="宋体" w:hint="eastAsia"/>
          <w:szCs w:val="24"/>
        </w:rPr>
        <w:t>，产品</w:t>
      </w:r>
      <w:r w:rsidR="00BC597E">
        <w:rPr>
          <w:rFonts w:ascii="Times New Roman" w:hAnsi="宋体" w:hint="eastAsia"/>
          <w:szCs w:val="24"/>
        </w:rPr>
        <w:t>使用</w:t>
      </w:r>
      <w:r w:rsidR="00534918" w:rsidRPr="00447806">
        <w:rPr>
          <w:rFonts w:ascii="Times New Roman" w:hAnsi="宋体" w:hint="eastAsia"/>
          <w:szCs w:val="24"/>
        </w:rPr>
        <w:t>说明书，网络资料，公司公告开始使用</w:t>
      </w:r>
      <w:r w:rsidR="00534918" w:rsidRPr="00447806">
        <w:rPr>
          <w:rFonts w:ascii="Times New Roman" w:hAnsi="宋体" w:hint="eastAsia"/>
          <w:szCs w:val="24"/>
        </w:rPr>
        <w:t>PDF</w:t>
      </w:r>
      <w:r w:rsidR="00BC597E">
        <w:rPr>
          <w:rFonts w:ascii="Times New Roman" w:hAnsi="宋体" w:hint="eastAsia"/>
          <w:szCs w:val="24"/>
        </w:rPr>
        <w:t>格式的文件。对于普通读者来说</w:t>
      </w:r>
      <w:r w:rsidR="00534918" w:rsidRPr="00447806">
        <w:rPr>
          <w:rFonts w:ascii="Times New Roman" w:hAnsi="宋体" w:hint="eastAsia"/>
          <w:szCs w:val="24"/>
        </w:rPr>
        <w:t>，用</w:t>
      </w:r>
      <w:r w:rsidR="00534918" w:rsidRPr="00447806">
        <w:rPr>
          <w:rFonts w:ascii="Times New Roman" w:hAnsi="宋体" w:hint="eastAsia"/>
          <w:szCs w:val="24"/>
        </w:rPr>
        <w:t>PDF</w:t>
      </w:r>
      <w:r w:rsidR="00534918" w:rsidRPr="00447806">
        <w:rPr>
          <w:rFonts w:ascii="Times New Roman" w:hAnsi="宋体" w:hint="eastAsia"/>
          <w:szCs w:val="24"/>
        </w:rPr>
        <w:t>制作的电子书</w:t>
      </w:r>
      <w:r w:rsidR="00BC597E">
        <w:rPr>
          <w:rFonts w:ascii="Times New Roman" w:hAnsi="宋体" w:hint="eastAsia"/>
          <w:szCs w:val="24"/>
        </w:rPr>
        <w:t>同时</w:t>
      </w:r>
      <w:r w:rsidR="00BC597E">
        <w:rPr>
          <w:rFonts w:ascii="Times New Roman" w:hAnsi="宋体"/>
          <w:szCs w:val="24"/>
        </w:rPr>
        <w:t>兼有</w:t>
      </w:r>
      <w:r w:rsidR="00BC597E">
        <w:rPr>
          <w:rFonts w:ascii="Times New Roman" w:hAnsi="宋体" w:hint="eastAsia"/>
          <w:szCs w:val="24"/>
        </w:rPr>
        <w:t>普通纸质版图书的质感和阅读效果，不但</w:t>
      </w:r>
      <w:r w:rsidR="00BC597E">
        <w:rPr>
          <w:rFonts w:ascii="Times New Roman" w:hAnsi="宋体"/>
          <w:szCs w:val="24"/>
        </w:rPr>
        <w:t>可以</w:t>
      </w:r>
      <w:r w:rsidR="00BC597E">
        <w:rPr>
          <w:rFonts w:ascii="Times New Roman" w:hAnsi="宋体" w:hint="eastAsia"/>
          <w:szCs w:val="24"/>
        </w:rPr>
        <w:t>逼真的呈现原书的原貌，同时大小可以随意的调节，给阅读</w:t>
      </w:r>
      <w:r w:rsidR="00534918" w:rsidRPr="00447806">
        <w:rPr>
          <w:rFonts w:ascii="Times New Roman" w:hAnsi="宋体" w:hint="eastAsia"/>
          <w:szCs w:val="24"/>
        </w:rPr>
        <w:t>带来了很多的便利。正因如此，</w:t>
      </w:r>
      <w:r w:rsidR="00534918" w:rsidRPr="00447806">
        <w:rPr>
          <w:rFonts w:ascii="Times New Roman" w:hAnsi="宋体" w:hint="eastAsia"/>
          <w:szCs w:val="24"/>
        </w:rPr>
        <w:t>PDF</w:t>
      </w:r>
      <w:r w:rsidR="00534918" w:rsidRPr="00447806">
        <w:rPr>
          <w:rFonts w:ascii="Times New Roman" w:hAnsi="宋体" w:hint="eastAsia"/>
          <w:szCs w:val="24"/>
        </w:rPr>
        <w:t>格式受到了广泛的推崇并逐渐成为电子书籍和资料的大趋势。</w:t>
      </w:r>
    </w:p>
    <w:p w14:paraId="2D0E350F" w14:textId="77777777" w:rsidR="00534918" w:rsidRPr="00447806" w:rsidRDefault="00534918" w:rsidP="00447806">
      <w:pPr>
        <w:spacing w:line="400" w:lineRule="exact"/>
        <w:ind w:firstLine="420"/>
        <w:rPr>
          <w:rFonts w:ascii="Times New Roman" w:hAnsi="宋体"/>
          <w:szCs w:val="24"/>
        </w:rPr>
      </w:pPr>
      <w:r w:rsidRPr="00447806">
        <w:rPr>
          <w:rFonts w:ascii="Times New Roman" w:hAnsi="宋体" w:hint="eastAsia"/>
          <w:szCs w:val="24"/>
        </w:rPr>
        <w:t>从技术角度分析，</w:t>
      </w:r>
      <w:r w:rsidRPr="00447806">
        <w:rPr>
          <w:rFonts w:ascii="Times New Roman" w:hAnsi="宋体" w:hint="eastAsia"/>
          <w:szCs w:val="24"/>
        </w:rPr>
        <w:t>PDF</w:t>
      </w:r>
      <w:r w:rsidRPr="00447806">
        <w:rPr>
          <w:rFonts w:ascii="Times New Roman" w:hAnsi="宋体" w:hint="eastAsia"/>
          <w:szCs w:val="24"/>
        </w:rPr>
        <w:t>的核心是其精准的排版能力，而这一特点是由其成像模型决定的。成像模型是板式技术的核心，很大程度上决定了板式技术的好坏。</w:t>
      </w:r>
      <w:r w:rsidRPr="00447806">
        <w:rPr>
          <w:rFonts w:ascii="Times New Roman" w:hAnsi="宋体" w:hint="eastAsia"/>
          <w:szCs w:val="24"/>
        </w:rPr>
        <w:t>PDF</w:t>
      </w:r>
      <w:r w:rsidR="00BC597E">
        <w:rPr>
          <w:rFonts w:ascii="Times New Roman" w:hAnsi="宋体" w:hint="eastAsia"/>
          <w:szCs w:val="24"/>
        </w:rPr>
        <w:t>的</w:t>
      </w:r>
      <w:r w:rsidR="00BC597E">
        <w:rPr>
          <w:rFonts w:ascii="Times New Roman" w:hAnsi="宋体"/>
          <w:szCs w:val="24"/>
        </w:rPr>
        <w:t>成像技术</w:t>
      </w:r>
      <w:r w:rsidRPr="00447806">
        <w:rPr>
          <w:rFonts w:ascii="Times New Roman" w:hAnsi="宋体" w:hint="eastAsia"/>
          <w:szCs w:val="24"/>
        </w:rPr>
        <w:t>采用</w:t>
      </w:r>
      <w:r w:rsidR="00BC597E">
        <w:rPr>
          <w:rFonts w:ascii="Times New Roman" w:hAnsi="宋体" w:hint="eastAsia"/>
          <w:szCs w:val="24"/>
        </w:rPr>
        <w:t>了</w:t>
      </w:r>
      <w:r w:rsidRPr="00447806">
        <w:rPr>
          <w:rFonts w:ascii="Times New Roman" w:hAnsi="宋体" w:hint="eastAsia"/>
          <w:szCs w:val="24"/>
        </w:rPr>
        <w:t>基于</w:t>
      </w:r>
      <w:r w:rsidRPr="00447806">
        <w:rPr>
          <w:rFonts w:ascii="Times New Roman" w:hAnsi="宋体" w:hint="eastAsia"/>
          <w:szCs w:val="24"/>
        </w:rPr>
        <w:t>PostScript</w:t>
      </w:r>
      <w:r w:rsidRPr="00447806">
        <w:rPr>
          <w:rFonts w:ascii="Times New Roman" w:hAnsi="宋体" w:hint="eastAsia"/>
          <w:szCs w:val="24"/>
        </w:rPr>
        <w:t>描述型语言的透明图像模型，具有强大的理论和实践验证支持。其主要</w:t>
      </w:r>
      <w:r w:rsidR="00880780" w:rsidRPr="00447806">
        <w:rPr>
          <w:rFonts w:ascii="Times New Roman" w:hAnsi="宋体" w:hint="eastAsia"/>
          <w:szCs w:val="24"/>
        </w:rPr>
        <w:t>特点</w:t>
      </w:r>
      <w:r w:rsidRPr="00447806">
        <w:rPr>
          <w:rFonts w:ascii="Times New Roman" w:hAnsi="宋体" w:hint="eastAsia"/>
          <w:szCs w:val="24"/>
        </w:rPr>
        <w:t>如下：</w:t>
      </w:r>
    </w:p>
    <w:p w14:paraId="15165605" w14:textId="77777777" w:rsidR="00534918" w:rsidRDefault="00880780" w:rsidP="00447806">
      <w:pPr>
        <w:numPr>
          <w:ilvl w:val="0"/>
          <w:numId w:val="5"/>
        </w:numPr>
        <w:spacing w:line="400" w:lineRule="exact"/>
      </w:pPr>
      <w:r>
        <w:rPr>
          <w:rFonts w:hint="eastAsia"/>
        </w:rPr>
        <w:t>PostScript</w:t>
      </w:r>
      <w:r>
        <w:rPr>
          <w:rFonts w:hint="eastAsia"/>
        </w:rPr>
        <w:t>语言：</w:t>
      </w:r>
      <w:r>
        <w:rPr>
          <w:rFonts w:hint="eastAsia"/>
        </w:rPr>
        <w:t>PDF</w:t>
      </w:r>
      <w:r>
        <w:rPr>
          <w:rFonts w:hint="eastAsia"/>
        </w:rPr>
        <w:t>设置图形状态的操作符与描述图形的对象很类似于</w:t>
      </w:r>
      <w:r>
        <w:rPr>
          <w:rFonts w:hint="eastAsia"/>
        </w:rPr>
        <w:t>PostScript</w:t>
      </w:r>
      <w:r>
        <w:rPr>
          <w:rFonts w:hint="eastAsia"/>
        </w:rPr>
        <w:t>语言，可以说</w:t>
      </w:r>
      <w:r>
        <w:rPr>
          <w:rFonts w:hint="eastAsia"/>
        </w:rPr>
        <w:t>PDF</w:t>
      </w:r>
      <w:r>
        <w:rPr>
          <w:rFonts w:hint="eastAsia"/>
        </w:rPr>
        <w:t>是该语言的衍生物。</w:t>
      </w:r>
      <w:r>
        <w:rPr>
          <w:rFonts w:hint="eastAsia"/>
        </w:rPr>
        <w:t>PDF</w:t>
      </w:r>
      <w:r>
        <w:rPr>
          <w:rFonts w:hint="eastAsia"/>
        </w:rPr>
        <w:t>采用了严辞格的文档结构，使得应用程序可以以任何顺序随机的访问文档中的不同内容。同时为了效率和可预期性，</w:t>
      </w:r>
      <w:r>
        <w:rPr>
          <w:rFonts w:hint="eastAsia"/>
        </w:rPr>
        <w:t>PDF</w:t>
      </w:r>
      <w:r>
        <w:rPr>
          <w:rFonts w:hint="eastAsia"/>
        </w:rPr>
        <w:t>去掉了</w:t>
      </w:r>
      <w:r>
        <w:rPr>
          <w:rFonts w:hint="eastAsia"/>
        </w:rPr>
        <w:t>PostScript</w:t>
      </w:r>
      <w:r>
        <w:rPr>
          <w:rFonts w:hint="eastAsia"/>
        </w:rPr>
        <w:t>语言的进程，函数，变量和控制结构这些编程语言的特点。</w:t>
      </w:r>
    </w:p>
    <w:p w14:paraId="14EEC1EE" w14:textId="77777777" w:rsidR="00880780" w:rsidRDefault="00880780" w:rsidP="00447806">
      <w:pPr>
        <w:numPr>
          <w:ilvl w:val="0"/>
          <w:numId w:val="5"/>
        </w:numPr>
        <w:spacing w:line="400" w:lineRule="exact"/>
      </w:pPr>
      <w:r>
        <w:rPr>
          <w:rFonts w:hint="eastAsia"/>
        </w:rPr>
        <w:t>多类型的字体嵌入：</w:t>
      </w:r>
      <w:r>
        <w:rPr>
          <w:rFonts w:hint="eastAsia"/>
        </w:rPr>
        <w:t>PDF</w:t>
      </w:r>
      <w:r>
        <w:rPr>
          <w:rFonts w:hint="eastAsia"/>
        </w:rPr>
        <w:t>将字型嵌入系统，可使字型随文件一起传输。</w:t>
      </w:r>
      <w:r>
        <w:rPr>
          <w:rFonts w:hint="eastAsia"/>
        </w:rPr>
        <w:t>PDF</w:t>
      </w:r>
      <w:r>
        <w:rPr>
          <w:rFonts w:hint="eastAsia"/>
        </w:rPr>
        <w:t>支持字体嵌入和字体管理，包含</w:t>
      </w:r>
      <w:r>
        <w:rPr>
          <w:rFonts w:hint="eastAsia"/>
        </w:rPr>
        <w:t>Type1</w:t>
      </w:r>
      <w:r>
        <w:rPr>
          <w:rFonts w:hint="eastAsia"/>
        </w:rPr>
        <w:t>，</w:t>
      </w:r>
      <w:r>
        <w:rPr>
          <w:rFonts w:hint="eastAsia"/>
        </w:rPr>
        <w:t>Truetype</w:t>
      </w:r>
      <w:r>
        <w:rPr>
          <w:rFonts w:hint="eastAsia"/>
        </w:rPr>
        <w:t>，</w:t>
      </w:r>
      <w:r>
        <w:rPr>
          <w:rFonts w:hint="eastAsia"/>
        </w:rPr>
        <w:t>Opentype</w:t>
      </w:r>
      <w:r>
        <w:rPr>
          <w:rFonts w:hint="eastAsia"/>
        </w:rPr>
        <w:t>在内的多种字体。</w:t>
      </w:r>
      <w:r>
        <w:rPr>
          <w:rFonts w:hint="eastAsia"/>
        </w:rPr>
        <w:t>PDF</w:t>
      </w:r>
      <w:r>
        <w:rPr>
          <w:rFonts w:hint="eastAsia"/>
        </w:rPr>
        <w:t>同时支持颜色特性文件</w:t>
      </w:r>
      <w:r>
        <w:rPr>
          <w:rFonts w:hint="eastAsia"/>
        </w:rPr>
        <w:t>ICC Profile</w:t>
      </w:r>
      <w:r>
        <w:rPr>
          <w:rFonts w:hint="eastAsia"/>
        </w:rPr>
        <w:t>，</w:t>
      </w:r>
      <w:r>
        <w:rPr>
          <w:rFonts w:hint="eastAsia"/>
        </w:rPr>
        <w:t>DeviceN</w:t>
      </w:r>
      <w:r>
        <w:rPr>
          <w:rFonts w:hint="eastAsia"/>
        </w:rPr>
        <w:t>等多种特殊的颜色空间。</w:t>
      </w:r>
      <w:r w:rsidR="0096653B">
        <w:rPr>
          <w:rFonts w:hint="eastAsia"/>
        </w:rPr>
        <w:t>其强大的字体管理器能够在文件转换过程中高保真的还原原文档字体从而保证文档的精准排版。</w:t>
      </w:r>
    </w:p>
    <w:p w14:paraId="26927F36" w14:textId="77777777" w:rsidR="0096653B" w:rsidRDefault="0096653B" w:rsidP="00447806">
      <w:pPr>
        <w:numPr>
          <w:ilvl w:val="0"/>
          <w:numId w:val="5"/>
        </w:numPr>
        <w:spacing w:line="400" w:lineRule="exact"/>
      </w:pPr>
      <w:r>
        <w:rPr>
          <w:rFonts w:hint="eastAsia"/>
        </w:rPr>
        <w:lastRenderedPageBreak/>
        <w:t>高压缩比：</w:t>
      </w:r>
      <w:r>
        <w:rPr>
          <w:rFonts w:hint="eastAsia"/>
        </w:rPr>
        <w:t>PDF</w:t>
      </w:r>
      <w:r w:rsidR="00BC597E">
        <w:rPr>
          <w:rFonts w:hint="eastAsia"/>
        </w:rPr>
        <w:t>支持多种压缩算法同时</w:t>
      </w:r>
      <w:r w:rsidR="00BC597E">
        <w:t>也</w:t>
      </w:r>
      <w:r>
        <w:rPr>
          <w:rFonts w:hint="eastAsia"/>
        </w:rPr>
        <w:t>支持多步压缩。压缩算法包括</w:t>
      </w:r>
      <w:r>
        <w:rPr>
          <w:rFonts w:hint="eastAsia"/>
        </w:rPr>
        <w:t>CCITT Fax3/4</w:t>
      </w:r>
      <w:r>
        <w:rPr>
          <w:rFonts w:hint="eastAsia"/>
        </w:rPr>
        <w:t>，</w:t>
      </w:r>
      <w:r>
        <w:rPr>
          <w:rFonts w:hint="eastAsia"/>
        </w:rPr>
        <w:t>JBIG2</w:t>
      </w:r>
      <w:r>
        <w:rPr>
          <w:rFonts w:hint="eastAsia"/>
        </w:rPr>
        <w:t>。彩色压缩算法</w:t>
      </w:r>
      <w:r>
        <w:rPr>
          <w:rFonts w:hint="eastAsia"/>
        </w:rPr>
        <w:t>DCT</w:t>
      </w:r>
      <w:r>
        <w:rPr>
          <w:rFonts w:hint="eastAsia"/>
        </w:rPr>
        <w:t>，</w:t>
      </w:r>
      <w:r>
        <w:rPr>
          <w:rFonts w:hint="eastAsia"/>
        </w:rPr>
        <w:t>JPEG2000</w:t>
      </w:r>
      <w:r>
        <w:rPr>
          <w:rFonts w:hint="eastAsia"/>
        </w:rPr>
        <w:t>；通用压缩算法</w:t>
      </w:r>
      <w:r>
        <w:rPr>
          <w:rFonts w:hint="eastAsia"/>
        </w:rPr>
        <w:t>Hex</w:t>
      </w:r>
      <w:r>
        <w:rPr>
          <w:rFonts w:hint="eastAsia"/>
        </w:rPr>
        <w:t>，</w:t>
      </w:r>
      <w:r>
        <w:rPr>
          <w:rFonts w:hint="eastAsia"/>
        </w:rPr>
        <w:t>Flate</w:t>
      </w:r>
      <w:r>
        <w:rPr>
          <w:rFonts w:hint="eastAsia"/>
        </w:rPr>
        <w:t>，</w:t>
      </w:r>
      <w:r>
        <w:rPr>
          <w:rFonts w:hint="eastAsia"/>
        </w:rPr>
        <w:t>LZW</w:t>
      </w:r>
      <w:r w:rsidR="00BC597E">
        <w:rPr>
          <w:rFonts w:hint="eastAsia"/>
        </w:rPr>
        <w:t>等。对于二值纯文本，</w:t>
      </w:r>
      <w:r>
        <w:rPr>
          <w:rFonts w:hint="eastAsia"/>
        </w:rPr>
        <w:t>先经过</w:t>
      </w:r>
      <w:r>
        <w:rPr>
          <w:rFonts w:hint="eastAsia"/>
        </w:rPr>
        <w:t>JBIG2</w:t>
      </w:r>
      <w:r w:rsidR="00BC597E">
        <w:rPr>
          <w:rFonts w:hint="eastAsia"/>
        </w:rPr>
        <w:t>压缩，再由</w:t>
      </w:r>
      <w:r>
        <w:rPr>
          <w:rFonts w:hint="eastAsia"/>
        </w:rPr>
        <w:t>Flate</w:t>
      </w:r>
      <w:r w:rsidR="00BC597E">
        <w:rPr>
          <w:rFonts w:hint="eastAsia"/>
        </w:rPr>
        <w:t>压缩，如此</w:t>
      </w:r>
      <w:r>
        <w:rPr>
          <w:rFonts w:hint="eastAsia"/>
        </w:rPr>
        <w:t>压缩比可达到</w:t>
      </w:r>
      <w:r>
        <w:rPr>
          <w:rFonts w:hint="eastAsia"/>
        </w:rPr>
        <w:t>40:1</w:t>
      </w:r>
      <w:r>
        <w:rPr>
          <w:rFonts w:hint="eastAsia"/>
        </w:rPr>
        <w:t>到</w:t>
      </w:r>
      <w:r w:rsidR="00BC597E">
        <w:rPr>
          <w:rFonts w:hint="eastAsia"/>
        </w:rPr>
        <w:t>100:1</w:t>
      </w:r>
      <w:r w:rsidR="00BC597E">
        <w:rPr>
          <w:rFonts w:hint="eastAsia"/>
        </w:rPr>
        <w:t>。</w:t>
      </w:r>
      <w:r>
        <w:rPr>
          <w:rFonts w:hint="eastAsia"/>
        </w:rPr>
        <w:t>高压缩比</w:t>
      </w:r>
      <w:r w:rsidR="00BC597E">
        <w:rPr>
          <w:rFonts w:hint="eastAsia"/>
        </w:rPr>
        <w:t>的</w:t>
      </w:r>
      <w:r w:rsidR="00BC597E">
        <w:t>特点也</w:t>
      </w:r>
      <w:r>
        <w:rPr>
          <w:rFonts w:hint="eastAsia"/>
        </w:rPr>
        <w:t>使得</w:t>
      </w:r>
      <w:r>
        <w:rPr>
          <w:rFonts w:hint="eastAsia"/>
        </w:rPr>
        <w:t>PDF</w:t>
      </w:r>
      <w:r>
        <w:rPr>
          <w:rFonts w:hint="eastAsia"/>
        </w:rPr>
        <w:t>非常适合用于交换和存储。</w:t>
      </w:r>
    </w:p>
    <w:p w14:paraId="5D26F37C" w14:textId="77777777" w:rsidR="0096653B" w:rsidRDefault="0096653B" w:rsidP="00447806">
      <w:pPr>
        <w:numPr>
          <w:ilvl w:val="0"/>
          <w:numId w:val="5"/>
        </w:numPr>
        <w:spacing w:line="400" w:lineRule="exact"/>
      </w:pPr>
      <w:r>
        <w:rPr>
          <w:rFonts w:hint="eastAsia"/>
        </w:rPr>
        <w:t>安全及权限保护：随着国内外版权意识的</w:t>
      </w:r>
      <w:r w:rsidR="00BC597E">
        <w:rPr>
          <w:rFonts w:hint="eastAsia"/>
        </w:rPr>
        <w:t>不断</w:t>
      </w:r>
      <w:r>
        <w:rPr>
          <w:rFonts w:hint="eastAsia"/>
        </w:rPr>
        <w:t>增强，</w:t>
      </w:r>
      <w:r w:rsidR="00BC597E">
        <w:rPr>
          <w:rFonts w:hint="eastAsia"/>
        </w:rPr>
        <w:t>基于数字内容的版权保护越来越受到各界</w:t>
      </w:r>
      <w:r w:rsidR="00BC597E">
        <w:t>的</w:t>
      </w:r>
      <w:r>
        <w:rPr>
          <w:rFonts w:hint="eastAsia"/>
        </w:rPr>
        <w:t>重视。</w:t>
      </w:r>
      <w:r>
        <w:rPr>
          <w:rFonts w:hint="eastAsia"/>
        </w:rPr>
        <w:t>PDF</w:t>
      </w:r>
      <w:r w:rsidR="00BC597E">
        <w:rPr>
          <w:rFonts w:hint="eastAsia"/>
        </w:rPr>
        <w:t>具有</w:t>
      </w:r>
      <w:r>
        <w:rPr>
          <w:rFonts w:hint="eastAsia"/>
        </w:rPr>
        <w:t>内置口令和证书两种标准的保护方式，</w:t>
      </w:r>
      <w:r w:rsidR="00BC597E">
        <w:rPr>
          <w:rFonts w:hint="eastAsia"/>
        </w:rPr>
        <w:t>同时</w:t>
      </w:r>
      <w:r>
        <w:rPr>
          <w:rFonts w:hint="eastAsia"/>
        </w:rPr>
        <w:t>较好的支持第三方的</w:t>
      </w:r>
      <w:r>
        <w:rPr>
          <w:rFonts w:hint="eastAsia"/>
        </w:rPr>
        <w:t>DRM</w:t>
      </w:r>
      <w:r>
        <w:rPr>
          <w:rFonts w:hint="eastAsia"/>
        </w:rPr>
        <w:t>方案，具有较强的扩展性。支持高达</w:t>
      </w:r>
      <w:r>
        <w:rPr>
          <w:rFonts w:hint="eastAsia"/>
        </w:rPr>
        <w:t>256</w:t>
      </w:r>
      <w:r>
        <w:rPr>
          <w:rFonts w:hint="eastAsia"/>
        </w:rPr>
        <w:t>位的</w:t>
      </w:r>
      <w:r>
        <w:rPr>
          <w:rFonts w:hint="eastAsia"/>
        </w:rPr>
        <w:t>AES</w:t>
      </w:r>
      <w:r>
        <w:rPr>
          <w:rFonts w:hint="eastAsia"/>
        </w:rPr>
        <w:t>和</w:t>
      </w:r>
      <w:r>
        <w:rPr>
          <w:rFonts w:hint="eastAsia"/>
        </w:rPr>
        <w:t>RC4</w:t>
      </w:r>
      <w:r>
        <w:rPr>
          <w:rFonts w:hint="eastAsia"/>
        </w:rPr>
        <w:t>加密算法，支持随机加解密，有助于防止内存窃取因此具有较高的安全性。许多图书馆，档案馆，出版社都将</w:t>
      </w:r>
      <w:r>
        <w:rPr>
          <w:rFonts w:hint="eastAsia"/>
        </w:rPr>
        <w:t>PDF</w:t>
      </w:r>
      <w:r>
        <w:rPr>
          <w:rFonts w:hint="eastAsia"/>
        </w:rPr>
        <w:t>作为电子文档的首选格式。</w:t>
      </w:r>
    </w:p>
    <w:p w14:paraId="3A57D714" w14:textId="77777777" w:rsidR="007C1487" w:rsidRDefault="005B2D7F" w:rsidP="00447806">
      <w:pPr>
        <w:spacing w:line="400" w:lineRule="exact"/>
        <w:ind w:firstLine="420"/>
      </w:pPr>
      <w:r>
        <w:rPr>
          <w:rFonts w:hint="eastAsia"/>
        </w:rPr>
        <w:t>现今</w:t>
      </w:r>
      <w:r w:rsidR="007C1487">
        <w:t>社会，提到文档格式，</w:t>
      </w:r>
      <w:r w:rsidR="007C1487">
        <w:rPr>
          <w:rFonts w:hint="eastAsia"/>
        </w:rPr>
        <w:t>最热门</w:t>
      </w:r>
      <w:r w:rsidR="007C1487">
        <w:t>的当属</w:t>
      </w:r>
      <w:r w:rsidR="007C1487">
        <w:t>Office</w:t>
      </w:r>
      <w:r w:rsidR="007C1487">
        <w:t>文档</w:t>
      </w:r>
      <w:r w:rsidR="007C1487">
        <w:rPr>
          <w:rFonts w:hint="eastAsia"/>
        </w:rPr>
        <w:t>和</w:t>
      </w:r>
      <w:r w:rsidR="007C1487">
        <w:t>PDF</w:t>
      </w:r>
      <w:r w:rsidR="007C1487">
        <w:t>文档了</w:t>
      </w:r>
      <w:r w:rsidR="007C1487">
        <w:rPr>
          <w:rFonts w:hint="eastAsia"/>
        </w:rPr>
        <w:t>。人们</w:t>
      </w:r>
      <w:r w:rsidR="007C1487">
        <w:t>已经习惯使用</w:t>
      </w:r>
      <w:r w:rsidR="007C1487">
        <w:t>Office</w:t>
      </w:r>
      <w:r w:rsidR="007C1487">
        <w:t>文档进行办公，同时也有相当一部分人习惯将</w:t>
      </w:r>
      <w:r w:rsidR="007C1487">
        <w:t>Office</w:t>
      </w:r>
      <w:r w:rsidR="007C1487">
        <w:t>文档转存一份</w:t>
      </w:r>
      <w:r w:rsidR="007C1487">
        <w:t>PDF</w:t>
      </w:r>
      <w:r w:rsidR="007C1487">
        <w:t>文档用于对外发布和</w:t>
      </w:r>
      <w:r w:rsidR="007C1487">
        <w:rPr>
          <w:rFonts w:hint="eastAsia"/>
        </w:rPr>
        <w:t>信息</w:t>
      </w:r>
      <w:r w:rsidR="007C1487">
        <w:t>交流</w:t>
      </w:r>
      <w:r w:rsidR="007C1487">
        <w:rPr>
          <w:rFonts w:hint="eastAsia"/>
        </w:rPr>
        <w:t>。</w:t>
      </w:r>
      <w:r w:rsidR="007C1487">
        <w:t>下面</w:t>
      </w:r>
      <w:r w:rsidR="007C1487">
        <w:rPr>
          <w:rFonts w:hint="eastAsia"/>
        </w:rPr>
        <w:t>有必要</w:t>
      </w:r>
      <w:r w:rsidR="007C1487">
        <w:t>将</w:t>
      </w:r>
      <w:r w:rsidR="007C1487">
        <w:t>Office</w:t>
      </w:r>
      <w:r w:rsidR="007C1487">
        <w:t>文档与</w:t>
      </w:r>
      <w:r w:rsidR="007C1487">
        <w:t>PDF</w:t>
      </w:r>
      <w:r w:rsidR="007C1487">
        <w:t>文档进行</w:t>
      </w:r>
      <w:r w:rsidR="007C1487">
        <w:rPr>
          <w:rFonts w:hint="eastAsia"/>
        </w:rPr>
        <w:t>简单</w:t>
      </w:r>
      <w:r w:rsidR="007C1487">
        <w:t>的对比</w:t>
      </w:r>
      <w:r w:rsidR="007C1487">
        <w:rPr>
          <w:rFonts w:hint="eastAsia"/>
        </w:rPr>
        <w:t>，</w:t>
      </w:r>
      <w:r w:rsidR="007C1487">
        <w:t>两种的主要不同体</w:t>
      </w:r>
      <w:r w:rsidR="007C1487">
        <w:rPr>
          <w:rFonts w:hint="eastAsia"/>
        </w:rPr>
        <w:t>现</w:t>
      </w:r>
      <w:r w:rsidR="007C1487">
        <w:t>在</w:t>
      </w:r>
      <w:r w:rsidR="007C1487">
        <w:rPr>
          <w:rFonts w:hint="eastAsia"/>
        </w:rPr>
        <w:t>以下</w:t>
      </w:r>
      <w:r w:rsidR="007C1487">
        <w:t>的三个方面：</w:t>
      </w:r>
    </w:p>
    <w:p w14:paraId="56E2FDD8" w14:textId="77777777" w:rsidR="007C1487" w:rsidRPr="005279F7" w:rsidRDefault="007C1487" w:rsidP="00447806">
      <w:pPr>
        <w:pStyle w:val="afa"/>
        <w:numPr>
          <w:ilvl w:val="0"/>
          <w:numId w:val="19"/>
        </w:numPr>
        <w:spacing w:line="400" w:lineRule="exact"/>
        <w:ind w:firstLineChars="0"/>
        <w:rPr>
          <w:lang w:val="en-US"/>
        </w:rPr>
      </w:pPr>
      <w:r>
        <w:t>文档结构不同</w:t>
      </w:r>
      <w:r>
        <w:rPr>
          <w:rFonts w:hint="eastAsia"/>
        </w:rPr>
        <w:t>：</w:t>
      </w:r>
      <w:r>
        <w:rPr>
          <w:rFonts w:hint="eastAsia"/>
        </w:rPr>
        <w:t>Office</w:t>
      </w:r>
      <w:r>
        <w:t>文档属于流</w:t>
      </w:r>
      <w:r>
        <w:rPr>
          <w:rFonts w:hint="eastAsia"/>
        </w:rPr>
        <w:t>式</w:t>
      </w:r>
      <w:r>
        <w:t>文档，</w:t>
      </w:r>
      <w:r>
        <w:t>PDF</w:t>
      </w:r>
      <w:r>
        <w:t>属于板式文档。</w:t>
      </w:r>
      <w:r>
        <w:rPr>
          <w:rFonts w:hint="eastAsia"/>
        </w:rPr>
        <w:t>板式</w:t>
      </w:r>
      <w:r w:rsidR="005279F7">
        <w:rPr>
          <w:rFonts w:hint="eastAsia"/>
        </w:rPr>
        <w:t>文档</w:t>
      </w:r>
      <w:r w:rsidR="005279F7">
        <w:t>特点是板式固定（</w:t>
      </w:r>
      <w:r w:rsidR="005279F7">
        <w:rPr>
          <w:rFonts w:hint="eastAsia"/>
        </w:rPr>
        <w:t>包括</w:t>
      </w:r>
      <w:r w:rsidR="005279F7">
        <w:t>版面、字体、字号等）</w:t>
      </w:r>
      <w:r w:rsidR="005279F7">
        <w:rPr>
          <w:rFonts w:hint="eastAsia"/>
        </w:rPr>
        <w:t>、</w:t>
      </w:r>
      <w:r w:rsidR="005279F7">
        <w:t>高保真、</w:t>
      </w:r>
      <w:r w:rsidR="005279F7">
        <w:rPr>
          <w:rFonts w:hint="eastAsia"/>
        </w:rPr>
        <w:t>轻量级</w:t>
      </w:r>
      <w:r w:rsidR="005279F7">
        <w:t>、平台无关等</w:t>
      </w:r>
      <w:r w:rsidR="005279F7">
        <w:rPr>
          <w:rFonts w:hint="eastAsia"/>
        </w:rPr>
        <w:t>，</w:t>
      </w:r>
      <w:r w:rsidR="005279F7">
        <w:t>因此板式文档侧重于信息发布、</w:t>
      </w:r>
      <w:r w:rsidR="005279F7">
        <w:rPr>
          <w:rFonts w:hint="eastAsia"/>
        </w:rPr>
        <w:t>分发</w:t>
      </w:r>
      <w:r w:rsidR="005279F7">
        <w:t>共享</w:t>
      </w:r>
      <w:r w:rsidR="005279F7">
        <w:rPr>
          <w:rFonts w:hint="eastAsia"/>
        </w:rPr>
        <w:t>和</w:t>
      </w:r>
      <w:r w:rsidR="005279F7">
        <w:t>长期存储。</w:t>
      </w:r>
      <w:r w:rsidR="005279F7">
        <w:rPr>
          <w:rFonts w:hint="eastAsia"/>
        </w:rPr>
        <w:t>而</w:t>
      </w:r>
      <w:r w:rsidR="005279F7">
        <w:t>流式文档则侧重于文</w:t>
      </w:r>
      <w:r w:rsidR="005279F7">
        <w:rPr>
          <w:rFonts w:hint="eastAsia"/>
        </w:rPr>
        <w:t>档创建</w:t>
      </w:r>
      <w:r w:rsidR="005279F7">
        <w:t>和</w:t>
      </w:r>
      <w:r w:rsidR="005279F7">
        <w:rPr>
          <w:rFonts w:hint="eastAsia"/>
        </w:rPr>
        <w:t>文本</w:t>
      </w:r>
      <w:r w:rsidR="005279F7">
        <w:t>编辑，方便修改。因此</w:t>
      </w:r>
      <w:r w:rsidR="005279F7">
        <w:rPr>
          <w:rFonts w:hint="eastAsia"/>
        </w:rPr>
        <w:t>从</w:t>
      </w:r>
      <w:r w:rsidR="005279F7">
        <w:t>使用的角度考虑，两者是互补的，各自在电子文档处理流程环节扮演着不同的角色。</w:t>
      </w:r>
    </w:p>
    <w:p w14:paraId="5D3130AB" w14:textId="77777777" w:rsidR="005279F7" w:rsidRPr="005279F7" w:rsidRDefault="005279F7" w:rsidP="00447806">
      <w:pPr>
        <w:pStyle w:val="afa"/>
        <w:numPr>
          <w:ilvl w:val="0"/>
          <w:numId w:val="19"/>
        </w:numPr>
        <w:spacing w:line="400" w:lineRule="exact"/>
        <w:ind w:firstLineChars="0"/>
        <w:rPr>
          <w:lang w:val="en-US"/>
        </w:rPr>
      </w:pPr>
      <w:r>
        <w:rPr>
          <w:rFonts w:hint="eastAsia"/>
        </w:rPr>
        <w:t>公开</w:t>
      </w:r>
      <w:r>
        <w:t>标准和</w:t>
      </w:r>
      <w:r>
        <w:rPr>
          <w:rFonts w:hint="eastAsia"/>
        </w:rPr>
        <w:t>私有</w:t>
      </w:r>
      <w:r>
        <w:t>标准：</w:t>
      </w:r>
      <w:r>
        <w:t>PDF</w:t>
      </w:r>
      <w:r>
        <w:t>是国际公开的通用文档标准，即它的应用技术不依赖于特定厂商。而</w:t>
      </w:r>
      <w:r>
        <w:rPr>
          <w:rFonts w:hint="eastAsia"/>
        </w:rPr>
        <w:t>Office</w:t>
      </w:r>
      <w:r>
        <w:t>属于微软公司的私有格式标准，应用受限于微软。因此</w:t>
      </w:r>
      <w:r>
        <w:rPr>
          <w:rFonts w:hint="eastAsia"/>
        </w:rPr>
        <w:t>在</w:t>
      </w:r>
      <w:r>
        <w:t>灵活性</w:t>
      </w:r>
      <w:r>
        <w:rPr>
          <w:rFonts w:hint="eastAsia"/>
        </w:rPr>
        <w:t>和</w:t>
      </w:r>
      <w:r>
        <w:t>兼容性方面</w:t>
      </w:r>
      <w:r>
        <w:rPr>
          <w:rFonts w:hint="eastAsia"/>
        </w:rPr>
        <w:t>会</w:t>
      </w:r>
      <w:r>
        <w:t>较为方便。</w:t>
      </w:r>
    </w:p>
    <w:p w14:paraId="4324EADC" w14:textId="77777777" w:rsidR="005279F7" w:rsidRPr="005279F7" w:rsidRDefault="005279F7" w:rsidP="00447806">
      <w:pPr>
        <w:pStyle w:val="afa"/>
        <w:numPr>
          <w:ilvl w:val="0"/>
          <w:numId w:val="19"/>
        </w:numPr>
        <w:spacing w:line="400" w:lineRule="exact"/>
        <w:ind w:firstLineChars="0"/>
        <w:rPr>
          <w:lang w:val="en-US"/>
        </w:rPr>
      </w:pPr>
      <w:r>
        <w:rPr>
          <w:rFonts w:hint="eastAsia"/>
        </w:rPr>
        <w:t>文档</w:t>
      </w:r>
      <w:r>
        <w:t>数量方面：</w:t>
      </w:r>
      <w:r>
        <w:t>PDF</w:t>
      </w:r>
      <w:r>
        <w:t>是互联网时代最受欢迎、最普遍使用的文档传阅格式。</w:t>
      </w:r>
      <w:r>
        <w:rPr>
          <w:rFonts w:hint="eastAsia"/>
        </w:rPr>
        <w:t>这</w:t>
      </w:r>
      <w:r>
        <w:t>也是由其</w:t>
      </w:r>
      <w:r>
        <w:rPr>
          <w:rFonts w:hint="eastAsia"/>
        </w:rPr>
        <w:t>特性所</w:t>
      </w:r>
      <w:r>
        <w:t>决定的。通过</w:t>
      </w:r>
      <w:r>
        <w:t>G</w:t>
      </w:r>
      <w:r>
        <w:rPr>
          <w:rFonts w:hint="eastAsia"/>
        </w:rPr>
        <w:t>oogle</w:t>
      </w:r>
      <w:r>
        <w:rPr>
          <w:rFonts w:hint="eastAsia"/>
        </w:rPr>
        <w:t>搜索</w:t>
      </w:r>
      <w:r>
        <w:t>互联网上现存的</w:t>
      </w:r>
      <w:r>
        <w:t>Doc</w:t>
      </w:r>
      <w:r>
        <w:t>格式文档和</w:t>
      </w:r>
      <w:r>
        <w:t>PDF</w:t>
      </w:r>
      <w:r>
        <w:rPr>
          <w:rFonts w:hint="eastAsia"/>
        </w:rPr>
        <w:t>文档发现</w:t>
      </w:r>
      <w:r>
        <w:rPr>
          <w:rFonts w:hint="eastAsia"/>
        </w:rPr>
        <w:t>PDF</w:t>
      </w:r>
      <w:r>
        <w:t>类文档数量是</w:t>
      </w:r>
      <w:r>
        <w:t>Doc</w:t>
      </w:r>
      <w:r>
        <w:t>类文档数量的近</w:t>
      </w:r>
      <w:r w:rsidR="00DA2F65">
        <w:rPr>
          <w:rFonts w:hint="eastAsia"/>
        </w:rPr>
        <w:t>4</w:t>
      </w:r>
      <w:r>
        <w:rPr>
          <w:rFonts w:hint="eastAsia"/>
        </w:rPr>
        <w:t>倍</w:t>
      </w:r>
      <w:r w:rsidR="00DA2F65">
        <w:rPr>
          <w:rFonts w:hint="eastAsia"/>
        </w:rPr>
        <w:t>（</w:t>
      </w:r>
      <w:r w:rsidR="00DA2F65">
        <w:rPr>
          <w:rFonts w:hint="eastAsia"/>
        </w:rPr>
        <w:t>PDF</w:t>
      </w:r>
      <w:r w:rsidR="00DA2F65">
        <w:t>数量为</w:t>
      </w:r>
      <w:r w:rsidR="00DA2F65">
        <w:rPr>
          <w:rFonts w:hint="eastAsia"/>
        </w:rPr>
        <w:t>10</w:t>
      </w:r>
      <w:r w:rsidR="00DA2F65">
        <w:rPr>
          <w:rFonts w:hint="eastAsia"/>
        </w:rPr>
        <w:t>亿</w:t>
      </w:r>
      <w:r w:rsidR="00DA2F65">
        <w:rPr>
          <w:rFonts w:hint="eastAsia"/>
        </w:rPr>
        <w:t>2</w:t>
      </w:r>
      <w:r w:rsidR="00DA2F65">
        <w:rPr>
          <w:rFonts w:hint="eastAsia"/>
        </w:rPr>
        <w:t>千万</w:t>
      </w:r>
      <w:r w:rsidR="00DA2F65">
        <w:t>份，而</w:t>
      </w:r>
      <w:r w:rsidR="00DA2F65">
        <w:t>Doc</w:t>
      </w:r>
      <w:r w:rsidR="00DA2F65">
        <w:t>类文档数量为</w:t>
      </w:r>
      <w:r w:rsidR="00DA2F65">
        <w:rPr>
          <w:rFonts w:hint="eastAsia"/>
        </w:rPr>
        <w:t>2</w:t>
      </w:r>
      <w:r w:rsidR="00DA2F65">
        <w:rPr>
          <w:rFonts w:hint="eastAsia"/>
        </w:rPr>
        <w:t>亿</w:t>
      </w:r>
      <w:r w:rsidR="00DA2F65">
        <w:rPr>
          <w:rFonts w:hint="eastAsia"/>
        </w:rPr>
        <w:t>8</w:t>
      </w:r>
      <w:r w:rsidR="00DA2F65">
        <w:rPr>
          <w:rFonts w:hint="eastAsia"/>
        </w:rPr>
        <w:t>千</w:t>
      </w:r>
      <w:r w:rsidR="00DA2F65">
        <w:t>万</w:t>
      </w:r>
      <w:r w:rsidR="00DA2F65">
        <w:rPr>
          <w:rFonts w:hint="eastAsia"/>
        </w:rPr>
        <w:t>份</w:t>
      </w:r>
      <w:r w:rsidR="00DA2F65">
        <w:t>）</w:t>
      </w:r>
      <w:r>
        <w:t>。可见</w:t>
      </w:r>
      <w:r>
        <w:rPr>
          <w:rFonts w:hint="eastAsia"/>
        </w:rPr>
        <w:t>PDF</w:t>
      </w:r>
      <w:r>
        <w:t>文档在互联网时代占有的举足轻重的地位。</w:t>
      </w:r>
    </w:p>
    <w:p w14:paraId="7A52D27C" w14:textId="77777777" w:rsidR="00573419" w:rsidRDefault="00573419" w:rsidP="008767FB">
      <w:pPr>
        <w:pStyle w:val="3"/>
        <w:spacing w:line="415" w:lineRule="auto"/>
        <w:ind w:left="679" w:hangingChars="283" w:hanging="679"/>
      </w:pPr>
      <w:bookmarkStart w:id="111" w:name="_Toc406841150"/>
      <w:r>
        <w:rPr>
          <w:rFonts w:hint="eastAsia"/>
        </w:rPr>
        <w:t>PDF组织结构</w:t>
      </w:r>
      <w:bookmarkEnd w:id="111"/>
    </w:p>
    <w:p w14:paraId="5661D3B6" w14:textId="77777777" w:rsidR="00104552" w:rsidRDefault="008767FB" w:rsidP="00104552">
      <w:pPr>
        <w:spacing w:line="360" w:lineRule="auto"/>
        <w:rPr>
          <w:rFonts w:ascii="黑体" w:eastAsia="黑体" w:hAnsi="黑体"/>
        </w:rPr>
      </w:pPr>
      <w:r>
        <w:rPr>
          <w:rFonts w:ascii="黑体" w:eastAsia="黑体" w:hAnsi="黑体" w:hint="eastAsia"/>
        </w:rPr>
        <w:t>2.1.2.1</w:t>
      </w:r>
      <w:r w:rsidR="00104552" w:rsidRPr="00AA238C">
        <w:rPr>
          <w:rFonts w:ascii="黑体" w:eastAsia="黑体" w:hAnsi="黑体" w:hint="eastAsia"/>
        </w:rPr>
        <w:t>物理组织结构</w:t>
      </w:r>
    </w:p>
    <w:p w14:paraId="0203BFEB" w14:textId="77777777" w:rsidR="00104552" w:rsidRDefault="00104552" w:rsidP="00447806">
      <w:pPr>
        <w:spacing w:line="400" w:lineRule="exact"/>
        <w:ind w:firstLine="420"/>
      </w:pPr>
      <w:r>
        <w:rPr>
          <w:rFonts w:hint="eastAsia"/>
        </w:rPr>
        <w:t>一个</w:t>
      </w:r>
      <w:r>
        <w:rPr>
          <w:rFonts w:hint="eastAsia"/>
        </w:rPr>
        <w:t>PDF</w:t>
      </w:r>
      <w:r>
        <w:rPr>
          <w:rFonts w:hint="eastAsia"/>
        </w:rPr>
        <w:t>文件从物理结构上来说可以大致分为四部分，即文件头，文件体，交叉引用表，文件尾。</w:t>
      </w:r>
    </w:p>
    <w:p w14:paraId="64E642D5" w14:textId="77777777" w:rsidR="00104552" w:rsidRDefault="00104552" w:rsidP="00104552">
      <w:pPr>
        <w:ind w:firstLine="420"/>
        <w:jc w:val="center"/>
      </w:pPr>
      <w:r>
        <w:object w:dxaOrig="3599" w:dyaOrig="5640" w14:anchorId="164D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8pt;height:168pt" o:ole="">
            <v:imagedata r:id="rId19" o:title=""/>
          </v:shape>
          <o:OLEObject Type="Embed" ProgID="Visio.Drawing.11" ShapeID="_x0000_i1025" DrawAspect="Content" ObjectID="_1571596700" r:id="rId20"/>
        </w:object>
      </w:r>
    </w:p>
    <w:p w14:paraId="709EC284" w14:textId="77777777" w:rsidR="00104552" w:rsidRPr="00540ED3" w:rsidRDefault="00104552"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图2-1 PDF文档的物理组织结构图</w:t>
      </w:r>
    </w:p>
    <w:p w14:paraId="15992A55" w14:textId="77777777" w:rsidR="00104552" w:rsidRDefault="00104552" w:rsidP="00447806">
      <w:pPr>
        <w:numPr>
          <w:ilvl w:val="0"/>
          <w:numId w:val="7"/>
        </w:numPr>
        <w:spacing w:line="400" w:lineRule="exact"/>
      </w:pPr>
      <w:r w:rsidRPr="00104552">
        <w:rPr>
          <w:rFonts w:hint="eastAsia"/>
        </w:rPr>
        <w:t>文件头（</w:t>
      </w:r>
      <w:r>
        <w:rPr>
          <w:rFonts w:hint="eastAsia"/>
        </w:rPr>
        <w:t>Head</w:t>
      </w:r>
      <w:r w:rsidRPr="00104552">
        <w:rPr>
          <w:rFonts w:hint="eastAsia"/>
        </w:rPr>
        <w:t>）</w:t>
      </w:r>
      <w:r>
        <w:rPr>
          <w:rFonts w:hint="eastAsia"/>
        </w:rPr>
        <w:t>：文件头</w:t>
      </w:r>
      <w:r w:rsidR="001C47B3">
        <w:rPr>
          <w:rFonts w:hint="eastAsia"/>
        </w:rPr>
        <w:t>主要用于存放</w:t>
      </w:r>
      <w:r w:rsidR="001C47B3">
        <w:rPr>
          <w:rFonts w:hint="eastAsia"/>
        </w:rPr>
        <w:t>PDF</w:t>
      </w:r>
      <w:r w:rsidR="001C47B3">
        <w:rPr>
          <w:rFonts w:hint="eastAsia"/>
        </w:rPr>
        <w:t>的版本信息，它出现在</w:t>
      </w:r>
      <w:r w:rsidR="001C47B3">
        <w:rPr>
          <w:rFonts w:hint="eastAsia"/>
        </w:rPr>
        <w:t>PDF</w:t>
      </w:r>
      <w:r w:rsidR="001C47B3">
        <w:rPr>
          <w:rFonts w:hint="eastAsia"/>
        </w:rPr>
        <w:t>文件的第一行。</w:t>
      </w:r>
      <w:r w:rsidR="001C47B3">
        <w:rPr>
          <w:rFonts w:hint="eastAsia"/>
        </w:rPr>
        <w:t>PDF</w:t>
      </w:r>
      <w:r w:rsidR="001C47B3">
        <w:rPr>
          <w:rFonts w:hint="eastAsia"/>
        </w:rPr>
        <w:t>的版本是向下兼容的，例如某个应用程序能处理</w:t>
      </w:r>
      <w:r w:rsidR="001C47B3">
        <w:rPr>
          <w:rFonts w:hint="eastAsia"/>
        </w:rPr>
        <w:t>1.5</w:t>
      </w:r>
      <w:r w:rsidR="001C47B3">
        <w:rPr>
          <w:rFonts w:hint="eastAsia"/>
        </w:rPr>
        <w:t>版本的</w:t>
      </w:r>
      <w:r w:rsidR="001C47B3">
        <w:rPr>
          <w:rFonts w:hint="eastAsia"/>
        </w:rPr>
        <w:t>PDF</w:t>
      </w:r>
      <w:r w:rsidR="001C47B3">
        <w:rPr>
          <w:rFonts w:hint="eastAsia"/>
        </w:rPr>
        <w:t>，那么它将可以处理早前的版本。</w:t>
      </w:r>
    </w:p>
    <w:p w14:paraId="2FF9B368" w14:textId="77777777" w:rsidR="001C47B3" w:rsidRDefault="001C47B3" w:rsidP="00447806">
      <w:pPr>
        <w:numPr>
          <w:ilvl w:val="0"/>
          <w:numId w:val="7"/>
        </w:numPr>
        <w:spacing w:line="400" w:lineRule="exact"/>
      </w:pPr>
      <w:r>
        <w:rPr>
          <w:rFonts w:hint="eastAsia"/>
        </w:rPr>
        <w:t>文件体（</w:t>
      </w:r>
      <w:r>
        <w:rPr>
          <w:rFonts w:hint="eastAsia"/>
        </w:rPr>
        <w:t>Body</w:t>
      </w:r>
      <w:r>
        <w:rPr>
          <w:rFonts w:hint="eastAsia"/>
        </w:rPr>
        <w:t>）：文件体是</w:t>
      </w:r>
      <w:r>
        <w:rPr>
          <w:rFonts w:hint="eastAsia"/>
        </w:rPr>
        <w:t>PDF</w:t>
      </w:r>
      <w:r>
        <w:rPr>
          <w:rFonts w:hint="eastAsia"/>
        </w:rPr>
        <w:t>文件的主要组成部分，是由一系列对象组成的。后面的逻辑组织结构小节将会详细的讲解</w:t>
      </w:r>
      <w:r>
        <w:rPr>
          <w:rFonts w:hint="eastAsia"/>
        </w:rPr>
        <w:t>PDF</w:t>
      </w:r>
      <w:r>
        <w:rPr>
          <w:rFonts w:hint="eastAsia"/>
        </w:rPr>
        <w:t>如何将物理上不连续的对象组织成逻辑连续的页面的。</w:t>
      </w:r>
    </w:p>
    <w:p w14:paraId="19645CEC" w14:textId="77777777" w:rsidR="00817A70" w:rsidRDefault="001C47B3" w:rsidP="00447806">
      <w:pPr>
        <w:numPr>
          <w:ilvl w:val="0"/>
          <w:numId w:val="7"/>
        </w:numPr>
        <w:spacing w:line="400" w:lineRule="exact"/>
      </w:pPr>
      <w:r>
        <w:rPr>
          <w:rFonts w:hint="eastAsia"/>
        </w:rPr>
        <w:t>交叉引用表（</w:t>
      </w:r>
      <w:r>
        <w:rPr>
          <w:rFonts w:hint="eastAsia"/>
        </w:rPr>
        <w:t>Cross-reference table</w:t>
      </w:r>
      <w:r>
        <w:rPr>
          <w:rFonts w:hint="eastAsia"/>
        </w:rPr>
        <w:t>）：交叉表</w:t>
      </w:r>
      <w:r w:rsidR="00BC597E">
        <w:rPr>
          <w:rFonts w:hint="eastAsia"/>
        </w:rPr>
        <w:t>是</w:t>
      </w:r>
      <w:r w:rsidR="00BC597E">
        <w:t>一个间接对象的地址索引表</w:t>
      </w:r>
      <w:r w:rsidR="00BC597E">
        <w:rPr>
          <w:rFonts w:hint="eastAsia"/>
        </w:rPr>
        <w:t>，</w:t>
      </w:r>
      <w:r w:rsidR="00BC597E">
        <w:t>它</w:t>
      </w:r>
      <w:r w:rsidR="00BC597E">
        <w:rPr>
          <w:rFonts w:hint="eastAsia"/>
        </w:rPr>
        <w:t>实现了</w:t>
      </w:r>
      <w:r w:rsidR="00BC597E">
        <w:t>对</w:t>
      </w:r>
      <w:r>
        <w:rPr>
          <w:rFonts w:hint="eastAsia"/>
        </w:rPr>
        <w:t>间接对象</w:t>
      </w:r>
      <w:r w:rsidR="00BC597E">
        <w:rPr>
          <w:rFonts w:hint="eastAsia"/>
        </w:rPr>
        <w:t>的随机</w:t>
      </w:r>
      <w:r>
        <w:rPr>
          <w:rFonts w:hint="eastAsia"/>
        </w:rPr>
        <w:t>存取。交叉引用表含有一个或多个区域。每个区域</w:t>
      </w:r>
      <w:r w:rsidR="00CB57A5">
        <w:rPr>
          <w:rFonts w:hint="eastAsia"/>
        </w:rPr>
        <w:t>的开始处由</w:t>
      </w:r>
      <w:r w:rsidR="00CB57A5">
        <w:rPr>
          <w:rFonts w:hint="eastAsia"/>
        </w:rPr>
        <w:t>xref</w:t>
      </w:r>
      <w:r w:rsidR="00CB57A5">
        <w:rPr>
          <w:rFonts w:hint="eastAsia"/>
        </w:rPr>
        <w:t>标记</w:t>
      </w:r>
      <w:r w:rsidR="00817A70">
        <w:rPr>
          <w:rFonts w:hint="eastAsia"/>
        </w:rPr>
        <w:t>，后面含有一个或多个交叉引用子段。当文件对象修改后，将会生成新的引用子段用于标记新添加或修改的对象的信息。如果文件没有经过任何修改，则交叉引用子段只含有一段。</w:t>
      </w:r>
    </w:p>
    <w:p w14:paraId="3A4D8FCB" w14:textId="77777777" w:rsidR="001C47B3" w:rsidRDefault="00817A70" w:rsidP="00447806">
      <w:pPr>
        <w:numPr>
          <w:ilvl w:val="0"/>
          <w:numId w:val="7"/>
        </w:numPr>
        <w:spacing w:line="400" w:lineRule="exact"/>
      </w:pPr>
      <w:r>
        <w:rPr>
          <w:rFonts w:hint="eastAsia"/>
        </w:rPr>
        <w:t>文件尾（</w:t>
      </w:r>
      <w:r>
        <w:rPr>
          <w:rFonts w:hint="eastAsia"/>
        </w:rPr>
        <w:t>Trailer</w:t>
      </w:r>
      <w:r>
        <w:rPr>
          <w:rFonts w:hint="eastAsia"/>
        </w:rPr>
        <w:t>）：</w:t>
      </w:r>
      <w:r w:rsidR="00BC597E">
        <w:rPr>
          <w:rFonts w:hint="eastAsia"/>
        </w:rPr>
        <w:t>在</w:t>
      </w:r>
      <w:r w:rsidR="00BC597E">
        <w:t>PDF</w:t>
      </w:r>
      <w:r>
        <w:rPr>
          <w:rFonts w:hint="eastAsia"/>
        </w:rPr>
        <w:t>文件尾</w:t>
      </w:r>
      <w:r w:rsidR="00BC597E">
        <w:rPr>
          <w:rFonts w:hint="eastAsia"/>
        </w:rPr>
        <w:t>部声明了交叉引用表的位置</w:t>
      </w:r>
      <w:r w:rsidR="00BC597E">
        <w:t>信息</w:t>
      </w:r>
      <w:r>
        <w:rPr>
          <w:rFonts w:hint="eastAsia"/>
        </w:rPr>
        <w:t>，即指明了文件体的根对象（</w:t>
      </w:r>
      <w:r>
        <w:rPr>
          <w:rFonts w:hint="eastAsia"/>
        </w:rPr>
        <w:t>Catalog</w:t>
      </w:r>
      <w:r>
        <w:rPr>
          <w:rFonts w:hint="eastAsia"/>
        </w:rPr>
        <w:t>），</w:t>
      </w:r>
      <w:r w:rsidR="00BC597E">
        <w:rPr>
          <w:rFonts w:hint="eastAsia"/>
        </w:rPr>
        <w:t>通过根</w:t>
      </w:r>
      <w:r w:rsidR="00BC597E">
        <w:t>对象</w:t>
      </w:r>
      <w:r>
        <w:rPr>
          <w:rFonts w:hint="eastAsia"/>
        </w:rPr>
        <w:t>能够</w:t>
      </w:r>
      <w:r w:rsidR="00BC597E">
        <w:rPr>
          <w:rFonts w:hint="eastAsia"/>
        </w:rPr>
        <w:t>迅速</w:t>
      </w:r>
      <w:r>
        <w:rPr>
          <w:rFonts w:hint="eastAsia"/>
        </w:rPr>
        <w:t>找到</w:t>
      </w:r>
      <w:r>
        <w:rPr>
          <w:rFonts w:hint="eastAsia"/>
        </w:rPr>
        <w:t>PDF</w:t>
      </w:r>
      <w:r>
        <w:rPr>
          <w:rFonts w:hint="eastAsia"/>
        </w:rPr>
        <w:t>文件中各个对象体的位置，</w:t>
      </w:r>
      <w:r w:rsidR="00BC597E">
        <w:rPr>
          <w:rFonts w:hint="eastAsia"/>
        </w:rPr>
        <w:t>从而达到随机访问。与此同时，</w:t>
      </w:r>
      <w:r w:rsidR="008767FB">
        <w:rPr>
          <w:rFonts w:hint="eastAsia"/>
        </w:rPr>
        <w:t>尾部</w:t>
      </w:r>
      <w:r w:rsidR="00BC597E">
        <w:rPr>
          <w:rFonts w:hint="eastAsia"/>
        </w:rPr>
        <w:t>信息</w:t>
      </w:r>
      <w:r w:rsidR="00BC597E">
        <w:t>还包含</w:t>
      </w:r>
      <w:r w:rsidR="008767FB">
        <w:rPr>
          <w:rFonts w:hint="eastAsia"/>
        </w:rPr>
        <w:t>PDF</w:t>
      </w:r>
      <w:r w:rsidR="008767FB">
        <w:rPr>
          <w:rFonts w:hint="eastAsia"/>
        </w:rPr>
        <w:t>文件的加密等安全相关信息。</w:t>
      </w:r>
      <w:r w:rsidRPr="00104552">
        <w:rPr>
          <w:rFonts w:hint="eastAsia"/>
        </w:rPr>
        <w:t xml:space="preserve"> </w:t>
      </w:r>
    </w:p>
    <w:p w14:paraId="4C923237" w14:textId="77777777" w:rsidR="008767FB" w:rsidRDefault="008767FB" w:rsidP="008767FB">
      <w:pPr>
        <w:spacing w:after="260" w:line="415" w:lineRule="auto"/>
        <w:rPr>
          <w:rFonts w:ascii="黑体" w:eastAsia="黑体" w:hAnsi="黑体"/>
        </w:rPr>
      </w:pPr>
      <w:r w:rsidRPr="008767FB">
        <w:rPr>
          <w:rFonts w:ascii="黑体" w:eastAsia="黑体" w:hAnsi="黑体" w:hint="eastAsia"/>
        </w:rPr>
        <w:t>2.1.2.2</w:t>
      </w:r>
      <w:r>
        <w:rPr>
          <w:rFonts w:ascii="黑体" w:eastAsia="黑体" w:hAnsi="黑体" w:hint="eastAsia"/>
        </w:rPr>
        <w:t xml:space="preserve"> PDF的基本对象</w:t>
      </w:r>
    </w:p>
    <w:p w14:paraId="1F9D4F29" w14:textId="77777777" w:rsidR="008767FB" w:rsidRDefault="008767FB" w:rsidP="00447806">
      <w:pPr>
        <w:spacing w:line="400" w:lineRule="exact"/>
        <w:ind w:firstLine="420"/>
      </w:pPr>
      <w:r>
        <w:rPr>
          <w:rFonts w:hint="eastAsia"/>
        </w:rPr>
        <w:t>由于整个</w:t>
      </w:r>
      <w:r>
        <w:rPr>
          <w:rFonts w:hint="eastAsia"/>
        </w:rPr>
        <w:t>PDF</w:t>
      </w:r>
      <w:r>
        <w:rPr>
          <w:rFonts w:hint="eastAsia"/>
        </w:rPr>
        <w:t>文件时由不同的对象组成的，</w:t>
      </w:r>
      <w:r w:rsidRPr="008767FB">
        <w:rPr>
          <w:rFonts w:hint="eastAsia"/>
        </w:rPr>
        <w:t>在介绍</w:t>
      </w:r>
      <w:r>
        <w:rPr>
          <w:rFonts w:hint="eastAsia"/>
        </w:rPr>
        <w:t>逻辑组织结构之前我们先要了解</w:t>
      </w:r>
      <w:r>
        <w:rPr>
          <w:rFonts w:hint="eastAsia"/>
        </w:rPr>
        <w:t>PDF</w:t>
      </w:r>
      <w:r>
        <w:rPr>
          <w:rFonts w:hint="eastAsia"/>
        </w:rPr>
        <w:t>八大对象的基本结构和各个对象在</w:t>
      </w:r>
      <w:r>
        <w:rPr>
          <w:rFonts w:hint="eastAsia"/>
        </w:rPr>
        <w:t>PDF</w:t>
      </w:r>
      <w:r>
        <w:rPr>
          <w:rFonts w:hint="eastAsia"/>
        </w:rPr>
        <w:t>文件中所起到的作用。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2777"/>
        <w:gridCol w:w="2552"/>
      </w:tblGrid>
      <w:tr w:rsidR="008767FB" w14:paraId="244B28B2" w14:textId="77777777" w:rsidTr="006F5971">
        <w:trPr>
          <w:jc w:val="center"/>
        </w:trPr>
        <w:tc>
          <w:tcPr>
            <w:tcW w:w="2184" w:type="dxa"/>
            <w:shd w:val="clear" w:color="auto" w:fill="auto"/>
          </w:tcPr>
          <w:p w14:paraId="70F28FF0" w14:textId="77777777" w:rsidR="008767FB" w:rsidRDefault="008767FB" w:rsidP="00240C51">
            <w:pPr>
              <w:spacing w:line="400" w:lineRule="exact"/>
            </w:pPr>
            <w:r>
              <w:rPr>
                <w:rFonts w:hint="eastAsia"/>
              </w:rPr>
              <w:t>PDF</w:t>
            </w:r>
            <w:r>
              <w:rPr>
                <w:rFonts w:hint="eastAsia"/>
              </w:rPr>
              <w:t>的对象类型</w:t>
            </w:r>
          </w:p>
        </w:tc>
        <w:tc>
          <w:tcPr>
            <w:tcW w:w="2777" w:type="dxa"/>
            <w:shd w:val="clear" w:color="auto" w:fill="auto"/>
          </w:tcPr>
          <w:p w14:paraId="2488E54C" w14:textId="77777777" w:rsidR="008767FB" w:rsidRDefault="008767FB" w:rsidP="00240C51">
            <w:pPr>
              <w:spacing w:line="400" w:lineRule="exact"/>
            </w:pPr>
            <w:r>
              <w:rPr>
                <w:rFonts w:hint="eastAsia"/>
              </w:rPr>
              <w:t>描述</w:t>
            </w:r>
          </w:p>
        </w:tc>
        <w:tc>
          <w:tcPr>
            <w:tcW w:w="2552" w:type="dxa"/>
            <w:shd w:val="clear" w:color="auto" w:fill="auto"/>
          </w:tcPr>
          <w:p w14:paraId="32D158DF" w14:textId="77777777" w:rsidR="008767FB" w:rsidRDefault="008767FB" w:rsidP="00240C51">
            <w:pPr>
              <w:spacing w:line="400" w:lineRule="exact"/>
            </w:pPr>
            <w:r>
              <w:rPr>
                <w:rFonts w:hint="eastAsia"/>
              </w:rPr>
              <w:t>示例</w:t>
            </w:r>
          </w:p>
        </w:tc>
      </w:tr>
      <w:tr w:rsidR="008767FB" w14:paraId="087A646B" w14:textId="77777777" w:rsidTr="006F5971">
        <w:trPr>
          <w:jc w:val="center"/>
        </w:trPr>
        <w:tc>
          <w:tcPr>
            <w:tcW w:w="2184" w:type="dxa"/>
            <w:shd w:val="clear" w:color="auto" w:fill="auto"/>
          </w:tcPr>
          <w:p w14:paraId="72650BA7" w14:textId="77777777" w:rsidR="008767FB" w:rsidRDefault="008767FB" w:rsidP="00240C51">
            <w:pPr>
              <w:spacing w:line="400" w:lineRule="exact"/>
            </w:pPr>
            <w:r>
              <w:rPr>
                <w:rFonts w:hint="eastAsia"/>
              </w:rPr>
              <w:t>Array</w:t>
            </w:r>
          </w:p>
        </w:tc>
        <w:tc>
          <w:tcPr>
            <w:tcW w:w="2777" w:type="dxa"/>
            <w:shd w:val="clear" w:color="auto" w:fill="auto"/>
          </w:tcPr>
          <w:p w14:paraId="297D0174" w14:textId="77777777" w:rsidR="008767FB" w:rsidRDefault="008767FB" w:rsidP="00240C51">
            <w:pPr>
              <w:spacing w:line="400" w:lineRule="exact"/>
            </w:pPr>
            <w:r>
              <w:rPr>
                <w:rFonts w:hint="eastAsia"/>
              </w:rPr>
              <w:t>有序的列表</w:t>
            </w:r>
          </w:p>
        </w:tc>
        <w:tc>
          <w:tcPr>
            <w:tcW w:w="2552" w:type="dxa"/>
            <w:shd w:val="clear" w:color="auto" w:fill="auto"/>
          </w:tcPr>
          <w:p w14:paraId="3BAD7550" w14:textId="77777777" w:rsidR="008767FB" w:rsidRDefault="008767FB" w:rsidP="00240C51">
            <w:pPr>
              <w:spacing w:line="400" w:lineRule="exact"/>
            </w:pPr>
            <w:r>
              <w:rPr>
                <w:rFonts w:hint="eastAsia"/>
              </w:rPr>
              <w:t>{1,2,3,4,5}</w:t>
            </w:r>
          </w:p>
        </w:tc>
      </w:tr>
      <w:tr w:rsidR="008767FB" w14:paraId="30E081E9" w14:textId="77777777" w:rsidTr="006F5971">
        <w:trPr>
          <w:jc w:val="center"/>
        </w:trPr>
        <w:tc>
          <w:tcPr>
            <w:tcW w:w="2184" w:type="dxa"/>
            <w:shd w:val="clear" w:color="auto" w:fill="auto"/>
          </w:tcPr>
          <w:p w14:paraId="5A6B14FE" w14:textId="77777777" w:rsidR="008767FB" w:rsidRDefault="008767FB" w:rsidP="00240C51">
            <w:pPr>
              <w:spacing w:line="400" w:lineRule="exact"/>
            </w:pPr>
            <w:r>
              <w:rPr>
                <w:rFonts w:hint="eastAsia"/>
              </w:rPr>
              <w:t>Boolean</w:t>
            </w:r>
          </w:p>
        </w:tc>
        <w:tc>
          <w:tcPr>
            <w:tcW w:w="2777" w:type="dxa"/>
            <w:shd w:val="clear" w:color="auto" w:fill="auto"/>
          </w:tcPr>
          <w:p w14:paraId="59112FFC" w14:textId="77777777" w:rsidR="008767FB" w:rsidRDefault="008767FB" w:rsidP="00240C51">
            <w:pPr>
              <w:spacing w:line="400" w:lineRule="exact"/>
            </w:pPr>
            <w:r>
              <w:rPr>
                <w:rFonts w:hint="eastAsia"/>
              </w:rPr>
              <w:t>标准的真</w:t>
            </w:r>
            <w:r>
              <w:rPr>
                <w:rFonts w:hint="eastAsia"/>
              </w:rPr>
              <w:t>/</w:t>
            </w:r>
            <w:r>
              <w:rPr>
                <w:rFonts w:hint="eastAsia"/>
              </w:rPr>
              <w:t>假值</w:t>
            </w:r>
          </w:p>
        </w:tc>
        <w:tc>
          <w:tcPr>
            <w:tcW w:w="2552" w:type="dxa"/>
            <w:shd w:val="clear" w:color="auto" w:fill="auto"/>
          </w:tcPr>
          <w:p w14:paraId="036ABCFA" w14:textId="77777777" w:rsidR="008767FB" w:rsidRDefault="008767FB" w:rsidP="00240C51">
            <w:pPr>
              <w:spacing w:line="400" w:lineRule="exact"/>
            </w:pPr>
            <w:r>
              <w:rPr>
                <w:rFonts w:hint="eastAsia"/>
              </w:rPr>
              <w:t>false</w:t>
            </w:r>
          </w:p>
        </w:tc>
      </w:tr>
      <w:tr w:rsidR="008767FB" w14:paraId="6A0FDD03" w14:textId="77777777" w:rsidTr="006F5971">
        <w:trPr>
          <w:jc w:val="center"/>
        </w:trPr>
        <w:tc>
          <w:tcPr>
            <w:tcW w:w="2184" w:type="dxa"/>
            <w:shd w:val="clear" w:color="auto" w:fill="auto"/>
          </w:tcPr>
          <w:p w14:paraId="2FE49F3D" w14:textId="77777777" w:rsidR="008767FB" w:rsidRDefault="0083481F" w:rsidP="00240C51">
            <w:pPr>
              <w:spacing w:line="400" w:lineRule="exact"/>
            </w:pPr>
            <w:r>
              <w:rPr>
                <w:rFonts w:hint="eastAsia"/>
              </w:rPr>
              <w:t>Number</w:t>
            </w:r>
          </w:p>
        </w:tc>
        <w:tc>
          <w:tcPr>
            <w:tcW w:w="2777" w:type="dxa"/>
            <w:shd w:val="clear" w:color="auto" w:fill="auto"/>
          </w:tcPr>
          <w:p w14:paraId="70BDA799" w14:textId="77777777" w:rsidR="008767FB" w:rsidRDefault="00C832BC" w:rsidP="00240C51">
            <w:pPr>
              <w:spacing w:line="400" w:lineRule="exact"/>
            </w:pPr>
            <w:r>
              <w:rPr>
                <w:rFonts w:hint="eastAsia"/>
              </w:rPr>
              <w:t>整型和浮点小数</w:t>
            </w:r>
            <w:r w:rsidR="0083481F">
              <w:rPr>
                <w:rFonts w:hint="eastAsia"/>
              </w:rPr>
              <w:t>值</w:t>
            </w:r>
          </w:p>
        </w:tc>
        <w:tc>
          <w:tcPr>
            <w:tcW w:w="2552" w:type="dxa"/>
            <w:shd w:val="clear" w:color="auto" w:fill="auto"/>
          </w:tcPr>
          <w:p w14:paraId="36D37A84" w14:textId="77777777" w:rsidR="008767FB" w:rsidRDefault="0083481F" w:rsidP="00240C51">
            <w:pPr>
              <w:spacing w:line="400" w:lineRule="exact"/>
            </w:pPr>
            <w:r>
              <w:rPr>
                <w:rFonts w:hint="eastAsia"/>
              </w:rPr>
              <w:t>1.2</w:t>
            </w:r>
          </w:p>
        </w:tc>
      </w:tr>
      <w:tr w:rsidR="0083481F" w14:paraId="2A542420" w14:textId="77777777" w:rsidTr="006F5971">
        <w:trPr>
          <w:jc w:val="center"/>
        </w:trPr>
        <w:tc>
          <w:tcPr>
            <w:tcW w:w="2184" w:type="dxa"/>
            <w:shd w:val="clear" w:color="auto" w:fill="auto"/>
          </w:tcPr>
          <w:p w14:paraId="7D9EABBB" w14:textId="77777777" w:rsidR="0083481F" w:rsidRDefault="0083481F" w:rsidP="00240C51">
            <w:pPr>
              <w:spacing w:line="400" w:lineRule="exact"/>
            </w:pPr>
            <w:r>
              <w:rPr>
                <w:rFonts w:hint="eastAsia"/>
              </w:rPr>
              <w:t>Name</w:t>
            </w:r>
          </w:p>
        </w:tc>
        <w:tc>
          <w:tcPr>
            <w:tcW w:w="2777" w:type="dxa"/>
            <w:shd w:val="clear" w:color="auto" w:fill="auto"/>
          </w:tcPr>
          <w:p w14:paraId="4B2F1780" w14:textId="77777777" w:rsidR="0083481F" w:rsidRDefault="0083481F" w:rsidP="00240C51">
            <w:pPr>
              <w:spacing w:line="400" w:lineRule="exact"/>
            </w:pPr>
            <w:r>
              <w:rPr>
                <w:rFonts w:hint="eastAsia"/>
              </w:rPr>
              <w:t>PDF</w:t>
            </w:r>
            <w:r>
              <w:rPr>
                <w:rFonts w:hint="eastAsia"/>
              </w:rPr>
              <w:t>文档中预定义的值</w:t>
            </w:r>
          </w:p>
        </w:tc>
        <w:tc>
          <w:tcPr>
            <w:tcW w:w="2552" w:type="dxa"/>
            <w:shd w:val="clear" w:color="auto" w:fill="auto"/>
          </w:tcPr>
          <w:p w14:paraId="68A558FF" w14:textId="77777777" w:rsidR="0083481F" w:rsidRPr="0083481F" w:rsidRDefault="0083481F" w:rsidP="00240C51">
            <w:pPr>
              <w:spacing w:line="400" w:lineRule="exact"/>
            </w:pPr>
            <w:r>
              <w:rPr>
                <w:rFonts w:hint="eastAsia"/>
              </w:rPr>
              <w:t>/Type</w:t>
            </w:r>
          </w:p>
        </w:tc>
      </w:tr>
      <w:tr w:rsidR="0083481F" w14:paraId="48747F33" w14:textId="77777777" w:rsidTr="006F5971">
        <w:trPr>
          <w:jc w:val="center"/>
        </w:trPr>
        <w:tc>
          <w:tcPr>
            <w:tcW w:w="2184" w:type="dxa"/>
            <w:shd w:val="clear" w:color="auto" w:fill="auto"/>
          </w:tcPr>
          <w:p w14:paraId="78FAB245" w14:textId="77777777" w:rsidR="0083481F" w:rsidRDefault="0083481F" w:rsidP="00240C51">
            <w:pPr>
              <w:spacing w:line="400" w:lineRule="exact"/>
            </w:pPr>
            <w:r>
              <w:rPr>
                <w:rFonts w:hint="eastAsia"/>
              </w:rPr>
              <w:t>String</w:t>
            </w:r>
          </w:p>
        </w:tc>
        <w:tc>
          <w:tcPr>
            <w:tcW w:w="2777" w:type="dxa"/>
            <w:shd w:val="clear" w:color="auto" w:fill="auto"/>
          </w:tcPr>
          <w:p w14:paraId="4495E851" w14:textId="77777777" w:rsidR="0083481F" w:rsidRDefault="0083481F" w:rsidP="00240C51">
            <w:pPr>
              <w:spacing w:line="400" w:lineRule="exact"/>
            </w:pPr>
            <w:r>
              <w:rPr>
                <w:rFonts w:hint="eastAsia"/>
              </w:rPr>
              <w:t>字符串</w:t>
            </w:r>
          </w:p>
        </w:tc>
        <w:tc>
          <w:tcPr>
            <w:tcW w:w="2552" w:type="dxa"/>
            <w:shd w:val="clear" w:color="auto" w:fill="auto"/>
          </w:tcPr>
          <w:p w14:paraId="45FE50F4" w14:textId="77777777" w:rsidR="0083481F" w:rsidRDefault="0083481F" w:rsidP="00240C51">
            <w:pPr>
              <w:spacing w:line="400" w:lineRule="exact"/>
            </w:pPr>
            <w:r>
              <w:rPr>
                <w:rFonts w:hint="eastAsia"/>
              </w:rPr>
              <w:t>030013921</w:t>
            </w:r>
          </w:p>
        </w:tc>
      </w:tr>
      <w:tr w:rsidR="0083481F" w14:paraId="5B28CA5C" w14:textId="77777777" w:rsidTr="006F5971">
        <w:trPr>
          <w:jc w:val="center"/>
        </w:trPr>
        <w:tc>
          <w:tcPr>
            <w:tcW w:w="2184" w:type="dxa"/>
            <w:shd w:val="clear" w:color="auto" w:fill="auto"/>
          </w:tcPr>
          <w:p w14:paraId="3840AA35" w14:textId="77777777" w:rsidR="0083481F" w:rsidRDefault="0083481F" w:rsidP="00240C51">
            <w:pPr>
              <w:spacing w:line="400" w:lineRule="exact"/>
            </w:pPr>
            <w:r>
              <w:rPr>
                <w:rFonts w:hint="eastAsia"/>
              </w:rPr>
              <w:lastRenderedPageBreak/>
              <w:t>Null</w:t>
            </w:r>
          </w:p>
        </w:tc>
        <w:tc>
          <w:tcPr>
            <w:tcW w:w="2777" w:type="dxa"/>
            <w:shd w:val="clear" w:color="auto" w:fill="auto"/>
          </w:tcPr>
          <w:p w14:paraId="23CE9590" w14:textId="77777777" w:rsidR="0083481F" w:rsidRDefault="0083481F" w:rsidP="00240C51">
            <w:pPr>
              <w:spacing w:line="400" w:lineRule="exact"/>
            </w:pPr>
            <w:r>
              <w:rPr>
                <w:rFonts w:hint="eastAsia"/>
              </w:rPr>
              <w:t>空对象</w:t>
            </w:r>
          </w:p>
        </w:tc>
        <w:tc>
          <w:tcPr>
            <w:tcW w:w="2552" w:type="dxa"/>
            <w:shd w:val="clear" w:color="auto" w:fill="auto"/>
          </w:tcPr>
          <w:p w14:paraId="474C74C7" w14:textId="77777777" w:rsidR="0083481F" w:rsidRDefault="0083481F" w:rsidP="00240C51">
            <w:pPr>
              <w:spacing w:line="400" w:lineRule="exact"/>
            </w:pPr>
            <w:r>
              <w:t>N</w:t>
            </w:r>
            <w:r>
              <w:rPr>
                <w:rFonts w:hint="eastAsia"/>
              </w:rPr>
              <w:t>ull</w:t>
            </w:r>
          </w:p>
        </w:tc>
      </w:tr>
      <w:tr w:rsidR="0083481F" w14:paraId="58333B73" w14:textId="77777777" w:rsidTr="006F5971">
        <w:trPr>
          <w:jc w:val="center"/>
        </w:trPr>
        <w:tc>
          <w:tcPr>
            <w:tcW w:w="2184" w:type="dxa"/>
            <w:shd w:val="clear" w:color="auto" w:fill="auto"/>
          </w:tcPr>
          <w:p w14:paraId="46E823FB" w14:textId="77777777" w:rsidR="0083481F" w:rsidRDefault="0083481F" w:rsidP="00240C51">
            <w:pPr>
              <w:spacing w:line="400" w:lineRule="exact"/>
            </w:pPr>
            <w:r>
              <w:rPr>
                <w:rFonts w:hint="eastAsia"/>
              </w:rPr>
              <w:t>Dictionary</w:t>
            </w:r>
          </w:p>
        </w:tc>
        <w:tc>
          <w:tcPr>
            <w:tcW w:w="2777" w:type="dxa"/>
            <w:shd w:val="clear" w:color="auto" w:fill="auto"/>
          </w:tcPr>
          <w:p w14:paraId="52B937FD" w14:textId="77777777" w:rsidR="0083481F" w:rsidRDefault="0083481F" w:rsidP="00240C51">
            <w:pPr>
              <w:spacing w:line="400" w:lineRule="exact"/>
            </w:pPr>
            <w:r>
              <w:rPr>
                <w:rFonts w:hint="eastAsia"/>
              </w:rPr>
              <w:t>包含对象对的表</w:t>
            </w:r>
          </w:p>
        </w:tc>
        <w:tc>
          <w:tcPr>
            <w:tcW w:w="2552" w:type="dxa"/>
            <w:shd w:val="clear" w:color="auto" w:fill="auto"/>
          </w:tcPr>
          <w:p w14:paraId="26A5BCA7" w14:textId="77777777" w:rsidR="0083481F" w:rsidRDefault="0083481F" w:rsidP="00240C51">
            <w:pPr>
              <w:spacing w:line="400" w:lineRule="exact"/>
            </w:pPr>
            <w:r>
              <w:rPr>
                <w:rFonts w:hint="eastAsia"/>
              </w:rPr>
              <w:t>&lt;&lt;</w:t>
            </w:r>
          </w:p>
          <w:p w14:paraId="3F43210B" w14:textId="77777777" w:rsidR="0083481F" w:rsidRDefault="0083481F" w:rsidP="00240C51">
            <w:pPr>
              <w:spacing w:line="400" w:lineRule="exact"/>
            </w:pPr>
            <w:r>
              <w:rPr>
                <w:rFonts w:hint="eastAsia"/>
              </w:rPr>
              <w:t>/Type /Catalog</w:t>
            </w:r>
          </w:p>
          <w:p w14:paraId="0D577CB0" w14:textId="77777777" w:rsidR="0083481F" w:rsidRDefault="0083481F" w:rsidP="00240C51">
            <w:pPr>
              <w:spacing w:line="400" w:lineRule="exact"/>
            </w:pPr>
            <w:r>
              <w:rPr>
                <w:rFonts w:hint="eastAsia"/>
              </w:rPr>
              <w:t>/Page 3 0 R</w:t>
            </w:r>
          </w:p>
          <w:p w14:paraId="70572FAC" w14:textId="77777777" w:rsidR="0083481F" w:rsidRDefault="0083481F" w:rsidP="00240C51">
            <w:pPr>
              <w:spacing w:line="400" w:lineRule="exact"/>
            </w:pPr>
            <w:r>
              <w:rPr>
                <w:rFonts w:hint="eastAsia"/>
              </w:rPr>
              <w:t>/Outline 2 0 R</w:t>
            </w:r>
          </w:p>
          <w:p w14:paraId="5BCCBB1D" w14:textId="77777777" w:rsidR="00DE098A" w:rsidRDefault="00DE098A" w:rsidP="00240C51">
            <w:pPr>
              <w:spacing w:line="400" w:lineRule="exact"/>
            </w:pPr>
            <w:r>
              <w:rPr>
                <w:rFonts w:hint="eastAsia"/>
              </w:rPr>
              <w:t>&gt;&gt;</w:t>
            </w:r>
          </w:p>
        </w:tc>
      </w:tr>
      <w:tr w:rsidR="0083481F" w14:paraId="37744D3C" w14:textId="77777777" w:rsidTr="006F5971">
        <w:trPr>
          <w:jc w:val="center"/>
        </w:trPr>
        <w:tc>
          <w:tcPr>
            <w:tcW w:w="2184" w:type="dxa"/>
            <w:shd w:val="clear" w:color="auto" w:fill="auto"/>
          </w:tcPr>
          <w:p w14:paraId="407C848B" w14:textId="77777777" w:rsidR="0083481F" w:rsidRDefault="0083481F" w:rsidP="00240C51">
            <w:pPr>
              <w:spacing w:line="400" w:lineRule="exact"/>
            </w:pPr>
            <w:r>
              <w:rPr>
                <w:rFonts w:hint="eastAsia"/>
              </w:rPr>
              <w:t>Stream</w:t>
            </w:r>
          </w:p>
        </w:tc>
        <w:tc>
          <w:tcPr>
            <w:tcW w:w="2777" w:type="dxa"/>
            <w:shd w:val="clear" w:color="auto" w:fill="auto"/>
          </w:tcPr>
          <w:p w14:paraId="03F59334" w14:textId="77777777" w:rsidR="0083481F" w:rsidRDefault="0083481F" w:rsidP="00240C51">
            <w:pPr>
              <w:spacing w:line="400" w:lineRule="exact"/>
            </w:pPr>
            <w:r>
              <w:rPr>
                <w:rFonts w:hint="eastAsia"/>
              </w:rPr>
              <w:t>数据流，通常表示压缩后的数据流</w:t>
            </w:r>
          </w:p>
        </w:tc>
        <w:tc>
          <w:tcPr>
            <w:tcW w:w="2552" w:type="dxa"/>
            <w:shd w:val="clear" w:color="auto" w:fill="auto"/>
          </w:tcPr>
          <w:p w14:paraId="7F1CE909" w14:textId="77777777" w:rsidR="0083481F" w:rsidRDefault="0083481F" w:rsidP="00240C51">
            <w:pPr>
              <w:spacing w:line="400" w:lineRule="exact"/>
            </w:pPr>
            <w:r>
              <w:rPr>
                <w:rFonts w:hint="eastAsia"/>
              </w:rPr>
              <w:t>13 0 obj</w:t>
            </w:r>
          </w:p>
          <w:p w14:paraId="1324F27D" w14:textId="77777777" w:rsidR="0083481F" w:rsidRDefault="0083481F" w:rsidP="00240C51">
            <w:pPr>
              <w:spacing w:line="400" w:lineRule="exact"/>
            </w:pPr>
            <w:r>
              <w:rPr>
                <w:rFonts w:hint="eastAsia"/>
              </w:rPr>
              <w:t>&lt;&lt;/Type</w:t>
            </w:r>
          </w:p>
          <w:p w14:paraId="0B774E66" w14:textId="77777777" w:rsidR="0083481F" w:rsidRDefault="0083481F" w:rsidP="00240C51">
            <w:pPr>
              <w:spacing w:line="400" w:lineRule="exact"/>
            </w:pPr>
            <w:r>
              <w:rPr>
                <w:rFonts w:hint="eastAsia"/>
              </w:rPr>
              <w:t>/Xobject&gt;&gt;</w:t>
            </w:r>
          </w:p>
          <w:p w14:paraId="7B07603D" w14:textId="77777777" w:rsidR="0083481F" w:rsidRDefault="0083481F" w:rsidP="00240C51">
            <w:pPr>
              <w:spacing w:line="400" w:lineRule="exact"/>
            </w:pPr>
            <w:r>
              <w:t>S</w:t>
            </w:r>
            <w:r>
              <w:rPr>
                <w:rFonts w:hint="eastAsia"/>
              </w:rPr>
              <w:t>tream</w:t>
            </w:r>
          </w:p>
          <w:p w14:paraId="65040569" w14:textId="77777777" w:rsidR="0083481F" w:rsidRDefault="0083481F" w:rsidP="00240C51">
            <w:pPr>
              <w:spacing w:line="400" w:lineRule="exact"/>
            </w:pPr>
            <w:r>
              <w:rPr>
                <w:rFonts w:hint="eastAsia"/>
              </w:rPr>
              <w:t>0322259593939</w:t>
            </w:r>
          </w:p>
          <w:p w14:paraId="665073B8" w14:textId="77777777" w:rsidR="0083481F" w:rsidRDefault="0083481F" w:rsidP="00240C51">
            <w:pPr>
              <w:spacing w:line="400" w:lineRule="exact"/>
            </w:pPr>
            <w:r>
              <w:rPr>
                <w:rFonts w:hint="eastAsia"/>
              </w:rPr>
              <w:t>endstream</w:t>
            </w:r>
          </w:p>
        </w:tc>
      </w:tr>
    </w:tbl>
    <w:p w14:paraId="03C3C626" w14:textId="77777777" w:rsidR="0083481F" w:rsidRPr="00540ED3" w:rsidRDefault="0083481F"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表2-1 PDF基本对象类型说明</w:t>
      </w:r>
    </w:p>
    <w:p w14:paraId="089560FF" w14:textId="77777777" w:rsidR="008767FB" w:rsidRDefault="0083481F" w:rsidP="00447806">
      <w:pPr>
        <w:spacing w:line="400" w:lineRule="exact"/>
        <w:ind w:firstLine="420"/>
      </w:pPr>
      <w:r>
        <w:rPr>
          <w:rFonts w:hint="eastAsia"/>
        </w:rPr>
        <w:t>数组（</w:t>
      </w:r>
      <w:r>
        <w:rPr>
          <w:rFonts w:hint="eastAsia"/>
        </w:rPr>
        <w:t>Array</w:t>
      </w:r>
      <w:r>
        <w:rPr>
          <w:rFonts w:hint="eastAsia"/>
        </w:rPr>
        <w:t>），布尔（</w:t>
      </w:r>
      <w:r>
        <w:rPr>
          <w:rFonts w:hint="eastAsia"/>
        </w:rPr>
        <w:t>boolean</w:t>
      </w:r>
      <w:r>
        <w:rPr>
          <w:rFonts w:hint="eastAsia"/>
        </w:rPr>
        <w:t>），数值（</w:t>
      </w:r>
      <w:r>
        <w:rPr>
          <w:rFonts w:hint="eastAsia"/>
        </w:rPr>
        <w:t>Number</w:t>
      </w:r>
      <w:r>
        <w:rPr>
          <w:rFonts w:hint="eastAsia"/>
        </w:rPr>
        <w:t>），预定义类型（</w:t>
      </w:r>
      <w:r>
        <w:rPr>
          <w:rFonts w:hint="eastAsia"/>
        </w:rPr>
        <w:t>Name</w:t>
      </w:r>
      <w:r>
        <w:rPr>
          <w:rFonts w:hint="eastAsia"/>
        </w:rPr>
        <w:t>），字符串（</w:t>
      </w:r>
      <w:r>
        <w:rPr>
          <w:rFonts w:hint="eastAsia"/>
        </w:rPr>
        <w:t>String</w:t>
      </w:r>
      <w:r>
        <w:rPr>
          <w:rFonts w:hint="eastAsia"/>
        </w:rPr>
        <w:t>）</w:t>
      </w:r>
      <w:r w:rsidR="00DE098A">
        <w:rPr>
          <w:rFonts w:hint="eastAsia"/>
        </w:rPr>
        <w:t>，空对象（</w:t>
      </w:r>
      <w:r w:rsidR="00DE098A">
        <w:rPr>
          <w:rFonts w:hint="eastAsia"/>
        </w:rPr>
        <w:t>Null</w:t>
      </w:r>
      <w:r w:rsidR="00DE098A">
        <w:rPr>
          <w:rFonts w:hint="eastAsia"/>
        </w:rPr>
        <w:t>）</w:t>
      </w:r>
      <w:r>
        <w:rPr>
          <w:rFonts w:hint="eastAsia"/>
        </w:rPr>
        <w:t>这</w:t>
      </w:r>
      <w:r w:rsidR="00DE098A">
        <w:rPr>
          <w:rFonts w:hint="eastAsia"/>
        </w:rPr>
        <w:t>六</w:t>
      </w:r>
      <w:r w:rsidR="000A300B">
        <w:rPr>
          <w:rFonts w:hint="eastAsia"/>
        </w:rPr>
        <w:t>种结构都比较简单，</w:t>
      </w:r>
      <w:r>
        <w:rPr>
          <w:rFonts w:hint="eastAsia"/>
        </w:rPr>
        <w:t>典对象（</w:t>
      </w:r>
      <w:r>
        <w:rPr>
          <w:rFonts w:hint="eastAsia"/>
        </w:rPr>
        <w:t>Dictionary</w:t>
      </w:r>
      <w:r>
        <w:rPr>
          <w:rFonts w:hint="eastAsia"/>
        </w:rPr>
        <w:t>）和流对象（</w:t>
      </w:r>
      <w:r>
        <w:rPr>
          <w:rFonts w:hint="eastAsia"/>
        </w:rPr>
        <w:t>Stream</w:t>
      </w:r>
      <w:r w:rsidR="000A300B">
        <w:rPr>
          <w:rFonts w:hint="eastAsia"/>
        </w:rPr>
        <w:t>）则</w:t>
      </w:r>
      <w:r w:rsidR="000A300B">
        <w:t>结合其他简单类型对象</w:t>
      </w:r>
      <w:r w:rsidR="000A300B">
        <w:rPr>
          <w:rFonts w:hint="eastAsia"/>
        </w:rPr>
        <w:t>用于</w:t>
      </w:r>
      <w:r w:rsidR="000A300B">
        <w:t>存储更加复杂的结构。</w:t>
      </w:r>
    </w:p>
    <w:p w14:paraId="65B6CB29" w14:textId="77777777" w:rsidR="000A300B" w:rsidRDefault="000A300B" w:rsidP="00447806">
      <w:pPr>
        <w:numPr>
          <w:ilvl w:val="0"/>
          <w:numId w:val="8"/>
        </w:numPr>
        <w:spacing w:line="400" w:lineRule="exact"/>
      </w:pPr>
      <w:r>
        <w:rPr>
          <w:rFonts w:hint="eastAsia"/>
        </w:rPr>
        <w:t>数组</w:t>
      </w:r>
      <w:r>
        <w:t>（</w:t>
      </w:r>
      <w:r>
        <w:rPr>
          <w:rFonts w:hint="eastAsia"/>
        </w:rPr>
        <w:t>Array</w:t>
      </w:r>
      <w:r>
        <w:t>）</w:t>
      </w:r>
      <w:r>
        <w:rPr>
          <w:rFonts w:hint="eastAsia"/>
        </w:rPr>
        <w:t>：有序</w:t>
      </w:r>
      <w:r>
        <w:t>的列表，列表中的类型</w:t>
      </w:r>
      <w:r>
        <w:rPr>
          <w:rFonts w:hint="eastAsia"/>
        </w:rPr>
        <w:t>可以</w:t>
      </w:r>
      <w:r>
        <w:t>是这八类的任意类型，包含数组类型本身。</w:t>
      </w:r>
    </w:p>
    <w:p w14:paraId="309CCA66" w14:textId="77777777" w:rsidR="000A300B" w:rsidRDefault="000A300B" w:rsidP="00447806">
      <w:pPr>
        <w:numPr>
          <w:ilvl w:val="0"/>
          <w:numId w:val="8"/>
        </w:numPr>
        <w:spacing w:line="400" w:lineRule="exact"/>
      </w:pPr>
      <w:r>
        <w:rPr>
          <w:rFonts w:hint="eastAsia"/>
        </w:rPr>
        <w:t>布</w:t>
      </w:r>
      <w:r>
        <w:t>尔</w:t>
      </w:r>
      <w:r>
        <w:rPr>
          <w:rFonts w:hint="eastAsia"/>
        </w:rPr>
        <w:t>（</w:t>
      </w:r>
      <w:r>
        <w:rPr>
          <w:rFonts w:hint="eastAsia"/>
        </w:rPr>
        <w:t>boolean</w:t>
      </w:r>
      <w:r>
        <w:t>）：</w:t>
      </w:r>
      <w:r>
        <w:rPr>
          <w:rFonts w:hint="eastAsia"/>
        </w:rPr>
        <w:t>逻辑</w:t>
      </w:r>
      <w:r>
        <w:t>真假</w:t>
      </w:r>
      <w:r>
        <w:rPr>
          <w:rFonts w:hint="eastAsia"/>
        </w:rPr>
        <w:t>值</w:t>
      </w:r>
      <w:r>
        <w:t>，只有</w:t>
      </w:r>
      <w:r>
        <w:t>true</w:t>
      </w:r>
      <w:r>
        <w:t>、</w:t>
      </w:r>
      <w:r>
        <w:t>false</w:t>
      </w:r>
      <w:r>
        <w:t>两个取值。</w:t>
      </w:r>
    </w:p>
    <w:p w14:paraId="0A0D711E" w14:textId="77777777" w:rsidR="000A300B" w:rsidRDefault="000A300B" w:rsidP="00447806">
      <w:pPr>
        <w:numPr>
          <w:ilvl w:val="0"/>
          <w:numId w:val="8"/>
        </w:numPr>
        <w:spacing w:line="400" w:lineRule="exact"/>
      </w:pPr>
      <w:r>
        <w:rPr>
          <w:rFonts w:hint="eastAsia"/>
        </w:rPr>
        <w:t>数组</w:t>
      </w:r>
      <w:r>
        <w:t>（</w:t>
      </w:r>
      <w:r>
        <w:rPr>
          <w:rFonts w:hint="eastAsia"/>
        </w:rPr>
        <w:t>Number</w:t>
      </w:r>
      <w:r>
        <w:t>）</w:t>
      </w:r>
      <w:r>
        <w:rPr>
          <w:rFonts w:hint="eastAsia"/>
        </w:rPr>
        <w:t>：</w:t>
      </w:r>
      <w:r>
        <w:rPr>
          <w:rFonts w:hint="eastAsia"/>
        </w:rPr>
        <w:t>PDF</w:t>
      </w:r>
      <w:r>
        <w:t>提供两种</w:t>
      </w:r>
      <w:r>
        <w:rPr>
          <w:rFonts w:hint="eastAsia"/>
        </w:rPr>
        <w:t>数字</w:t>
      </w:r>
      <w:r>
        <w:t>对象，</w:t>
      </w:r>
      <w:r>
        <w:rPr>
          <w:rFonts w:hint="eastAsia"/>
        </w:rPr>
        <w:t>整数</w:t>
      </w:r>
      <w:r>
        <w:t>和实</w:t>
      </w:r>
      <w:r>
        <w:rPr>
          <w:rFonts w:hint="eastAsia"/>
        </w:rPr>
        <w:t>数</w:t>
      </w:r>
      <w:r>
        <w:t>。</w:t>
      </w:r>
      <w:r w:rsidR="00C832BC">
        <w:rPr>
          <w:rFonts w:hint="eastAsia"/>
        </w:rPr>
        <w:t>整数</w:t>
      </w:r>
      <w:r w:rsidR="00C832BC">
        <w:t>为有符号数，范围</w:t>
      </w:r>
      <w:r w:rsidR="00C832BC">
        <w:rPr>
          <w:rFonts w:hint="eastAsia"/>
        </w:rPr>
        <w:t>-2</w:t>
      </w:r>
      <w:r w:rsidR="00C832BC">
        <w:t>^31~2^31-1</w:t>
      </w:r>
      <w:r w:rsidR="00C832BC">
        <w:rPr>
          <w:rFonts w:hint="eastAsia"/>
        </w:rPr>
        <w:t>；</w:t>
      </w:r>
      <w:r w:rsidR="00C832BC">
        <w:t>实数范围</w:t>
      </w:r>
      <w:r w:rsidR="00C832BC" w:rsidRPr="00C832BC">
        <w:t>±3.403 × 10</w:t>
      </w:r>
      <w:r w:rsidR="00C832BC">
        <w:t>^</w:t>
      </w:r>
      <w:r w:rsidR="00C832BC" w:rsidRPr="00C832BC">
        <w:t>38</w:t>
      </w:r>
      <w:r w:rsidR="00C832BC">
        <w:t>~</w:t>
      </w:r>
      <w:r w:rsidR="00C832BC" w:rsidRPr="00C832BC">
        <w:t>±1.175 × 10</w:t>
      </w:r>
      <w:r w:rsidR="00C832BC">
        <w:t>^</w:t>
      </w:r>
      <w:r w:rsidR="00C832BC" w:rsidRPr="00C832BC">
        <w:t>-38</w:t>
      </w:r>
      <w:r w:rsidR="00C832BC">
        <w:t>.</w:t>
      </w:r>
    </w:p>
    <w:p w14:paraId="40B93901" w14:textId="77777777" w:rsidR="00C832BC" w:rsidRDefault="00C832BC" w:rsidP="00447806">
      <w:pPr>
        <w:numPr>
          <w:ilvl w:val="0"/>
          <w:numId w:val="8"/>
        </w:numPr>
        <w:spacing w:line="400" w:lineRule="exact"/>
      </w:pPr>
      <w:r>
        <w:rPr>
          <w:rFonts w:hint="eastAsia"/>
        </w:rPr>
        <w:t>预定义</w:t>
      </w:r>
      <w:r>
        <w:t>值（</w:t>
      </w:r>
      <w:r>
        <w:t>Name</w:t>
      </w:r>
      <w:r>
        <w:t>）</w:t>
      </w:r>
      <w:r>
        <w:rPr>
          <w:rFonts w:hint="eastAsia"/>
        </w:rPr>
        <w:t>：由</w:t>
      </w:r>
      <w:r>
        <w:t>一个前导</w:t>
      </w:r>
      <w:r>
        <w:rPr>
          <w:rFonts w:hint="eastAsia"/>
        </w:rPr>
        <w:t>/</w:t>
      </w:r>
      <w:r>
        <w:rPr>
          <w:rFonts w:hint="eastAsia"/>
        </w:rPr>
        <w:t>和</w:t>
      </w:r>
      <w:r>
        <w:t>后面一系列字符组成，最大长度为</w:t>
      </w:r>
      <w:r>
        <w:rPr>
          <w:rFonts w:hint="eastAsia"/>
        </w:rPr>
        <w:t>127</w:t>
      </w:r>
      <w:r>
        <w:t>.</w:t>
      </w:r>
      <w:r>
        <w:rPr>
          <w:rFonts w:hint="eastAsia"/>
        </w:rPr>
        <w:t>和</w:t>
      </w:r>
      <w:r>
        <w:t>String</w:t>
      </w:r>
      <w:r>
        <w:t>不同的是</w:t>
      </w:r>
      <w:r>
        <w:t>name</w:t>
      </w:r>
      <w:r>
        <w:t>是不可分割</w:t>
      </w:r>
      <w:r>
        <w:rPr>
          <w:rFonts w:hint="eastAsia"/>
        </w:rPr>
        <w:t>且</w:t>
      </w:r>
      <w:r>
        <w:t>唯一的。</w:t>
      </w:r>
    </w:p>
    <w:p w14:paraId="1CCCC28B" w14:textId="77777777" w:rsidR="00C832BC" w:rsidRDefault="00C832BC" w:rsidP="00447806">
      <w:pPr>
        <w:numPr>
          <w:ilvl w:val="0"/>
          <w:numId w:val="8"/>
        </w:numPr>
        <w:spacing w:line="400" w:lineRule="exact"/>
      </w:pPr>
      <w:r>
        <w:rPr>
          <w:rFonts w:hint="eastAsia"/>
        </w:rPr>
        <w:t>字符串</w:t>
      </w:r>
      <w:r>
        <w:t>（</w:t>
      </w:r>
      <w:r>
        <w:rPr>
          <w:rFonts w:hint="eastAsia"/>
        </w:rPr>
        <w:t>String</w:t>
      </w:r>
      <w:r>
        <w:t>）</w:t>
      </w:r>
      <w:r>
        <w:rPr>
          <w:rFonts w:hint="eastAsia"/>
        </w:rPr>
        <w:t>：</w:t>
      </w:r>
      <w:r>
        <w:t>字符串有两种表示方法</w:t>
      </w:r>
      <w:r>
        <w:rPr>
          <w:rFonts w:hint="eastAsia"/>
        </w:rPr>
        <w:t>，</w:t>
      </w:r>
      <w:r>
        <w:t>可以使用</w:t>
      </w:r>
      <w:r>
        <w:rPr>
          <w:rFonts w:hint="eastAsia"/>
        </w:rPr>
        <w:t>“</w:t>
      </w:r>
      <w:r>
        <w:t>（）</w:t>
      </w:r>
      <w:r>
        <w:rPr>
          <w:rFonts w:hint="eastAsia"/>
        </w:rPr>
        <w:t>”</w:t>
      </w:r>
      <w:r>
        <w:t>，如（</w:t>
      </w:r>
      <w:r>
        <w:rPr>
          <w:rFonts w:hint="eastAsia"/>
        </w:rPr>
        <w:t>abc</w:t>
      </w:r>
      <w:r>
        <w:t>）</w:t>
      </w:r>
      <w:r>
        <w:rPr>
          <w:rFonts w:hint="eastAsia"/>
        </w:rPr>
        <w:t>表示</w:t>
      </w:r>
      <w:r>
        <w:t>abc</w:t>
      </w:r>
      <w:r>
        <w:rPr>
          <w:rFonts w:hint="eastAsia"/>
        </w:rPr>
        <w:t>；</w:t>
      </w:r>
      <w:r>
        <w:t>“</w:t>
      </w:r>
      <w:r>
        <w:rPr>
          <w:rFonts w:hint="eastAsia"/>
        </w:rPr>
        <w:t>&lt;&gt;</w:t>
      </w:r>
      <w:r>
        <w:t>”</w:t>
      </w:r>
      <w:r>
        <w:rPr>
          <w:rFonts w:hint="eastAsia"/>
        </w:rPr>
        <w:t>包含</w:t>
      </w:r>
      <w:r>
        <w:t>起来的</w:t>
      </w:r>
      <w:r>
        <w:rPr>
          <w:rFonts w:hint="eastAsia"/>
        </w:rPr>
        <w:t>16</w:t>
      </w:r>
      <w:r>
        <w:rPr>
          <w:rFonts w:hint="eastAsia"/>
        </w:rPr>
        <w:t>进</w:t>
      </w:r>
      <w:r>
        <w:t>制串，两位表示一个字符，不足用</w:t>
      </w:r>
      <w:r>
        <w:rPr>
          <w:rFonts w:hint="eastAsia"/>
        </w:rPr>
        <w:t>0</w:t>
      </w:r>
      <w:r>
        <w:rPr>
          <w:rFonts w:hint="eastAsia"/>
        </w:rPr>
        <w:t>补齐</w:t>
      </w:r>
      <w:r>
        <w:t>。例如</w:t>
      </w:r>
      <w:r>
        <w:rPr>
          <w:rFonts w:hint="eastAsia"/>
        </w:rPr>
        <w:t>&lt;</w:t>
      </w:r>
      <w:r>
        <w:t>Aabb</w:t>
      </w:r>
      <w:r>
        <w:rPr>
          <w:rFonts w:hint="eastAsia"/>
        </w:rPr>
        <w:t>&gt;</w:t>
      </w:r>
      <w:r>
        <w:t>Aa</w:t>
      </w:r>
      <w:r>
        <w:t>表示一个字符，</w:t>
      </w:r>
      <w:r>
        <w:t>bb</w:t>
      </w:r>
      <w:r>
        <w:t>表示另一个字符。</w:t>
      </w:r>
      <w:r>
        <w:rPr>
          <w:rFonts w:hint="eastAsia"/>
        </w:rPr>
        <w:t>&lt;</w:t>
      </w:r>
      <w:r>
        <w:t>AAB&gt;</w:t>
      </w:r>
      <w:r>
        <w:rPr>
          <w:rFonts w:hint="eastAsia"/>
        </w:rPr>
        <w:t>则</w:t>
      </w:r>
      <w:r>
        <w:t>AA</w:t>
      </w:r>
      <w:r>
        <w:t>表示一个字符，</w:t>
      </w:r>
      <w:r>
        <w:t>B0</w:t>
      </w:r>
      <w:r>
        <w:t>表示</w:t>
      </w:r>
      <w:r>
        <w:rPr>
          <w:rFonts w:hint="eastAsia"/>
        </w:rPr>
        <w:t>另一个</w:t>
      </w:r>
      <w:r>
        <w:t>。</w:t>
      </w:r>
    </w:p>
    <w:p w14:paraId="7650068A" w14:textId="77777777" w:rsidR="00C832BC" w:rsidRDefault="00C832BC" w:rsidP="00447806">
      <w:pPr>
        <w:numPr>
          <w:ilvl w:val="0"/>
          <w:numId w:val="8"/>
        </w:numPr>
        <w:spacing w:line="400" w:lineRule="exact"/>
      </w:pPr>
      <w:r>
        <w:rPr>
          <w:rFonts w:hint="eastAsia"/>
        </w:rPr>
        <w:t>空对象</w:t>
      </w:r>
      <w:r>
        <w:t>（</w:t>
      </w:r>
      <w:r>
        <w:rPr>
          <w:rFonts w:hint="eastAsia"/>
        </w:rPr>
        <w:t>Null</w:t>
      </w:r>
      <w:r>
        <w:t>）</w:t>
      </w:r>
      <w:r>
        <w:rPr>
          <w:rFonts w:hint="eastAsia"/>
        </w:rPr>
        <w:t>：</w:t>
      </w:r>
      <w:r>
        <w:t>如果一个</w:t>
      </w:r>
      <w:r>
        <w:t>key</w:t>
      </w:r>
      <w:r>
        <w:t>的值为</w:t>
      </w:r>
      <w:r>
        <w:t>null</w:t>
      </w:r>
      <w:r>
        <w:t>，则这个</w:t>
      </w:r>
      <w:r>
        <w:t>key</w:t>
      </w:r>
      <w:r>
        <w:t>可以忽略。如果</w:t>
      </w:r>
      <w:r>
        <w:rPr>
          <w:rFonts w:hint="eastAsia"/>
        </w:rPr>
        <w:t>引用</w:t>
      </w:r>
      <w:r>
        <w:t>一个不存在的对象，则等价于引用空对象。</w:t>
      </w:r>
    </w:p>
    <w:p w14:paraId="7717D73D" w14:textId="77777777" w:rsidR="00DE098A" w:rsidRDefault="00DE098A" w:rsidP="00447806">
      <w:pPr>
        <w:numPr>
          <w:ilvl w:val="0"/>
          <w:numId w:val="8"/>
        </w:numPr>
        <w:spacing w:line="400" w:lineRule="exact"/>
      </w:pPr>
      <w:r>
        <w:rPr>
          <w:rFonts w:hint="eastAsia"/>
        </w:rPr>
        <w:t>字典对象（</w:t>
      </w:r>
      <w:r>
        <w:rPr>
          <w:rFonts w:hint="eastAsia"/>
        </w:rPr>
        <w:t>Dictionary</w:t>
      </w:r>
      <w:r>
        <w:rPr>
          <w:rFonts w:hint="eastAsia"/>
        </w:rPr>
        <w:t>）：字典对象在</w:t>
      </w:r>
      <w:r>
        <w:rPr>
          <w:rFonts w:hint="eastAsia"/>
        </w:rPr>
        <w:t>PDF</w:t>
      </w:r>
      <w:r>
        <w:rPr>
          <w:rFonts w:hint="eastAsia"/>
        </w:rPr>
        <w:t>文件中非常常见。一个字典对象以“</w:t>
      </w:r>
      <w:r>
        <w:rPr>
          <w:rFonts w:hint="eastAsia"/>
        </w:rPr>
        <w:t>&lt;&lt;</w:t>
      </w:r>
      <w:r>
        <w:rPr>
          <w:rFonts w:hint="eastAsia"/>
        </w:rPr>
        <w:t>”开头，“</w:t>
      </w:r>
      <w:r>
        <w:rPr>
          <w:rFonts w:hint="eastAsia"/>
        </w:rPr>
        <w:t>&gt;&gt;</w:t>
      </w:r>
      <w:r>
        <w:rPr>
          <w:rFonts w:hint="eastAsia"/>
        </w:rPr>
        <w:t>”结束。一个字典对象就是一个键值对表。其中键（</w:t>
      </w:r>
      <w:r>
        <w:rPr>
          <w:rFonts w:hint="eastAsia"/>
        </w:rPr>
        <w:t>key</w:t>
      </w:r>
      <w:r>
        <w:rPr>
          <w:rFonts w:hint="eastAsia"/>
        </w:rPr>
        <w:t>）必需是</w:t>
      </w:r>
      <w:r>
        <w:rPr>
          <w:rFonts w:hint="eastAsia"/>
        </w:rPr>
        <w:t>Name</w:t>
      </w:r>
      <w:r>
        <w:rPr>
          <w:rFonts w:hint="eastAsia"/>
        </w:rPr>
        <w:t>类型，而值（</w:t>
      </w:r>
      <w:r>
        <w:rPr>
          <w:rFonts w:hint="eastAsia"/>
        </w:rPr>
        <w:t>value</w:t>
      </w:r>
      <w:r>
        <w:rPr>
          <w:rFonts w:hint="eastAsia"/>
        </w:rPr>
        <w:t>）不限。因此</w:t>
      </w:r>
      <w:r>
        <w:rPr>
          <w:rFonts w:hint="eastAsia"/>
        </w:rPr>
        <w:t>Dictionary</w:t>
      </w:r>
      <w:r>
        <w:rPr>
          <w:rFonts w:hint="eastAsia"/>
        </w:rPr>
        <w:t>允许嵌套对象。即</w:t>
      </w:r>
      <w:r>
        <w:rPr>
          <w:rFonts w:hint="eastAsia"/>
        </w:rPr>
        <w:t>value</w:t>
      </w:r>
      <w:r>
        <w:rPr>
          <w:rFonts w:hint="eastAsia"/>
        </w:rPr>
        <w:t>值也可以使一个</w:t>
      </w:r>
      <w:r>
        <w:rPr>
          <w:rFonts w:hint="eastAsia"/>
        </w:rPr>
        <w:t>Dictionary</w:t>
      </w:r>
      <w:r>
        <w:rPr>
          <w:rFonts w:hint="eastAsia"/>
        </w:rPr>
        <w:t>对象。</w:t>
      </w:r>
      <w:r>
        <w:rPr>
          <w:rFonts w:hint="eastAsia"/>
        </w:rPr>
        <w:t>PDF</w:t>
      </w:r>
      <w:r>
        <w:rPr>
          <w:rFonts w:hint="eastAsia"/>
        </w:rPr>
        <w:t>文档经常用</w:t>
      </w:r>
      <w:r>
        <w:rPr>
          <w:rFonts w:hint="eastAsia"/>
        </w:rPr>
        <w:t>Dictionary</w:t>
      </w:r>
      <w:r>
        <w:rPr>
          <w:rFonts w:hint="eastAsia"/>
        </w:rPr>
        <w:t>对象来说明一个对象的多个属性特征。</w:t>
      </w:r>
    </w:p>
    <w:p w14:paraId="68A929C8" w14:textId="77777777" w:rsidR="00DE098A" w:rsidRPr="008767FB" w:rsidRDefault="00DE098A" w:rsidP="00447806">
      <w:pPr>
        <w:numPr>
          <w:ilvl w:val="0"/>
          <w:numId w:val="8"/>
        </w:numPr>
        <w:spacing w:line="400" w:lineRule="exact"/>
      </w:pPr>
      <w:r>
        <w:rPr>
          <w:rFonts w:hint="eastAsia"/>
        </w:rPr>
        <w:lastRenderedPageBreak/>
        <w:t>流对象（</w:t>
      </w:r>
      <w:r>
        <w:rPr>
          <w:rFonts w:hint="eastAsia"/>
        </w:rPr>
        <w:t>Stream</w:t>
      </w:r>
      <w:r>
        <w:rPr>
          <w:rFonts w:hint="eastAsia"/>
        </w:rPr>
        <w:t>）：流程对象通常用于存储大量的数据，例如压缩的图像，页面描述信息等。流对象包含字段对象，数据部分以</w:t>
      </w:r>
      <w:r>
        <w:rPr>
          <w:rFonts w:hint="eastAsia"/>
        </w:rPr>
        <w:t>Stream</w:t>
      </w:r>
      <w:r>
        <w:rPr>
          <w:rFonts w:hint="eastAsia"/>
        </w:rPr>
        <w:t>开头，以</w:t>
      </w:r>
      <w:r>
        <w:rPr>
          <w:rFonts w:hint="eastAsia"/>
        </w:rPr>
        <w:t>endstream</w:t>
      </w:r>
      <w:r>
        <w:rPr>
          <w:rFonts w:hint="eastAsia"/>
        </w:rPr>
        <w:t>结尾。</w:t>
      </w:r>
      <w:r w:rsidR="001319D0">
        <w:rPr>
          <w:rFonts w:hint="eastAsia"/>
        </w:rPr>
        <w:t>内容</w:t>
      </w:r>
      <w:r w:rsidR="001319D0">
        <w:t>与</w:t>
      </w:r>
      <w:r w:rsidR="001319D0">
        <w:t>String</w:t>
      </w:r>
      <w:r w:rsidR="001319D0">
        <w:rPr>
          <w:rFonts w:hint="eastAsia"/>
        </w:rPr>
        <w:t>相似</w:t>
      </w:r>
      <w:r w:rsidR="001319D0">
        <w:t>，但</w:t>
      </w:r>
      <w:r w:rsidR="001319D0">
        <w:t>stream</w:t>
      </w:r>
      <w:r w:rsidR="001319D0">
        <w:t>可以分几次读取，分开使用不同的部分。</w:t>
      </w:r>
      <w:r w:rsidR="001319D0">
        <w:t>String</w:t>
      </w:r>
      <w:r w:rsidR="001319D0">
        <w:t>必须作为一个整体</w:t>
      </w:r>
      <w:r w:rsidR="001319D0">
        <w:rPr>
          <w:rFonts w:hint="eastAsia"/>
        </w:rPr>
        <w:t>一次</w:t>
      </w:r>
      <w:r w:rsidR="001319D0">
        <w:t>全部读取使用。</w:t>
      </w:r>
      <w:r w:rsidR="001319D0">
        <w:rPr>
          <w:rFonts w:hint="eastAsia"/>
        </w:rPr>
        <w:t>同时</w:t>
      </w:r>
      <w:r w:rsidR="001319D0">
        <w:t>stream</w:t>
      </w:r>
      <w:r w:rsidR="001319D0">
        <w:t>对长度没有限制，而</w:t>
      </w:r>
      <w:r w:rsidR="001319D0">
        <w:t>string</w:t>
      </w:r>
      <w:r w:rsidR="001319D0">
        <w:t>则对长度加以限制。因此一般大</w:t>
      </w:r>
      <w:r w:rsidR="001319D0">
        <w:rPr>
          <w:rFonts w:hint="eastAsia"/>
        </w:rPr>
        <w:t>的</w:t>
      </w:r>
      <w:r w:rsidR="001319D0">
        <w:t>数据用</w:t>
      </w:r>
      <w:r w:rsidR="001319D0">
        <w:t>stream</w:t>
      </w:r>
      <w:r w:rsidR="001319D0">
        <w:rPr>
          <w:rFonts w:hint="eastAsia"/>
        </w:rPr>
        <w:t>对象</w:t>
      </w:r>
      <w:r w:rsidR="001319D0">
        <w:t>表示。</w:t>
      </w:r>
      <w:r>
        <w:rPr>
          <w:rFonts w:hint="eastAsia"/>
        </w:rPr>
        <w:t>流中的字典用于描述流的有关信息，如流的长度，使用的过滤器等信息。</w:t>
      </w:r>
    </w:p>
    <w:p w14:paraId="3CB4C9C7" w14:textId="77777777" w:rsidR="00AA238C" w:rsidRPr="00AA238C" w:rsidRDefault="00AA238C" w:rsidP="008767FB">
      <w:pPr>
        <w:spacing w:after="260" w:line="415" w:lineRule="auto"/>
        <w:rPr>
          <w:rFonts w:ascii="黑体" w:eastAsia="黑体" w:hAnsi="黑体"/>
        </w:rPr>
      </w:pPr>
      <w:r>
        <w:rPr>
          <w:rFonts w:ascii="黑体" w:eastAsia="黑体" w:hAnsi="黑体" w:hint="eastAsia"/>
        </w:rPr>
        <w:t>2</w:t>
      </w:r>
      <w:r w:rsidR="008767FB">
        <w:rPr>
          <w:rFonts w:ascii="黑体" w:eastAsia="黑体" w:hAnsi="黑体" w:hint="eastAsia"/>
        </w:rPr>
        <w:t>.1.2.3</w:t>
      </w:r>
      <w:r w:rsidRPr="00AA238C">
        <w:rPr>
          <w:rFonts w:ascii="黑体" w:eastAsia="黑体" w:hAnsi="黑体" w:hint="eastAsia"/>
        </w:rPr>
        <w:t>逻辑组织结构</w:t>
      </w:r>
    </w:p>
    <w:p w14:paraId="7EADB540" w14:textId="77777777" w:rsidR="008767FB" w:rsidRDefault="008767FB" w:rsidP="00447806">
      <w:pPr>
        <w:spacing w:line="400" w:lineRule="exact"/>
        <w:ind w:firstLine="420"/>
      </w:pPr>
      <w:r>
        <w:rPr>
          <w:rFonts w:hint="eastAsia"/>
        </w:rPr>
        <w:t>PDF</w:t>
      </w:r>
      <w:r>
        <w:rPr>
          <w:rFonts w:hint="eastAsia"/>
        </w:rPr>
        <w:t>文档的物理顺序和逻辑顺序是不一致的，前面已经介绍了其物理组织结构</w:t>
      </w:r>
      <w:r w:rsidR="00DE098A">
        <w:rPr>
          <w:rFonts w:hint="eastAsia"/>
        </w:rPr>
        <w:t>和</w:t>
      </w:r>
      <w:r w:rsidR="00DE098A">
        <w:rPr>
          <w:rFonts w:hint="eastAsia"/>
        </w:rPr>
        <w:t>PDF</w:t>
      </w:r>
      <w:r w:rsidR="00DE098A">
        <w:rPr>
          <w:rFonts w:hint="eastAsia"/>
        </w:rPr>
        <w:t>的基本对象类型</w:t>
      </w:r>
      <w:r>
        <w:rPr>
          <w:rFonts w:hint="eastAsia"/>
        </w:rPr>
        <w:t>，</w:t>
      </w:r>
      <w:r w:rsidR="00DE098A">
        <w:rPr>
          <w:rFonts w:hint="eastAsia"/>
        </w:rPr>
        <w:t>本节</w:t>
      </w:r>
      <w:r>
        <w:rPr>
          <w:rFonts w:hint="eastAsia"/>
        </w:rPr>
        <w:t>将介绍</w:t>
      </w:r>
      <w:r>
        <w:rPr>
          <w:rFonts w:hint="eastAsia"/>
        </w:rPr>
        <w:t>PDF</w:t>
      </w:r>
      <w:r>
        <w:rPr>
          <w:rFonts w:hint="eastAsia"/>
        </w:rPr>
        <w:t>的逻辑组织结构，以理清物理与逻辑组织之间的关联</w:t>
      </w:r>
      <w:r w:rsidR="003D5653">
        <w:rPr>
          <w:rFonts w:hint="eastAsia"/>
        </w:rPr>
        <w:t>，同时了解</w:t>
      </w:r>
      <w:r w:rsidR="003D5653">
        <w:rPr>
          <w:rFonts w:hint="eastAsia"/>
        </w:rPr>
        <w:t>PDF</w:t>
      </w:r>
      <w:r w:rsidR="003D5653">
        <w:rPr>
          <w:rFonts w:hint="eastAsia"/>
        </w:rPr>
        <w:t>中的对象是如何组织在一起的。</w:t>
      </w:r>
    </w:p>
    <w:p w14:paraId="690F4FE9" w14:textId="77777777" w:rsidR="00D151FB" w:rsidRDefault="003D5653" w:rsidP="00447806">
      <w:pPr>
        <w:spacing w:line="400" w:lineRule="exact"/>
        <w:ind w:firstLine="420"/>
      </w:pPr>
      <w:r>
        <w:rPr>
          <w:rFonts w:hint="eastAsia"/>
        </w:rPr>
        <w:t>下图是</w:t>
      </w:r>
      <w:r>
        <w:rPr>
          <w:rFonts w:hint="eastAsia"/>
        </w:rPr>
        <w:t>PDF</w:t>
      </w:r>
      <w:r>
        <w:rPr>
          <w:rFonts w:hint="eastAsia"/>
        </w:rPr>
        <w:t>文档的逻辑组织结构图，整个文档由间接对象组成，并由交叉索引表索引。</w:t>
      </w:r>
      <w:r w:rsidR="007272D7">
        <w:rPr>
          <w:rFonts w:hint="eastAsia"/>
        </w:rPr>
        <w:t>从逻辑</w:t>
      </w:r>
      <w:r w:rsidR="007272D7">
        <w:t>结构上看，整个</w:t>
      </w:r>
      <w:r w:rsidR="00D151FB">
        <w:rPr>
          <w:rFonts w:hint="eastAsia"/>
        </w:rPr>
        <w:t>文档由字典对象链接起来，形成</w:t>
      </w:r>
      <w:r w:rsidR="00D151FB">
        <w:rPr>
          <w:rFonts w:hint="eastAsia"/>
        </w:rPr>
        <w:t>Catalog</w:t>
      </w:r>
      <w:r>
        <w:rPr>
          <w:rFonts w:hint="eastAsia"/>
        </w:rPr>
        <w:t>根节点的树形结构，</w:t>
      </w:r>
      <w:r w:rsidR="00D151FB">
        <w:rPr>
          <w:rFonts w:hint="eastAsia"/>
        </w:rPr>
        <w:t>具有较强的扩展性。</w:t>
      </w:r>
    </w:p>
    <w:p w14:paraId="0B797AA2" w14:textId="77777777" w:rsidR="00D151FB" w:rsidRDefault="00CC4C47" w:rsidP="00AA238C">
      <w:pPr>
        <w:spacing w:afterLines="50" w:after="156"/>
        <w:jc w:val="center"/>
      </w:pPr>
      <w:r>
        <w:object w:dxaOrig="15138" w:dyaOrig="6207" w14:anchorId="2F9DC6FF">
          <v:shape id="_x0000_i1026" type="#_x0000_t75" style="width:439.2pt;height:180.6pt" o:ole="">
            <v:imagedata r:id="rId21" o:title=""/>
          </v:shape>
          <o:OLEObject Type="Embed" ProgID="Visio.Drawing.11" ShapeID="_x0000_i1026" DrawAspect="Content" ObjectID="_1571596701" r:id="rId22"/>
        </w:object>
      </w:r>
    </w:p>
    <w:p w14:paraId="4E625C49" w14:textId="77777777" w:rsidR="00CC4C47" w:rsidRPr="00540ED3" w:rsidRDefault="00CC4C47" w:rsidP="00540ED3">
      <w:pPr>
        <w:pStyle w:val="07415"/>
        <w:ind w:firstLine="0"/>
        <w:jc w:val="center"/>
        <w:rPr>
          <w:rFonts w:ascii="楷体_GB2312" w:eastAsia="楷体_GB2312" w:cs="Times New Roman"/>
          <w:sz w:val="21"/>
          <w:szCs w:val="21"/>
        </w:rPr>
      </w:pPr>
      <w:bookmarkStart w:id="112" w:name="OLE_LINK1"/>
      <w:bookmarkStart w:id="113" w:name="OLE_LINK2"/>
      <w:r w:rsidRPr="00540ED3">
        <w:rPr>
          <w:rFonts w:ascii="楷体_GB2312" w:eastAsia="楷体_GB2312" w:cs="Times New Roman" w:hint="eastAsia"/>
          <w:sz w:val="21"/>
          <w:szCs w:val="21"/>
        </w:rPr>
        <w:t>图</w:t>
      </w:r>
      <w:r w:rsidR="00104552" w:rsidRPr="00540ED3">
        <w:rPr>
          <w:rFonts w:ascii="楷体_GB2312" w:eastAsia="楷体_GB2312" w:cs="Times New Roman" w:hint="eastAsia"/>
          <w:sz w:val="21"/>
          <w:szCs w:val="21"/>
        </w:rPr>
        <w:t>2-2</w:t>
      </w:r>
      <w:r w:rsidRPr="00540ED3">
        <w:rPr>
          <w:rFonts w:ascii="楷体_GB2312" w:eastAsia="楷体_GB2312" w:cs="Times New Roman" w:hint="eastAsia"/>
          <w:sz w:val="21"/>
          <w:szCs w:val="21"/>
        </w:rPr>
        <w:t xml:space="preserve"> PDF文档</w:t>
      </w:r>
      <w:r w:rsidR="00104552" w:rsidRPr="00540ED3">
        <w:rPr>
          <w:rFonts w:ascii="楷体_GB2312" w:eastAsia="楷体_GB2312" w:cs="Times New Roman" w:hint="eastAsia"/>
          <w:sz w:val="21"/>
          <w:szCs w:val="21"/>
        </w:rPr>
        <w:t>逻辑</w:t>
      </w:r>
      <w:r w:rsidRPr="00540ED3">
        <w:rPr>
          <w:rFonts w:ascii="楷体_GB2312" w:eastAsia="楷体_GB2312" w:cs="Times New Roman" w:hint="eastAsia"/>
          <w:sz w:val="21"/>
          <w:szCs w:val="21"/>
        </w:rPr>
        <w:t>组织结构图</w:t>
      </w:r>
    </w:p>
    <w:bookmarkEnd w:id="112"/>
    <w:bookmarkEnd w:id="113"/>
    <w:p w14:paraId="2E7B48A4" w14:textId="77777777" w:rsidR="00FB0CE5" w:rsidRDefault="00CC4C47" w:rsidP="00447806">
      <w:pPr>
        <w:spacing w:line="400" w:lineRule="exact"/>
        <w:ind w:firstLine="420"/>
      </w:pPr>
      <w:r w:rsidRPr="00CC4C47">
        <w:rPr>
          <w:rFonts w:hint="eastAsia"/>
        </w:rPr>
        <w:t>整个</w:t>
      </w:r>
      <w:r w:rsidRPr="00CC4C47">
        <w:rPr>
          <w:rFonts w:hint="eastAsia"/>
        </w:rPr>
        <w:t>PDF</w:t>
      </w:r>
      <w:r w:rsidRPr="00CC4C47">
        <w:rPr>
          <w:rFonts w:hint="eastAsia"/>
        </w:rPr>
        <w:t>文档以</w:t>
      </w:r>
      <w:r>
        <w:rPr>
          <w:rFonts w:hint="eastAsia"/>
        </w:rPr>
        <w:t>树形结构组织。</w:t>
      </w:r>
      <w:r>
        <w:rPr>
          <w:rFonts w:hint="eastAsia"/>
        </w:rPr>
        <w:t>Document Catalog</w:t>
      </w:r>
      <w:r>
        <w:rPr>
          <w:rFonts w:hint="eastAsia"/>
        </w:rPr>
        <w:t>节点是整个树的根节点，</w:t>
      </w:r>
      <w:r w:rsidR="00275DA0">
        <w:rPr>
          <w:rFonts w:hint="eastAsia"/>
        </w:rPr>
        <w:t>也是整个</w:t>
      </w:r>
      <w:r w:rsidR="00275DA0">
        <w:rPr>
          <w:rFonts w:hint="eastAsia"/>
        </w:rPr>
        <w:t>PDF</w:t>
      </w:r>
      <w:r w:rsidR="00275DA0">
        <w:rPr>
          <w:rFonts w:hint="eastAsia"/>
        </w:rPr>
        <w:t>文件的起始位置。</w:t>
      </w:r>
      <w:r w:rsidR="00275DA0">
        <w:rPr>
          <w:rFonts w:hint="eastAsia"/>
        </w:rPr>
        <w:t>Catalog</w:t>
      </w:r>
      <w:r w:rsidR="00275DA0">
        <w:rPr>
          <w:rFonts w:hint="eastAsia"/>
        </w:rPr>
        <w:t>含有其他各个对象的地址，通过它可以找到各种不同的对象。常见对象有五类，分别是</w:t>
      </w:r>
      <w:r>
        <w:rPr>
          <w:rFonts w:hint="eastAsia"/>
        </w:rPr>
        <w:t>为</w:t>
      </w:r>
      <w:r>
        <w:rPr>
          <w:rFonts w:hint="eastAsia"/>
        </w:rPr>
        <w:t>Page Tree</w:t>
      </w:r>
      <w:r>
        <w:rPr>
          <w:rFonts w:hint="eastAsia"/>
        </w:rPr>
        <w:t>，</w:t>
      </w:r>
      <w:r>
        <w:rPr>
          <w:rFonts w:hint="eastAsia"/>
        </w:rPr>
        <w:t>Outline Hierarchy</w:t>
      </w:r>
      <w:r>
        <w:rPr>
          <w:rFonts w:hint="eastAsia"/>
        </w:rPr>
        <w:t>，</w:t>
      </w:r>
      <w:r>
        <w:rPr>
          <w:rFonts w:hint="eastAsia"/>
        </w:rPr>
        <w:t>Interactive Form</w:t>
      </w:r>
      <w:r>
        <w:rPr>
          <w:rFonts w:hint="eastAsia"/>
        </w:rPr>
        <w:t>，</w:t>
      </w:r>
      <w:r>
        <w:rPr>
          <w:rFonts w:hint="eastAsia"/>
        </w:rPr>
        <w:t>Article Threads</w:t>
      </w:r>
      <w:r>
        <w:rPr>
          <w:rFonts w:hint="eastAsia"/>
        </w:rPr>
        <w:t>，</w:t>
      </w:r>
      <w:r>
        <w:rPr>
          <w:rFonts w:hint="eastAsia"/>
        </w:rPr>
        <w:t>Named Destinations</w:t>
      </w:r>
      <w:r>
        <w:rPr>
          <w:rFonts w:hint="eastAsia"/>
        </w:rPr>
        <w:t>。</w:t>
      </w:r>
      <w:r w:rsidR="00FB0CE5">
        <w:rPr>
          <w:rFonts w:hint="eastAsia"/>
        </w:rPr>
        <w:t>下面分别对这些逻辑结构进行介绍。</w:t>
      </w:r>
    </w:p>
    <w:p w14:paraId="4A9E998A" w14:textId="77777777" w:rsidR="00FB0CE5" w:rsidRDefault="00FB0CE5" w:rsidP="00447806">
      <w:pPr>
        <w:numPr>
          <w:ilvl w:val="0"/>
          <w:numId w:val="6"/>
        </w:numPr>
        <w:spacing w:line="400" w:lineRule="exact"/>
      </w:pPr>
      <w:r>
        <w:rPr>
          <w:rFonts w:hint="eastAsia"/>
        </w:rPr>
        <w:t>页面树（</w:t>
      </w:r>
      <w:r w:rsidR="00CC4C47">
        <w:rPr>
          <w:rFonts w:hint="eastAsia"/>
        </w:rPr>
        <w:t>Page Tree</w:t>
      </w:r>
      <w:r>
        <w:rPr>
          <w:rFonts w:hint="eastAsia"/>
        </w:rPr>
        <w:t>）：通常一个页面树包含很多的</w:t>
      </w:r>
      <w:r>
        <w:rPr>
          <w:rFonts w:hint="eastAsia"/>
        </w:rPr>
        <w:t>Page</w:t>
      </w:r>
      <w:r>
        <w:rPr>
          <w:rFonts w:hint="eastAsia"/>
        </w:rPr>
        <w:t>子树。每个页面子树下面包含了对该页文字信息（</w:t>
      </w:r>
      <w:r>
        <w:rPr>
          <w:rFonts w:hint="eastAsia"/>
        </w:rPr>
        <w:t>Content Stream</w:t>
      </w:r>
      <w:r>
        <w:rPr>
          <w:rFonts w:hint="eastAsia"/>
        </w:rPr>
        <w:t>），图片信息（</w:t>
      </w:r>
      <w:r>
        <w:rPr>
          <w:rFonts w:hint="eastAsia"/>
        </w:rPr>
        <w:t>Thumbnail image</w:t>
      </w:r>
      <w:r>
        <w:rPr>
          <w:rFonts w:hint="eastAsia"/>
        </w:rPr>
        <w:t>）以及注释信息（</w:t>
      </w:r>
      <w:r>
        <w:rPr>
          <w:rFonts w:hint="eastAsia"/>
        </w:rPr>
        <w:t>Annotations</w:t>
      </w:r>
      <w:r>
        <w:rPr>
          <w:rFonts w:hint="eastAsia"/>
        </w:rPr>
        <w:t>）的引用。从各个</w:t>
      </w:r>
      <w:r>
        <w:rPr>
          <w:rFonts w:hint="eastAsia"/>
        </w:rPr>
        <w:t>Page</w:t>
      </w:r>
      <w:r>
        <w:rPr>
          <w:rFonts w:hint="eastAsia"/>
        </w:rPr>
        <w:t>可以方便的查找到对应的资源。</w:t>
      </w:r>
    </w:p>
    <w:p w14:paraId="4175146E" w14:textId="77777777" w:rsidR="00CC4C47" w:rsidRDefault="00FB0CE5" w:rsidP="00447806">
      <w:pPr>
        <w:numPr>
          <w:ilvl w:val="0"/>
          <w:numId w:val="6"/>
        </w:numPr>
        <w:spacing w:line="400" w:lineRule="exact"/>
      </w:pPr>
      <w:r>
        <w:rPr>
          <w:rFonts w:hint="eastAsia"/>
        </w:rPr>
        <w:t>线索树（</w:t>
      </w:r>
      <w:r w:rsidR="00275DA0">
        <w:rPr>
          <w:rFonts w:hint="eastAsia"/>
        </w:rPr>
        <w:t>Article Threads</w:t>
      </w:r>
      <w:r>
        <w:rPr>
          <w:rFonts w:hint="eastAsia"/>
        </w:rPr>
        <w:t>）：</w:t>
      </w:r>
      <w:r w:rsidR="00275DA0">
        <w:rPr>
          <w:rFonts w:hint="eastAsia"/>
        </w:rPr>
        <w:t>负责</w:t>
      </w:r>
      <w:r>
        <w:rPr>
          <w:rFonts w:hint="eastAsia"/>
        </w:rPr>
        <w:t>组织文档的顺序。可以将物理上不连续的文档块按逻辑顺序串联起来。其下面的</w:t>
      </w:r>
      <w:r>
        <w:rPr>
          <w:rFonts w:hint="eastAsia"/>
        </w:rPr>
        <w:t>Bead</w:t>
      </w:r>
      <w:r>
        <w:rPr>
          <w:rFonts w:hint="eastAsia"/>
        </w:rPr>
        <w:t>就是一个小的文章块，在</w:t>
      </w:r>
      <w:r>
        <w:rPr>
          <w:rFonts w:hint="eastAsia"/>
        </w:rPr>
        <w:t>PDF</w:t>
      </w:r>
      <w:r>
        <w:rPr>
          <w:rFonts w:hint="eastAsia"/>
        </w:rPr>
        <w:t>中逻</w:t>
      </w:r>
      <w:r>
        <w:rPr>
          <w:rFonts w:hint="eastAsia"/>
        </w:rPr>
        <w:lastRenderedPageBreak/>
        <w:t>辑相连的文章块在物理上可能是分离的。</w:t>
      </w:r>
    </w:p>
    <w:p w14:paraId="439D9CDF" w14:textId="77777777" w:rsidR="00FB0CE5" w:rsidRDefault="00FB0CE5" w:rsidP="00447806">
      <w:pPr>
        <w:numPr>
          <w:ilvl w:val="0"/>
          <w:numId w:val="6"/>
        </w:numPr>
        <w:spacing w:line="400" w:lineRule="exact"/>
      </w:pPr>
      <w:r>
        <w:rPr>
          <w:rFonts w:hint="eastAsia"/>
        </w:rPr>
        <w:t>目录管理书签树（</w:t>
      </w:r>
      <w:r>
        <w:rPr>
          <w:rFonts w:hint="eastAsia"/>
        </w:rPr>
        <w:t>Outline Hierarchy</w:t>
      </w:r>
      <w:r>
        <w:rPr>
          <w:rFonts w:hint="eastAsia"/>
        </w:rPr>
        <w:t>）：负责组织目录</w:t>
      </w:r>
      <w:r w:rsidR="00BF19FE">
        <w:rPr>
          <w:rFonts w:hint="eastAsia"/>
        </w:rPr>
        <w:t>树结构。其中每个节点都是一个书签，每个书签会指定到相应的页面下，用户通过书签就可以快捷的跳转到相应的页面下。</w:t>
      </w:r>
    </w:p>
    <w:p w14:paraId="1097F9D8" w14:textId="77777777" w:rsidR="00FB0CE5" w:rsidRDefault="00BF19FE" w:rsidP="00447806">
      <w:pPr>
        <w:numPr>
          <w:ilvl w:val="0"/>
          <w:numId w:val="6"/>
        </w:numPr>
        <w:spacing w:line="400" w:lineRule="exact"/>
      </w:pPr>
      <w:r>
        <w:rPr>
          <w:rFonts w:hint="eastAsia"/>
        </w:rPr>
        <w:t>命名目标位置（</w:t>
      </w:r>
      <w:r w:rsidR="00FB0CE5">
        <w:rPr>
          <w:rFonts w:hint="eastAsia"/>
        </w:rPr>
        <w:t>Named Destination</w:t>
      </w:r>
      <w:r>
        <w:rPr>
          <w:rFonts w:hint="eastAsia"/>
        </w:rPr>
        <w:t>）</w:t>
      </w:r>
      <w:r w:rsidR="00FB0CE5">
        <w:rPr>
          <w:rFonts w:hint="eastAsia"/>
        </w:rPr>
        <w:t>：</w:t>
      </w:r>
      <w:r>
        <w:rPr>
          <w:rFonts w:hint="eastAsia"/>
        </w:rPr>
        <w:t>该引用告诉应用程序一个</w:t>
      </w:r>
      <w:r>
        <w:rPr>
          <w:rFonts w:hint="eastAsia"/>
        </w:rPr>
        <w:t>PDF</w:t>
      </w:r>
      <w:r>
        <w:rPr>
          <w:rFonts w:hint="eastAsia"/>
        </w:rPr>
        <w:t>文档将从何位置开始显示，一个目标位置包括了需要显示的页面，</w:t>
      </w:r>
      <w:r w:rsidR="00AA238C">
        <w:rPr>
          <w:rFonts w:hint="eastAsia"/>
        </w:rPr>
        <w:t>显示比例等与页面显示相关的信息的引用。</w:t>
      </w:r>
    </w:p>
    <w:p w14:paraId="31589D59" w14:textId="77777777" w:rsidR="00FB0CE5" w:rsidRDefault="00AA238C" w:rsidP="00447806">
      <w:pPr>
        <w:numPr>
          <w:ilvl w:val="0"/>
          <w:numId w:val="6"/>
        </w:numPr>
        <w:spacing w:line="400" w:lineRule="exact"/>
      </w:pPr>
      <w:r>
        <w:rPr>
          <w:rFonts w:hint="eastAsia"/>
        </w:rPr>
        <w:t>交互表格（</w:t>
      </w:r>
      <w:r>
        <w:rPr>
          <w:rFonts w:hint="eastAsia"/>
        </w:rPr>
        <w:t>Interactive F</w:t>
      </w:r>
      <w:r w:rsidR="00FB0CE5">
        <w:rPr>
          <w:rFonts w:hint="eastAsia"/>
        </w:rPr>
        <w:t>o</w:t>
      </w:r>
      <w:r>
        <w:rPr>
          <w:rFonts w:hint="eastAsia"/>
        </w:rPr>
        <w:t>r</w:t>
      </w:r>
      <w:r w:rsidR="00FB0CE5">
        <w:rPr>
          <w:rFonts w:hint="eastAsia"/>
        </w:rPr>
        <w:t>m</w:t>
      </w:r>
      <w:r>
        <w:rPr>
          <w:rFonts w:hint="eastAsia"/>
        </w:rPr>
        <w:t>）</w:t>
      </w:r>
      <w:r w:rsidR="00FB0CE5">
        <w:rPr>
          <w:rFonts w:hint="eastAsia"/>
        </w:rPr>
        <w:t>：</w:t>
      </w:r>
      <w:r>
        <w:rPr>
          <w:rFonts w:hint="eastAsia"/>
        </w:rPr>
        <w:t>为</w:t>
      </w:r>
      <w:r>
        <w:rPr>
          <w:rFonts w:hint="eastAsia"/>
        </w:rPr>
        <w:t>PDF</w:t>
      </w:r>
      <w:r>
        <w:rPr>
          <w:rFonts w:hint="eastAsia"/>
        </w:rPr>
        <w:t>提供交互功能。主要是</w:t>
      </w:r>
      <w:r>
        <w:rPr>
          <w:rFonts w:hint="eastAsia"/>
        </w:rPr>
        <w:t>ACroForm</w:t>
      </w:r>
      <w:r>
        <w:rPr>
          <w:rFonts w:hint="eastAsia"/>
        </w:rPr>
        <w:t>，该格式的表格用于从用户处获取交互信息，支持按钮文本框等格式，有点类似于</w:t>
      </w:r>
      <w:r>
        <w:rPr>
          <w:rFonts w:hint="eastAsia"/>
        </w:rPr>
        <w:t>Html</w:t>
      </w:r>
      <w:r>
        <w:rPr>
          <w:rFonts w:hint="eastAsia"/>
        </w:rPr>
        <w:t>的表单，如果</w:t>
      </w:r>
      <w:r>
        <w:rPr>
          <w:rFonts w:hint="eastAsia"/>
        </w:rPr>
        <w:t>PDF</w:t>
      </w:r>
      <w:r>
        <w:rPr>
          <w:rFonts w:hint="eastAsia"/>
        </w:rPr>
        <w:t>文档包含此结构，那么他们的引用信息将存储在交互表格树中。</w:t>
      </w:r>
    </w:p>
    <w:p w14:paraId="2F993CEB" w14:textId="77777777" w:rsidR="00573419" w:rsidRDefault="00573419" w:rsidP="00573419">
      <w:pPr>
        <w:pStyle w:val="3"/>
      </w:pPr>
      <w:bookmarkStart w:id="114" w:name="_Toc406841151"/>
      <w:r>
        <w:rPr>
          <w:rFonts w:hint="eastAsia"/>
        </w:rPr>
        <w:t>PDF文档示例</w:t>
      </w:r>
      <w:bookmarkEnd w:id="114"/>
    </w:p>
    <w:p w14:paraId="24C2D831" w14:textId="77777777" w:rsidR="003D5653" w:rsidRDefault="003D5653" w:rsidP="00447806">
      <w:pPr>
        <w:spacing w:line="400" w:lineRule="exact"/>
        <w:ind w:firstLine="420"/>
      </w:pPr>
      <w:r>
        <w:rPr>
          <w:rFonts w:hint="eastAsia"/>
        </w:rPr>
        <w:t>本节将以一个</w:t>
      </w:r>
      <w:r>
        <w:rPr>
          <w:rFonts w:hint="eastAsia"/>
        </w:rPr>
        <w:t>Hello World</w:t>
      </w:r>
      <w:r>
        <w:rPr>
          <w:rFonts w:hint="eastAsia"/>
        </w:rPr>
        <w:t>实例从直观上展示</w:t>
      </w:r>
      <w:r>
        <w:rPr>
          <w:rFonts w:hint="eastAsia"/>
        </w:rPr>
        <w:t>PDF</w:t>
      </w:r>
      <w:r>
        <w:rPr>
          <w:rFonts w:hint="eastAsia"/>
        </w:rPr>
        <w:t>文档的组织关联。</w:t>
      </w:r>
      <w:r>
        <w:rPr>
          <w:rFonts w:hint="eastAsia"/>
        </w:rPr>
        <w:t>Hello World</w:t>
      </w:r>
      <w:r>
        <w:rPr>
          <w:rFonts w:hint="eastAsia"/>
        </w:rPr>
        <w:t>文档如下图所示。</w:t>
      </w:r>
    </w:p>
    <w:p w14:paraId="61EC9AF4" w14:textId="77777777" w:rsidR="00F10F9D" w:rsidRDefault="00F41D71" w:rsidP="00F10F9D">
      <w:pPr>
        <w:jc w:val="center"/>
      </w:pPr>
      <w:r>
        <w:object w:dxaOrig="13305" w:dyaOrig="5266" w14:anchorId="52E7E36D">
          <v:shape id="_x0000_i1027" type="#_x0000_t75" style="width:439.2pt;height:174pt" o:ole="">
            <v:imagedata r:id="rId23" o:title=""/>
          </v:shape>
          <o:OLEObject Type="Embed" ProgID="Visio.Drawing.15" ShapeID="_x0000_i1027" DrawAspect="Content" ObjectID="_1571596702" r:id="rId24"/>
        </w:object>
      </w:r>
    </w:p>
    <w:p w14:paraId="4D016399" w14:textId="77777777" w:rsidR="00F10F9D" w:rsidRPr="00540ED3" w:rsidRDefault="00F10F9D"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图2-3 Hello World文字</w:t>
      </w:r>
      <w:r w:rsidRPr="00540ED3">
        <w:rPr>
          <w:rFonts w:ascii="楷体_GB2312" w:eastAsia="楷体_GB2312" w:cs="Times New Roman"/>
          <w:sz w:val="21"/>
          <w:szCs w:val="21"/>
        </w:rPr>
        <w:t>流示例</w:t>
      </w:r>
    </w:p>
    <w:p w14:paraId="4956C012" w14:textId="77777777" w:rsidR="00F10F9D" w:rsidRDefault="00F10F9D" w:rsidP="00447806">
      <w:pPr>
        <w:spacing w:line="400" w:lineRule="exact"/>
        <w:ind w:firstLine="420"/>
      </w:pPr>
      <w:r>
        <w:rPr>
          <w:rFonts w:hint="eastAsia"/>
        </w:rPr>
        <w:t>下面</w:t>
      </w:r>
      <w:r>
        <w:t>以</w:t>
      </w:r>
      <w:r>
        <w:t>PDF</w:t>
      </w:r>
      <w:r>
        <w:t>阅读器</w:t>
      </w:r>
      <w:r>
        <w:rPr>
          <w:rFonts w:hint="eastAsia"/>
        </w:rPr>
        <w:t>读取</w:t>
      </w:r>
      <w:r>
        <w:t>PDF</w:t>
      </w:r>
      <w:r>
        <w:t>文件的顺序对该示例加以介绍。</w:t>
      </w:r>
      <w:r w:rsidRPr="00F10F9D">
        <w:rPr>
          <w:rFonts w:hint="eastAsia"/>
        </w:rPr>
        <w:t>首先</w:t>
      </w:r>
      <w:r>
        <w:rPr>
          <w:rFonts w:hint="eastAsia"/>
        </w:rPr>
        <w:t>阅读器</w:t>
      </w:r>
      <w:r>
        <w:t>找到</w:t>
      </w:r>
      <w:r w:rsidRPr="00F10F9D">
        <w:t xml:space="preserve"> “%PDF-1.4”</w:t>
      </w:r>
      <w:r>
        <w:rPr>
          <w:rFonts w:hint="eastAsia"/>
        </w:rPr>
        <w:t>字样</w:t>
      </w:r>
      <w:r>
        <w:t>，这是</w:t>
      </w:r>
      <w:r>
        <w:rPr>
          <w:rFonts w:hint="eastAsia"/>
        </w:rPr>
        <w:t>任何</w:t>
      </w:r>
      <w:r>
        <w:t>PDF</w:t>
      </w:r>
      <w:r>
        <w:rPr>
          <w:rFonts w:hint="eastAsia"/>
        </w:rPr>
        <w:t>文档</w:t>
      </w:r>
      <w:r>
        <w:t>的开头信息</w:t>
      </w:r>
      <w:r w:rsidRPr="00F10F9D">
        <w:t>，表明该</w:t>
      </w:r>
      <w:r w:rsidRPr="00F10F9D">
        <w:t>PDF</w:t>
      </w:r>
      <w:r w:rsidRPr="00F10F9D">
        <w:rPr>
          <w:rFonts w:hint="eastAsia"/>
        </w:rPr>
        <w:t>文档</w:t>
      </w:r>
      <w:r w:rsidRPr="00F10F9D">
        <w:t>的版本。</w:t>
      </w:r>
      <w:r>
        <w:rPr>
          <w:rFonts w:hint="eastAsia"/>
        </w:rPr>
        <w:t>接着查找</w:t>
      </w:r>
      <w:r>
        <w:t>文件尾</w:t>
      </w:r>
      <w:r>
        <w:rPr>
          <w:rFonts w:hint="eastAsia"/>
        </w:rPr>
        <w:t>的</w:t>
      </w:r>
      <w:r>
        <w:t>“trailer”</w:t>
      </w:r>
      <w:r>
        <w:rPr>
          <w:rFonts w:hint="eastAsia"/>
        </w:rPr>
        <w:t>字样</w:t>
      </w:r>
      <w:r>
        <w:t>，</w:t>
      </w:r>
      <w:r>
        <w:rPr>
          <w:rFonts w:hint="eastAsia"/>
        </w:rPr>
        <w:t>该</w:t>
      </w:r>
      <w:r>
        <w:t>字样中包含</w:t>
      </w:r>
      <w:r>
        <w:t>“/Root”</w:t>
      </w:r>
      <w:r>
        <w:t>的</w:t>
      </w:r>
      <w:r>
        <w:rPr>
          <w:rFonts w:hint="eastAsia"/>
        </w:rPr>
        <w:t>结构</w:t>
      </w:r>
      <w:r>
        <w:t>，这是整个</w:t>
      </w:r>
      <w:r>
        <w:t>PDF</w:t>
      </w:r>
      <w:r>
        <w:t>文档</w:t>
      </w:r>
      <w:r w:rsidR="00DC16E2">
        <w:rPr>
          <w:rFonts w:hint="eastAsia"/>
        </w:rPr>
        <w:t>树形结构</w:t>
      </w:r>
      <w:r>
        <w:t>的</w:t>
      </w:r>
      <w:r w:rsidR="00DC16E2">
        <w:t>根</w:t>
      </w:r>
      <w:r>
        <w:t>。</w:t>
      </w:r>
      <w:r>
        <w:t>PDF</w:t>
      </w:r>
      <w:r>
        <w:rPr>
          <w:rFonts w:hint="eastAsia"/>
        </w:rPr>
        <w:t>中</w:t>
      </w:r>
      <w:r>
        <w:t>的所有内容都是从这个节点开始的。</w:t>
      </w:r>
    </w:p>
    <w:p w14:paraId="20134410" w14:textId="77777777" w:rsidR="00DC16E2" w:rsidRDefault="00DC16E2" w:rsidP="00447806">
      <w:pPr>
        <w:spacing w:line="400" w:lineRule="exact"/>
        <w:ind w:firstLine="420"/>
      </w:pPr>
      <w:r>
        <w:rPr>
          <w:rFonts w:hint="eastAsia"/>
        </w:rPr>
        <w:t>从</w:t>
      </w:r>
      <w:r>
        <w:t>/Root</w:t>
      </w:r>
      <w:r>
        <w:rPr>
          <w:rFonts w:hint="eastAsia"/>
        </w:rPr>
        <w:t>节点</w:t>
      </w:r>
      <w:r>
        <w:t>跳到</w:t>
      </w:r>
      <w:r>
        <w:t>“30 R”</w:t>
      </w:r>
      <w:r>
        <w:rPr>
          <w:rFonts w:hint="eastAsia"/>
        </w:rPr>
        <w:t>对象</w:t>
      </w:r>
      <w:r>
        <w:t>，这就是根的</w:t>
      </w:r>
      <w:r>
        <w:rPr>
          <w:rFonts w:hint="eastAsia"/>
        </w:rPr>
        <w:t>引用</w:t>
      </w:r>
      <w:r>
        <w:t>位置。阅读器</w:t>
      </w:r>
      <w:r>
        <w:rPr>
          <w:rFonts w:hint="eastAsia"/>
        </w:rPr>
        <w:t>跳到</w:t>
      </w:r>
      <w:r>
        <w:t>该位置</w:t>
      </w:r>
      <w:r>
        <w:rPr>
          <w:rFonts w:hint="eastAsia"/>
        </w:rPr>
        <w:t>发现</w:t>
      </w:r>
      <w:r>
        <w:t>”/Catalog”</w:t>
      </w:r>
      <w:r>
        <w:rPr>
          <w:rFonts w:hint="eastAsia"/>
        </w:rPr>
        <w:t>的</w:t>
      </w:r>
      <w:r>
        <w:t>结构，这</w:t>
      </w:r>
      <w:r>
        <w:rPr>
          <w:rFonts w:hint="eastAsia"/>
        </w:rPr>
        <w:t>就是</w:t>
      </w:r>
      <w:r>
        <w:t>我们之前介绍的</w:t>
      </w:r>
      <w:r>
        <w:rPr>
          <w:rFonts w:hint="eastAsia"/>
        </w:rPr>
        <w:t>文档</w:t>
      </w:r>
      <w:r>
        <w:t>的</w:t>
      </w:r>
      <w:r>
        <w:rPr>
          <w:rFonts w:hint="eastAsia"/>
        </w:rPr>
        <w:t>目录</w:t>
      </w:r>
      <w:r>
        <w:t>，也是整个</w:t>
      </w:r>
      <w:r>
        <w:rPr>
          <w:rFonts w:hint="eastAsia"/>
        </w:rPr>
        <w:t>文件</w:t>
      </w:r>
      <w:r>
        <w:t>体（</w:t>
      </w:r>
      <w:r>
        <w:t>body</w:t>
      </w:r>
      <w:r>
        <w:rPr>
          <w:rFonts w:hint="eastAsia"/>
        </w:rPr>
        <w:t>）</w:t>
      </w:r>
      <w:r>
        <w:t>的开始。</w:t>
      </w:r>
      <w:r>
        <w:rPr>
          <w:rFonts w:hint="eastAsia"/>
        </w:rPr>
        <w:t>目录中</w:t>
      </w:r>
      <w:r>
        <w:t>表明了一个</w:t>
      </w:r>
      <w:r>
        <w:t>“/10 R”</w:t>
      </w:r>
      <w:r>
        <w:rPr>
          <w:rFonts w:hint="eastAsia"/>
        </w:rPr>
        <w:t>对象</w:t>
      </w:r>
      <w:r>
        <w:t>，这是</w:t>
      </w:r>
      <w:r>
        <w:rPr>
          <w:rFonts w:hint="eastAsia"/>
        </w:rPr>
        <w:t>文档</w:t>
      </w:r>
      <w:r>
        <w:t>的具体页面信息。跳转</w:t>
      </w:r>
      <w:r>
        <w:rPr>
          <w:rFonts w:hint="eastAsia"/>
        </w:rPr>
        <w:t>到</w:t>
      </w:r>
      <w:r>
        <w:t>”10 R”</w:t>
      </w:r>
      <w:r>
        <w:rPr>
          <w:rFonts w:hint="eastAsia"/>
        </w:rPr>
        <w:t>我们</w:t>
      </w:r>
      <w:r>
        <w:t>看到它下面还有孩子节点，且表明了</w:t>
      </w:r>
      <w:r>
        <w:t>”Count”</w:t>
      </w:r>
      <w:r>
        <w:t>值为</w:t>
      </w:r>
      <w:r>
        <w:rPr>
          <w:rFonts w:hint="eastAsia"/>
        </w:rPr>
        <w:t>1</w:t>
      </w:r>
      <w:r>
        <w:rPr>
          <w:rFonts w:hint="eastAsia"/>
        </w:rPr>
        <w:t>，</w:t>
      </w:r>
      <w:r>
        <w:t>说明文档总共有一页。</w:t>
      </w:r>
    </w:p>
    <w:p w14:paraId="1E26E545" w14:textId="77777777" w:rsidR="00DC16E2" w:rsidRDefault="00DC16E2" w:rsidP="00447806">
      <w:pPr>
        <w:spacing w:line="400" w:lineRule="exact"/>
        <w:ind w:firstLine="420"/>
      </w:pPr>
      <w:r>
        <w:rPr>
          <w:rFonts w:hint="eastAsia"/>
        </w:rPr>
        <w:lastRenderedPageBreak/>
        <w:t>接着</w:t>
      </w:r>
      <w:r>
        <w:t>跳到</w:t>
      </w:r>
      <w:r>
        <w:t>“20 R”</w:t>
      </w:r>
      <w:r>
        <w:t>位置这</w:t>
      </w:r>
      <w:r>
        <w:rPr>
          <w:rFonts w:hint="eastAsia"/>
        </w:rPr>
        <w:t>个</w:t>
      </w:r>
      <w:r>
        <w:t>对象是一个具体的</w:t>
      </w:r>
      <w:r>
        <w:rPr>
          <w:rFonts w:hint="eastAsia"/>
        </w:rPr>
        <w:t>页面</w:t>
      </w:r>
      <w:r>
        <w:t>。这个</w:t>
      </w:r>
      <w:r>
        <w:rPr>
          <w:rFonts w:hint="eastAsia"/>
        </w:rPr>
        <w:t>页面对象体</w:t>
      </w:r>
      <w:r>
        <w:t>的父节点是</w:t>
      </w:r>
      <w:r>
        <w:rPr>
          <w:rFonts w:hint="eastAsia"/>
        </w:rPr>
        <w:t xml:space="preserve">10 </w:t>
      </w:r>
      <w:r>
        <w:t>obj</w:t>
      </w:r>
      <w:r>
        <w:t>，它的页码大小事</w:t>
      </w:r>
      <w:r>
        <w:rPr>
          <w:rFonts w:hint="eastAsia"/>
        </w:rPr>
        <w:t>612</w:t>
      </w:r>
      <w:r>
        <w:t>*792</w:t>
      </w:r>
      <w:r>
        <w:rPr>
          <w:rFonts w:hint="eastAsia"/>
        </w:rPr>
        <w:t>个</w:t>
      </w:r>
      <w:r>
        <w:t>基本单位，这个</w:t>
      </w:r>
      <w:r>
        <w:rPr>
          <w:rFonts w:hint="eastAsia"/>
        </w:rPr>
        <w:t>页面</w:t>
      </w:r>
      <w:r>
        <w:t>的内容在</w:t>
      </w:r>
      <w:r>
        <w:rPr>
          <w:rFonts w:hint="eastAsia"/>
        </w:rPr>
        <w:t xml:space="preserve">40 </w:t>
      </w:r>
      <w:r>
        <w:t>obj</w:t>
      </w:r>
      <w:r>
        <w:t>对象体内，这个页面的资源有</w:t>
      </w:r>
      <w:r>
        <w:rPr>
          <w:rFonts w:hint="eastAsia"/>
        </w:rPr>
        <w:t>一个</w:t>
      </w:r>
      <w:r>
        <w:t>，</w:t>
      </w:r>
      <w:r>
        <w:rPr>
          <w:rFonts w:hint="eastAsia"/>
        </w:rPr>
        <w:t>它</w:t>
      </w:r>
      <w:r>
        <w:t>的内容在</w:t>
      </w:r>
      <w:r>
        <w:rPr>
          <w:rFonts w:hint="eastAsia"/>
        </w:rPr>
        <w:t xml:space="preserve">50 </w:t>
      </w:r>
      <w:r>
        <w:t>obj</w:t>
      </w:r>
      <w:r>
        <w:t>对象体内。下面</w:t>
      </w:r>
      <w:r>
        <w:rPr>
          <w:rFonts w:hint="eastAsia"/>
        </w:rPr>
        <w:t>分别</w:t>
      </w:r>
      <w:r>
        <w:t>看看这两个对象。</w:t>
      </w:r>
    </w:p>
    <w:p w14:paraId="5536382B" w14:textId="77777777" w:rsidR="00DC16E2" w:rsidRDefault="00DC16E2" w:rsidP="00447806">
      <w:pPr>
        <w:spacing w:line="400" w:lineRule="exact"/>
        <w:ind w:firstLine="420"/>
      </w:pPr>
      <w:r>
        <w:rPr>
          <w:rFonts w:hint="eastAsia"/>
        </w:rPr>
        <w:t xml:space="preserve">40 </w:t>
      </w:r>
      <w:r>
        <w:t>obj</w:t>
      </w:r>
      <w:r>
        <w:t>对象中包含了具体的文字</w:t>
      </w:r>
      <w:r>
        <w:rPr>
          <w:rFonts w:hint="eastAsia"/>
        </w:rPr>
        <w:t>信息</w:t>
      </w:r>
      <w:r>
        <w:t>。</w:t>
      </w:r>
      <w:r>
        <w:rPr>
          <w:rFonts w:hint="eastAsia"/>
        </w:rPr>
        <w:t>“</w:t>
      </w:r>
      <w:r>
        <w:t>BT”</w:t>
      </w:r>
      <w:r>
        <w:t>标识文字的开始，</w:t>
      </w:r>
      <w:r>
        <w:t>“ET”</w:t>
      </w:r>
      <w:r>
        <w:t>标识文字的结束</w:t>
      </w:r>
      <w:r>
        <w:rPr>
          <w:rFonts w:hint="eastAsia"/>
        </w:rPr>
        <w:t>。</w:t>
      </w:r>
      <w:r>
        <w:t>“100 700 TD”</w:t>
      </w:r>
      <w:r>
        <w:rPr>
          <w:rFonts w:hint="eastAsia"/>
        </w:rPr>
        <w:t>是</w:t>
      </w:r>
      <w:r>
        <w:t>相应的位置信息。</w:t>
      </w:r>
      <w:r w:rsidR="002928FA">
        <w:rPr>
          <w:rFonts w:hint="eastAsia"/>
        </w:rPr>
        <w:t>接下来</w:t>
      </w:r>
      <w:r w:rsidR="002928FA">
        <w:t>是具体的文字内容</w:t>
      </w:r>
      <w:r w:rsidR="002928FA">
        <w:t>“Hello World!”</w:t>
      </w:r>
      <w:r w:rsidR="002928FA">
        <w:rPr>
          <w:rFonts w:hint="eastAsia"/>
        </w:rPr>
        <w:t>。</w:t>
      </w:r>
    </w:p>
    <w:p w14:paraId="1C15BAFD" w14:textId="77777777" w:rsidR="002928FA" w:rsidRDefault="002928FA" w:rsidP="00447806">
      <w:pPr>
        <w:spacing w:line="400" w:lineRule="exact"/>
        <w:ind w:firstLine="420"/>
      </w:pPr>
      <w:r>
        <w:rPr>
          <w:rFonts w:hint="eastAsia"/>
        </w:rPr>
        <w:t xml:space="preserve">50 </w:t>
      </w:r>
      <w:r>
        <w:t>obj</w:t>
      </w:r>
      <w:r>
        <w:t>对象</w:t>
      </w:r>
      <w:r>
        <w:rPr>
          <w:rFonts w:hint="eastAsia"/>
        </w:rPr>
        <w:t>是</w:t>
      </w:r>
      <w:r>
        <w:t>资源对象，表明了</w:t>
      </w:r>
      <w:r>
        <w:rPr>
          <w:rFonts w:hint="eastAsia"/>
        </w:rPr>
        <w:t>文字</w:t>
      </w:r>
      <w:r>
        <w:t>信息的字体</w:t>
      </w:r>
      <w:r>
        <w:rPr>
          <w:rFonts w:hint="eastAsia"/>
        </w:rPr>
        <w:t>，</w:t>
      </w:r>
      <w:r>
        <w:t>大小等信息</w:t>
      </w:r>
      <w:r>
        <w:rPr>
          <w:rFonts w:hint="eastAsia"/>
        </w:rPr>
        <w:t>。可以</w:t>
      </w:r>
      <w:r>
        <w:t>看出这里使用的基本字体是</w:t>
      </w:r>
      <w:r>
        <w:rPr>
          <w:rFonts w:hint="eastAsia"/>
        </w:rPr>
        <w:t>Helvetica</w:t>
      </w:r>
      <w:r>
        <w:t>字体。</w:t>
      </w:r>
    </w:p>
    <w:p w14:paraId="08B34EEF" w14:textId="77777777" w:rsidR="002928FA" w:rsidRPr="00F10F9D" w:rsidRDefault="002928FA" w:rsidP="00447806">
      <w:pPr>
        <w:spacing w:line="400" w:lineRule="exact"/>
        <w:ind w:firstLine="420"/>
      </w:pPr>
      <w:r>
        <w:rPr>
          <w:rFonts w:hint="eastAsia"/>
        </w:rPr>
        <w:t>字节</w:t>
      </w:r>
      <w:r>
        <w:t>流的最后是</w:t>
      </w:r>
      <w:r>
        <w:rPr>
          <w:rFonts w:hint="eastAsia"/>
        </w:rPr>
        <w:t>一个</w:t>
      </w:r>
      <w:r>
        <w:t>结束标志</w:t>
      </w:r>
      <w:r>
        <w:t>”%%EOF”</w:t>
      </w:r>
      <w:r>
        <w:rPr>
          <w:rFonts w:hint="eastAsia"/>
        </w:rPr>
        <w:t>，</w:t>
      </w:r>
      <w:r>
        <w:t>表明整个</w:t>
      </w:r>
      <w:r>
        <w:t>PDF</w:t>
      </w:r>
      <w:r>
        <w:t>文档</w:t>
      </w:r>
      <w:r>
        <w:rPr>
          <w:rFonts w:hint="eastAsia"/>
        </w:rPr>
        <w:t>的</w:t>
      </w:r>
      <w:r>
        <w:t>结束。</w:t>
      </w:r>
    </w:p>
    <w:p w14:paraId="61E7E430" w14:textId="77777777" w:rsidR="00173303" w:rsidRDefault="00573419">
      <w:pPr>
        <w:pStyle w:val="2"/>
      </w:pPr>
      <w:bookmarkStart w:id="115" w:name="_Toc406841152"/>
      <w:r>
        <w:rPr>
          <w:rFonts w:hint="eastAsia"/>
        </w:rPr>
        <w:t>PDFBox</w:t>
      </w:r>
      <w:r>
        <w:rPr>
          <w:rFonts w:hint="eastAsia"/>
        </w:rPr>
        <w:t>介绍</w:t>
      </w:r>
      <w:bookmarkEnd w:id="115"/>
    </w:p>
    <w:p w14:paraId="1829FC94" w14:textId="77777777" w:rsidR="005463DB" w:rsidRPr="005463DB" w:rsidRDefault="005463DB" w:rsidP="00447806">
      <w:pPr>
        <w:spacing w:line="400" w:lineRule="exact"/>
        <w:ind w:firstLine="420"/>
      </w:pPr>
      <w:r>
        <w:rPr>
          <w:rFonts w:hint="eastAsia"/>
        </w:rPr>
        <w:t>随着</w:t>
      </w:r>
      <w:r>
        <w:t>PDF</w:t>
      </w:r>
      <w:r>
        <w:t>文档格式的不断</w:t>
      </w:r>
      <w:r>
        <w:rPr>
          <w:rFonts w:hint="eastAsia"/>
        </w:rPr>
        <w:t>普及</w:t>
      </w:r>
      <w:r>
        <w:t>，</w:t>
      </w:r>
      <w:r>
        <w:rPr>
          <w:rFonts w:hint="eastAsia"/>
        </w:rPr>
        <w:t>针对</w:t>
      </w:r>
      <w:r>
        <w:t>PDF</w:t>
      </w:r>
      <w:r>
        <w:t>格式的开源项目</w:t>
      </w:r>
      <w:r>
        <w:rPr>
          <w:rFonts w:hint="eastAsia"/>
        </w:rPr>
        <w:t>也</w:t>
      </w:r>
      <w:r>
        <w:t>如雨后春笋</w:t>
      </w:r>
      <w:r>
        <w:rPr>
          <w:rFonts w:hint="eastAsia"/>
        </w:rPr>
        <w:t>般的</w:t>
      </w:r>
      <w:r>
        <w:t>大量涌现。</w:t>
      </w:r>
      <w:r>
        <w:rPr>
          <w:rFonts w:hint="eastAsia"/>
        </w:rPr>
        <w:t>较著名</w:t>
      </w:r>
      <w:r>
        <w:t>的开源项目包括</w:t>
      </w:r>
      <w:r>
        <w:rPr>
          <w:rFonts w:hint="eastAsia"/>
        </w:rPr>
        <w:t>Apache</w:t>
      </w:r>
      <w:r>
        <w:rPr>
          <w:rFonts w:hint="eastAsia"/>
        </w:rPr>
        <w:t>开源</w:t>
      </w:r>
      <w:r>
        <w:t>项目中的</w:t>
      </w:r>
      <w:r>
        <w:t>PDFBox</w:t>
      </w:r>
      <w:r>
        <w:t>项目，</w:t>
      </w:r>
      <w:r>
        <w:rPr>
          <w:rFonts w:hint="eastAsia"/>
        </w:rPr>
        <w:t>著名</w:t>
      </w:r>
      <w:r>
        <w:t>开放源</w:t>
      </w:r>
      <w:r>
        <w:rPr>
          <w:rFonts w:hint="eastAsia"/>
        </w:rPr>
        <w:t>码站点</w:t>
      </w:r>
      <w:r>
        <w:t>sourceforge</w:t>
      </w:r>
      <w:r>
        <w:rPr>
          <w:rFonts w:hint="eastAsia"/>
        </w:rPr>
        <w:t>项目</w:t>
      </w:r>
      <w:r>
        <w:t>iText</w:t>
      </w:r>
      <w:r>
        <w:t>，</w:t>
      </w:r>
      <w:r>
        <w:rPr>
          <w:rFonts w:hint="eastAsia"/>
        </w:rPr>
        <w:t>JFreeReport</w:t>
      </w:r>
      <w:r>
        <w:t>，</w:t>
      </w:r>
      <w:r>
        <w:t>ICEpdf</w:t>
      </w:r>
      <w:r>
        <w:t>，</w:t>
      </w:r>
      <w:r>
        <w:t>PDFiet</w:t>
      </w:r>
      <w:r>
        <w:t>，</w:t>
      </w:r>
      <w:r>
        <w:rPr>
          <w:rFonts w:hint="eastAsia"/>
        </w:rPr>
        <w:t>Connla</w:t>
      </w:r>
      <w:r>
        <w:t>，</w:t>
      </w:r>
      <w:r>
        <w:t>fop</w:t>
      </w:r>
      <w:r>
        <w:t>等等。</w:t>
      </w:r>
      <w:r>
        <w:rPr>
          <w:rFonts w:hint="eastAsia"/>
        </w:rPr>
        <w:t>由于</w:t>
      </w:r>
      <w:r>
        <w:t>本课题研究的是针对</w:t>
      </w:r>
      <w:r>
        <w:t>PDF</w:t>
      </w:r>
      <w:r>
        <w:t>中表格数据的</w:t>
      </w:r>
      <w:r>
        <w:rPr>
          <w:rFonts w:hint="eastAsia"/>
        </w:rPr>
        <w:t>提取</w:t>
      </w:r>
      <w:r>
        <w:t>和解析。</w:t>
      </w:r>
      <w:r>
        <w:rPr>
          <w:rFonts w:hint="eastAsia"/>
        </w:rPr>
        <w:t>经过</w:t>
      </w:r>
      <w:r>
        <w:t>调研最终选择了</w:t>
      </w:r>
      <w:r>
        <w:t>Apache</w:t>
      </w:r>
      <w:r>
        <w:t>开源社区下的</w:t>
      </w:r>
      <w:r>
        <w:t>PDFBox</w:t>
      </w:r>
      <w:r>
        <w:t>作为工具辅助完成表格解析。</w:t>
      </w:r>
      <w:r>
        <w:t>PDFBox</w:t>
      </w:r>
      <w:r>
        <w:rPr>
          <w:rFonts w:hint="eastAsia"/>
        </w:rPr>
        <w:t>在</w:t>
      </w:r>
      <w:r>
        <w:t>本课题中的主要作用是辅助完成</w:t>
      </w:r>
      <w:r>
        <w:t>PDF</w:t>
      </w:r>
      <w:r>
        <w:t>中表格线条和文字</w:t>
      </w:r>
      <w:r>
        <w:rPr>
          <w:rFonts w:hint="eastAsia"/>
        </w:rPr>
        <w:t>等</w:t>
      </w:r>
      <w:r>
        <w:t>特征信息的提取。由于</w:t>
      </w:r>
      <w:r>
        <w:rPr>
          <w:rFonts w:hint="eastAsia"/>
        </w:rPr>
        <w:t>PDFBox</w:t>
      </w:r>
      <w:r>
        <w:t>本身不支持表格线条的识别和提取，因此本课题适当的修改了</w:t>
      </w:r>
      <w:r>
        <w:t>PDFBox</w:t>
      </w:r>
      <w:r>
        <w:t>源码。为</w:t>
      </w:r>
      <w:r>
        <w:rPr>
          <w:rFonts w:hint="eastAsia"/>
        </w:rPr>
        <w:t>了</w:t>
      </w:r>
      <w:r>
        <w:t>更好的阐述这一过程，在此有必要对</w:t>
      </w:r>
      <w:r>
        <w:t>PDFBox</w:t>
      </w:r>
      <w:r>
        <w:t>进行介绍。</w:t>
      </w:r>
    </w:p>
    <w:p w14:paraId="1DCB65E7" w14:textId="77777777" w:rsidR="00573419" w:rsidRDefault="00573419" w:rsidP="00573419">
      <w:pPr>
        <w:pStyle w:val="3"/>
        <w:rPr>
          <w:rFonts w:ascii="Times New Roman" w:hAnsi="Times New Roman"/>
        </w:rPr>
      </w:pPr>
      <w:bookmarkStart w:id="116" w:name="_Toc406841153"/>
      <w:r w:rsidRPr="00573419">
        <w:rPr>
          <w:rFonts w:ascii="Times New Roman" w:hAnsi="Times New Roman" w:hint="eastAsia"/>
        </w:rPr>
        <w:t>PDFBox</w:t>
      </w:r>
      <w:r w:rsidRPr="00573419">
        <w:rPr>
          <w:rFonts w:ascii="Times New Roman" w:hAnsi="Times New Roman" w:hint="eastAsia"/>
        </w:rPr>
        <w:t>概述</w:t>
      </w:r>
      <w:bookmarkEnd w:id="116"/>
    </w:p>
    <w:p w14:paraId="1F1101DF" w14:textId="77777777" w:rsidR="002928FA" w:rsidRDefault="002928FA" w:rsidP="00447806">
      <w:pPr>
        <w:spacing w:line="400" w:lineRule="exact"/>
        <w:ind w:firstLine="420"/>
      </w:pPr>
      <w:r>
        <w:rPr>
          <w:rFonts w:hint="eastAsia"/>
        </w:rPr>
        <w:t>自从</w:t>
      </w:r>
      <w:r>
        <w:rPr>
          <w:rFonts w:hint="eastAsia"/>
        </w:rPr>
        <w:t>Adobe</w:t>
      </w:r>
      <w:r>
        <w:t>公司从</w:t>
      </w:r>
      <w:r>
        <w:rPr>
          <w:rFonts w:hint="eastAsia"/>
        </w:rPr>
        <w:t>1993</w:t>
      </w:r>
      <w:r>
        <w:rPr>
          <w:rFonts w:hint="eastAsia"/>
        </w:rPr>
        <w:t>年</w:t>
      </w:r>
      <w:r>
        <w:t>第一次发布</w:t>
      </w:r>
      <w:r>
        <w:t>PDF</w:t>
      </w:r>
      <w:r>
        <w:rPr>
          <w:rFonts w:hint="eastAsia"/>
        </w:rPr>
        <w:t>以来</w:t>
      </w:r>
      <w:r>
        <w:t>，各种语言和平台的</w:t>
      </w:r>
      <w:r>
        <w:t>PDF</w:t>
      </w:r>
      <w:r>
        <w:t>工具和类库就如雨后春笋般的大量涌现。</w:t>
      </w:r>
      <w:r>
        <w:t>Java</w:t>
      </w:r>
      <w:r>
        <w:rPr>
          <w:rFonts w:hint="eastAsia"/>
        </w:rPr>
        <w:t>作为</w:t>
      </w:r>
      <w:r>
        <w:t>主流的开发语言自然也不甘落后。</w:t>
      </w:r>
      <w:r>
        <w:rPr>
          <w:rFonts w:hint="eastAsia"/>
        </w:rPr>
        <w:t>PDFBox</w:t>
      </w:r>
      <w:r w:rsidR="0096107C" w:rsidRPr="00447806">
        <w:t>[6</w:t>
      </w:r>
      <w:r w:rsidR="00717E84" w:rsidRPr="00447806">
        <w:t>]</w:t>
      </w:r>
      <w:r>
        <w:t>（</w:t>
      </w:r>
      <w:r>
        <w:rPr>
          <w:rFonts w:hint="eastAsia"/>
        </w:rPr>
        <w:t>一个</w:t>
      </w:r>
      <w:r>
        <w:t>BSD</w:t>
      </w:r>
      <w:r>
        <w:t>许可下的源码</w:t>
      </w:r>
      <w:r>
        <w:rPr>
          <w:rFonts w:hint="eastAsia"/>
        </w:rPr>
        <w:t>开放</w:t>
      </w:r>
      <w:r>
        <w:t>项目）</w:t>
      </w:r>
      <w:r>
        <w:rPr>
          <w:rFonts w:hint="eastAsia"/>
        </w:rPr>
        <w:t>是</w:t>
      </w:r>
      <w:r>
        <w:t>一个为开发人员读取和创建</w:t>
      </w:r>
      <w:r>
        <w:t>PDF</w:t>
      </w:r>
      <w:r>
        <w:t>文档而准备的</w:t>
      </w:r>
      <w:r>
        <w:t>Java</w:t>
      </w:r>
      <w:r>
        <w:t>类库。它</w:t>
      </w:r>
      <w:r>
        <w:rPr>
          <w:rFonts w:hint="eastAsia"/>
        </w:rPr>
        <w:t>提供</w:t>
      </w:r>
      <w:r>
        <w:t>如下几个方面的特性：</w:t>
      </w:r>
    </w:p>
    <w:p w14:paraId="6A818F44" w14:textId="77777777" w:rsidR="002928FA" w:rsidRDefault="002928FA" w:rsidP="00447806">
      <w:pPr>
        <w:numPr>
          <w:ilvl w:val="0"/>
          <w:numId w:val="9"/>
        </w:numPr>
        <w:spacing w:line="400" w:lineRule="exact"/>
      </w:pPr>
      <w:r>
        <w:rPr>
          <w:rFonts w:hint="eastAsia"/>
        </w:rPr>
        <w:t>提取</w:t>
      </w:r>
      <w:r>
        <w:t>文本，包括</w:t>
      </w:r>
      <w:r>
        <w:t>Unicode</w:t>
      </w:r>
      <w:r>
        <w:t>字符</w:t>
      </w:r>
      <w:r>
        <w:rPr>
          <w:rFonts w:hint="eastAsia"/>
        </w:rPr>
        <w:t>：</w:t>
      </w:r>
      <w:r>
        <w:t>PDFBox</w:t>
      </w:r>
      <w:r>
        <w:t>对</w:t>
      </w:r>
      <w:r>
        <w:t>PDF</w:t>
      </w:r>
      <w:r>
        <w:t>文档的文字提取具有较好的支持，</w:t>
      </w:r>
      <w:r>
        <w:rPr>
          <w:rFonts w:hint="eastAsia"/>
        </w:rPr>
        <w:t>能够</w:t>
      </w:r>
      <w:r>
        <w:t>很好的支持中英文各种字体</w:t>
      </w:r>
      <w:r>
        <w:rPr>
          <w:rFonts w:hint="eastAsia"/>
        </w:rPr>
        <w:t>。</w:t>
      </w:r>
      <w:r>
        <w:t>由于</w:t>
      </w:r>
      <w:r>
        <w:rPr>
          <w:rFonts w:hint="eastAsia"/>
        </w:rPr>
        <w:t>表格是</w:t>
      </w:r>
      <w:r>
        <w:t>字体和线条的组合，</w:t>
      </w:r>
      <w:r>
        <w:rPr>
          <w:rFonts w:hint="eastAsia"/>
        </w:rPr>
        <w:t>文字</w:t>
      </w:r>
      <w:r>
        <w:t>的提取是必不可少的，这也是本系统采用</w:t>
      </w:r>
      <w:r>
        <w:t>PDFBox</w:t>
      </w:r>
      <w:r>
        <w:t>作为</w:t>
      </w:r>
      <w:r>
        <w:rPr>
          <w:rFonts w:hint="eastAsia"/>
        </w:rPr>
        <w:t>支撑</w:t>
      </w:r>
      <w:r>
        <w:t>类库</w:t>
      </w:r>
      <w:r>
        <w:rPr>
          <w:rFonts w:hint="eastAsia"/>
        </w:rPr>
        <w:t>的</w:t>
      </w:r>
      <w:r>
        <w:t>一大原因。</w:t>
      </w:r>
    </w:p>
    <w:p w14:paraId="076219F2" w14:textId="77777777" w:rsidR="002928FA" w:rsidRDefault="002928FA" w:rsidP="00447806">
      <w:pPr>
        <w:numPr>
          <w:ilvl w:val="0"/>
          <w:numId w:val="9"/>
        </w:numPr>
        <w:spacing w:line="400" w:lineRule="exact"/>
      </w:pPr>
      <w:r>
        <w:rPr>
          <w:rFonts w:hint="eastAsia"/>
        </w:rPr>
        <w:t>和</w:t>
      </w:r>
      <w:r>
        <w:t>Jakarta Lucene</w:t>
      </w:r>
      <w:r>
        <w:t>等文本搜索引擎的整合</w:t>
      </w:r>
      <w:r>
        <w:rPr>
          <w:rFonts w:hint="eastAsia"/>
        </w:rPr>
        <w:t>：</w:t>
      </w:r>
      <w:r>
        <w:t>PDFBox</w:t>
      </w:r>
      <w:r>
        <w:t>提供接口</w:t>
      </w:r>
      <w:r>
        <w:rPr>
          <w:rFonts w:hint="eastAsia"/>
        </w:rPr>
        <w:t>可</w:t>
      </w:r>
      <w:r>
        <w:t>将从</w:t>
      </w:r>
      <w:r>
        <w:t>PDF</w:t>
      </w:r>
      <w:r>
        <w:t>文档提取的字符直接</w:t>
      </w:r>
      <w:r>
        <w:rPr>
          <w:rFonts w:hint="eastAsia"/>
        </w:rPr>
        <w:t>索引</w:t>
      </w:r>
      <w:r>
        <w:t>层</w:t>
      </w:r>
      <w:r>
        <w:t>Lucene</w:t>
      </w:r>
      <w:r>
        <w:t>支持的</w:t>
      </w:r>
      <w:r>
        <w:rPr>
          <w:rFonts w:hint="eastAsia"/>
        </w:rPr>
        <w:t>格式</w:t>
      </w:r>
      <w:r>
        <w:t>。这种</w:t>
      </w:r>
      <w:r>
        <w:rPr>
          <w:rFonts w:hint="eastAsia"/>
        </w:rPr>
        <w:t>与</w:t>
      </w:r>
      <w:r>
        <w:t>文本检索无缝连接的接口设计也为</w:t>
      </w:r>
      <w:r>
        <w:t>PDF</w:t>
      </w:r>
      <w:r w:rsidR="00CC6154">
        <w:rPr>
          <w:rFonts w:hint="eastAsia"/>
        </w:rPr>
        <w:t>格式</w:t>
      </w:r>
      <w:r w:rsidR="00CC6154">
        <w:t>文本的检索提供了支持。</w:t>
      </w:r>
    </w:p>
    <w:p w14:paraId="5989FE27" w14:textId="77777777" w:rsidR="00CC6154" w:rsidRDefault="00CC6154" w:rsidP="00447806">
      <w:pPr>
        <w:numPr>
          <w:ilvl w:val="0"/>
          <w:numId w:val="9"/>
        </w:numPr>
        <w:spacing w:line="400" w:lineRule="exact"/>
      </w:pPr>
      <w:r>
        <w:rPr>
          <w:rFonts w:hint="eastAsia"/>
        </w:rPr>
        <w:t>加密</w:t>
      </w:r>
      <w:r>
        <w:t>解密</w:t>
      </w:r>
      <w:r>
        <w:t>PDF</w:t>
      </w:r>
      <w:r>
        <w:t>文档</w:t>
      </w:r>
      <w:r>
        <w:rPr>
          <w:rFonts w:hint="eastAsia"/>
        </w:rPr>
        <w:t>：</w:t>
      </w:r>
      <w:r>
        <w:t>由于</w:t>
      </w:r>
      <w:r>
        <w:t>PDF</w:t>
      </w:r>
      <w:r>
        <w:t>具有安全性的加密</w:t>
      </w:r>
      <w:r>
        <w:rPr>
          <w:rFonts w:hint="eastAsia"/>
        </w:rPr>
        <w:t>设置</w:t>
      </w:r>
      <w:r>
        <w:t>，</w:t>
      </w:r>
      <w:r>
        <w:t>PDFBox</w:t>
      </w:r>
      <w:r>
        <w:t>在加解密上也</w:t>
      </w:r>
      <w:r>
        <w:rPr>
          <w:rFonts w:hint="eastAsia"/>
        </w:rPr>
        <w:t>提供</w:t>
      </w:r>
      <w:r>
        <w:t>相应</w:t>
      </w:r>
      <w:r>
        <w:rPr>
          <w:rFonts w:hint="eastAsia"/>
        </w:rPr>
        <w:t>的</w:t>
      </w:r>
      <w:r>
        <w:t>接口，</w:t>
      </w:r>
      <w:r>
        <w:rPr>
          <w:rFonts w:hint="eastAsia"/>
        </w:rPr>
        <w:t>可以</w:t>
      </w:r>
      <w:r>
        <w:t>方便的对加密文件进行处理。</w:t>
      </w:r>
    </w:p>
    <w:p w14:paraId="1DE80293" w14:textId="77777777" w:rsidR="00CC6154" w:rsidRDefault="00CC6154" w:rsidP="00447806">
      <w:pPr>
        <w:numPr>
          <w:ilvl w:val="0"/>
          <w:numId w:val="9"/>
        </w:numPr>
        <w:spacing w:line="400" w:lineRule="exact"/>
      </w:pPr>
      <w:r>
        <w:rPr>
          <w:rFonts w:hint="eastAsia"/>
        </w:rPr>
        <w:t>交互式数据支持</w:t>
      </w:r>
      <w:r>
        <w:t>：</w:t>
      </w:r>
      <w:r>
        <w:rPr>
          <w:rFonts w:hint="eastAsia"/>
        </w:rPr>
        <w:t>PDFBox</w:t>
      </w:r>
      <w:r>
        <w:t>支持从</w:t>
      </w:r>
      <w:r>
        <w:t>PDF</w:t>
      </w:r>
      <w:r>
        <w:t>表单中导入和导出数据</w:t>
      </w:r>
      <w:r>
        <w:rPr>
          <w:rFonts w:hint="eastAsia"/>
        </w:rPr>
        <w:t>。</w:t>
      </w:r>
    </w:p>
    <w:p w14:paraId="68B78429" w14:textId="77777777" w:rsidR="00CC6154" w:rsidRDefault="00CC6154" w:rsidP="00447806">
      <w:pPr>
        <w:numPr>
          <w:ilvl w:val="0"/>
          <w:numId w:val="9"/>
        </w:numPr>
        <w:spacing w:line="400" w:lineRule="exact"/>
      </w:pPr>
      <w:r>
        <w:rPr>
          <w:rFonts w:hint="eastAsia"/>
        </w:rPr>
        <w:lastRenderedPageBreak/>
        <w:t>PDF</w:t>
      </w:r>
      <w:r>
        <w:rPr>
          <w:rFonts w:hint="eastAsia"/>
        </w:rPr>
        <w:t>文档的修改：</w:t>
      </w:r>
      <w:r>
        <w:t>PDFBox</w:t>
      </w:r>
      <w:r>
        <w:t>支持</w:t>
      </w:r>
      <w:r>
        <w:rPr>
          <w:rFonts w:hint="eastAsia"/>
        </w:rPr>
        <w:t>PDF</w:t>
      </w:r>
      <w:r>
        <w:t>文档的生成，覆盖，修改等操作。同时</w:t>
      </w:r>
      <w:r>
        <w:rPr>
          <w:rFonts w:hint="eastAsia"/>
        </w:rPr>
        <w:t>支持</w:t>
      </w:r>
      <w:r>
        <w:t>将多个</w:t>
      </w:r>
      <w:r>
        <w:t>PDF</w:t>
      </w:r>
      <w:r>
        <w:t>合并</w:t>
      </w:r>
      <w:r>
        <w:rPr>
          <w:rFonts w:hint="eastAsia"/>
        </w:rPr>
        <w:t>以及</w:t>
      </w:r>
      <w:r>
        <w:t>单个</w:t>
      </w:r>
      <w:r>
        <w:t>PDF</w:t>
      </w:r>
      <w:r>
        <w:t>的拆分。</w:t>
      </w:r>
    </w:p>
    <w:p w14:paraId="63561307" w14:textId="77777777" w:rsidR="00141440" w:rsidRDefault="00CC6154" w:rsidP="00447806">
      <w:pPr>
        <w:spacing w:line="400" w:lineRule="exact"/>
        <w:ind w:firstLine="420"/>
      </w:pPr>
      <w:r>
        <w:rPr>
          <w:rFonts w:hint="eastAsia"/>
        </w:rPr>
        <w:t>通过上面</w:t>
      </w:r>
      <w:r>
        <w:t>的特点可以看出</w:t>
      </w:r>
      <w:r>
        <w:rPr>
          <w:rFonts w:hint="eastAsia"/>
        </w:rPr>
        <w:t>PDFBox</w:t>
      </w:r>
      <w:r>
        <w:t>对</w:t>
      </w:r>
      <w:r>
        <w:t>PDF</w:t>
      </w:r>
      <w:r>
        <w:t>的</w:t>
      </w:r>
      <w:r>
        <w:rPr>
          <w:rFonts w:hint="eastAsia"/>
        </w:rPr>
        <w:t>常用</w:t>
      </w:r>
      <w:r>
        <w:t>功能都做了很好的支持。尤其</w:t>
      </w:r>
      <w:r>
        <w:rPr>
          <w:rFonts w:hint="eastAsia"/>
        </w:rPr>
        <w:t>是</w:t>
      </w:r>
      <w:r>
        <w:t>文本处理方面。</w:t>
      </w:r>
      <w:r>
        <w:rPr>
          <w:rFonts w:hint="eastAsia"/>
        </w:rPr>
        <w:t>P</w:t>
      </w:r>
      <w:r>
        <w:t>DFBox</w:t>
      </w:r>
      <w:r>
        <w:t>支持</w:t>
      </w:r>
      <w:r>
        <w:rPr>
          <w:rFonts w:hint="eastAsia"/>
        </w:rPr>
        <w:t>按页</w:t>
      </w:r>
      <w:r>
        <w:t>提取文本信息，</w:t>
      </w:r>
      <w:r>
        <w:rPr>
          <w:rFonts w:hint="eastAsia"/>
        </w:rPr>
        <w:t>同时</w:t>
      </w:r>
      <w:r>
        <w:t>在</w:t>
      </w:r>
      <w:r>
        <w:t>PDFBox</w:t>
      </w:r>
      <w:r>
        <w:rPr>
          <w:rFonts w:hint="eastAsia"/>
        </w:rPr>
        <w:t>的</w:t>
      </w:r>
      <w:r>
        <w:t>底层对每个文字进行了封装。</w:t>
      </w:r>
      <w:r>
        <w:rPr>
          <w:rFonts w:hint="eastAsia"/>
        </w:rPr>
        <w:t>第三方</w:t>
      </w:r>
      <w:r>
        <w:t>应用可以方便的提取每个文字的位置，字体，</w:t>
      </w:r>
      <w:r>
        <w:rPr>
          <w:rFonts w:hint="eastAsia"/>
        </w:rPr>
        <w:t>大小</w:t>
      </w:r>
      <w:r>
        <w:t>，颜色等</w:t>
      </w:r>
      <w:r>
        <w:rPr>
          <w:rFonts w:hint="eastAsia"/>
        </w:rPr>
        <w:t>与</w:t>
      </w:r>
      <w:r>
        <w:t>文字</w:t>
      </w:r>
      <w:r>
        <w:rPr>
          <w:rFonts w:hint="eastAsia"/>
        </w:rPr>
        <w:t>相关</w:t>
      </w:r>
      <w:r>
        <w:t>的信息。而</w:t>
      </w:r>
      <w:r>
        <w:rPr>
          <w:rFonts w:hint="eastAsia"/>
        </w:rPr>
        <w:t>这些文字信息</w:t>
      </w:r>
      <w:r>
        <w:t>也是</w:t>
      </w:r>
      <w:r>
        <w:rPr>
          <w:rFonts w:hint="eastAsia"/>
        </w:rPr>
        <w:t>本</w:t>
      </w:r>
      <w:r>
        <w:t>系统解析表格的前提。</w:t>
      </w:r>
    </w:p>
    <w:p w14:paraId="7824D03A" w14:textId="77777777" w:rsidR="00CC6154" w:rsidRDefault="00CC6154" w:rsidP="00447806">
      <w:pPr>
        <w:spacing w:line="400" w:lineRule="exact"/>
        <w:ind w:firstLine="420"/>
      </w:pPr>
      <w:r>
        <w:rPr>
          <w:rFonts w:hint="eastAsia"/>
        </w:rPr>
        <w:t>虽然</w:t>
      </w:r>
      <w:r>
        <w:rPr>
          <w:rFonts w:hint="eastAsia"/>
        </w:rPr>
        <w:t>PDFBox</w:t>
      </w:r>
      <w:r>
        <w:t>对文字信息做了较好的支持，但</w:t>
      </w:r>
      <w:r>
        <w:rPr>
          <w:rFonts w:hint="eastAsia"/>
        </w:rPr>
        <w:t>是</w:t>
      </w:r>
      <w:r>
        <w:t>缺乏</w:t>
      </w:r>
      <w:r>
        <w:rPr>
          <w:rFonts w:hint="eastAsia"/>
        </w:rPr>
        <w:t>对于</w:t>
      </w:r>
      <w:r>
        <w:t>线条</w:t>
      </w:r>
      <w:r>
        <w:rPr>
          <w:rFonts w:hint="eastAsia"/>
        </w:rPr>
        <w:t>信息</w:t>
      </w:r>
      <w:r>
        <w:t>的识别和封装。</w:t>
      </w:r>
      <w:r>
        <w:rPr>
          <w:rFonts w:hint="eastAsia"/>
        </w:rPr>
        <w:t>而</w:t>
      </w:r>
      <w:r>
        <w:t>线条作为表格的重要组成部分是不可或缺的</w:t>
      </w:r>
      <w:r>
        <w:rPr>
          <w:rFonts w:hint="eastAsia"/>
        </w:rPr>
        <w:t>。</w:t>
      </w:r>
      <w:r>
        <w:t>因此</w:t>
      </w:r>
      <w:r>
        <w:rPr>
          <w:rFonts w:hint="eastAsia"/>
        </w:rPr>
        <w:t>本系统对</w:t>
      </w:r>
      <w:r>
        <w:t>PDFBox</w:t>
      </w:r>
      <w:r>
        <w:t>源码做了必要的修改和补充，使其具有识别和提取表格线条的能力。这部分</w:t>
      </w:r>
      <w:r>
        <w:rPr>
          <w:rFonts w:hint="eastAsia"/>
        </w:rPr>
        <w:t>的</w:t>
      </w:r>
      <w:r>
        <w:t>内容会在</w:t>
      </w:r>
      <w:r>
        <w:rPr>
          <w:rFonts w:hint="eastAsia"/>
        </w:rPr>
        <w:t>第三章</w:t>
      </w:r>
      <w:r>
        <w:t>进行</w:t>
      </w:r>
      <w:r>
        <w:rPr>
          <w:rFonts w:hint="eastAsia"/>
        </w:rPr>
        <w:t>详细</w:t>
      </w:r>
      <w:r>
        <w:t>的介绍</w:t>
      </w:r>
      <w:r>
        <w:rPr>
          <w:rFonts w:hint="eastAsia"/>
        </w:rPr>
        <w:t>。</w:t>
      </w:r>
      <w:r w:rsidR="00141440">
        <w:rPr>
          <w:rFonts w:hint="eastAsia"/>
        </w:rPr>
        <w:t>下面</w:t>
      </w:r>
      <w:r w:rsidR="00141440">
        <w:t>将从</w:t>
      </w:r>
      <w:r w:rsidR="00141440">
        <w:rPr>
          <w:rFonts w:hint="eastAsia"/>
        </w:rPr>
        <w:t>组织</w:t>
      </w:r>
      <w:r w:rsidR="00141440">
        <w:t>结构</w:t>
      </w:r>
      <w:r w:rsidR="00141440">
        <w:rPr>
          <w:rFonts w:hint="eastAsia"/>
        </w:rPr>
        <w:t>的</w:t>
      </w:r>
      <w:r w:rsidR="00141440">
        <w:t>角度分析</w:t>
      </w:r>
      <w:r w:rsidR="00141440">
        <w:t>PDFBox</w:t>
      </w:r>
      <w:r w:rsidR="00141440">
        <w:rPr>
          <w:rFonts w:hint="eastAsia"/>
        </w:rPr>
        <w:t>的</w:t>
      </w:r>
      <w:r w:rsidR="00141440">
        <w:t>架构，为</w:t>
      </w:r>
      <w:r w:rsidR="00141440">
        <w:rPr>
          <w:rFonts w:hint="eastAsia"/>
        </w:rPr>
        <w:t>进一步</w:t>
      </w:r>
      <w:r w:rsidR="00141440">
        <w:t>阐述</w:t>
      </w:r>
      <w:r w:rsidR="00141440">
        <w:rPr>
          <w:rFonts w:hint="eastAsia"/>
        </w:rPr>
        <w:t>提取</w:t>
      </w:r>
      <w:r w:rsidR="00141440">
        <w:t>文字和线条信息</w:t>
      </w:r>
      <w:r w:rsidR="00141440">
        <w:rPr>
          <w:rFonts w:hint="eastAsia"/>
        </w:rPr>
        <w:t>的</w:t>
      </w:r>
      <w:r w:rsidR="00141440">
        <w:t>方法做铺垫。</w:t>
      </w:r>
    </w:p>
    <w:p w14:paraId="3755355C" w14:textId="77777777" w:rsidR="00573419" w:rsidRDefault="00573419" w:rsidP="00573419">
      <w:pPr>
        <w:pStyle w:val="3"/>
      </w:pPr>
      <w:bookmarkStart w:id="117" w:name="_Toc406841154"/>
      <w:r>
        <w:rPr>
          <w:rFonts w:hint="eastAsia"/>
        </w:rPr>
        <w:t>PDFBox组织结构</w:t>
      </w:r>
      <w:bookmarkEnd w:id="117"/>
    </w:p>
    <w:p w14:paraId="5AECE0AA" w14:textId="77777777" w:rsidR="00941398" w:rsidRDefault="00141440" w:rsidP="00447806">
      <w:pPr>
        <w:spacing w:line="400" w:lineRule="exact"/>
        <w:ind w:firstLine="420"/>
      </w:pPr>
      <w:r>
        <w:rPr>
          <w:rFonts w:hint="eastAsia"/>
        </w:rPr>
        <w:t>PDFBox</w:t>
      </w:r>
      <w:r>
        <w:t>设计</w:t>
      </w:r>
      <w:r>
        <w:rPr>
          <w:rFonts w:hint="eastAsia"/>
        </w:rPr>
        <w:t>时采用</w:t>
      </w:r>
      <w:r>
        <w:t>了面向对象的方式来描述</w:t>
      </w:r>
      <w:r>
        <w:t>PDF</w:t>
      </w:r>
      <w:r>
        <w:t>文档。</w:t>
      </w:r>
      <w:r w:rsidR="00941398">
        <w:rPr>
          <w:rFonts w:hint="eastAsia"/>
        </w:rPr>
        <w:t>从</w:t>
      </w:r>
      <w:r w:rsidR="00941398">
        <w:t>组织结构上可以将其分层三层如下图所示</w:t>
      </w:r>
      <w:r w:rsidR="00941398">
        <w:rPr>
          <w:rFonts w:hint="eastAsia"/>
        </w:rPr>
        <w:t>。</w:t>
      </w:r>
    </w:p>
    <w:p w14:paraId="4C73B638" w14:textId="77777777" w:rsidR="00941398" w:rsidRDefault="006D5521" w:rsidP="007C4E7C">
      <w:pPr>
        <w:jc w:val="center"/>
      </w:pPr>
      <w:r>
        <w:object w:dxaOrig="9361" w:dyaOrig="8550" w14:anchorId="250CAEAE">
          <v:shape id="_x0000_i1028" type="#_x0000_t75" style="width:358.8pt;height:327.6pt" o:ole="">
            <v:imagedata r:id="rId25" o:title=""/>
          </v:shape>
          <o:OLEObject Type="Embed" ProgID="Visio.Drawing.15" ShapeID="_x0000_i1028" DrawAspect="Content" ObjectID="_1571596703" r:id="rId26"/>
        </w:object>
      </w:r>
    </w:p>
    <w:p w14:paraId="0E2261BB" w14:textId="77777777" w:rsidR="006D5521" w:rsidRPr="00540ED3" w:rsidRDefault="006D5521" w:rsidP="00540ED3">
      <w:pPr>
        <w:pStyle w:val="07415"/>
        <w:ind w:firstLine="0"/>
        <w:jc w:val="center"/>
        <w:rPr>
          <w:rFonts w:ascii="楷体_GB2312" w:eastAsia="楷体_GB2312" w:cs="Times New Roman"/>
          <w:sz w:val="21"/>
          <w:szCs w:val="21"/>
        </w:rPr>
      </w:pPr>
      <w:r w:rsidRPr="00540ED3">
        <w:rPr>
          <w:rFonts w:ascii="楷体_GB2312" w:eastAsia="楷体_GB2312" w:cs="Times New Roman" w:hint="eastAsia"/>
          <w:sz w:val="21"/>
          <w:szCs w:val="21"/>
        </w:rPr>
        <w:t xml:space="preserve">图2-4 </w:t>
      </w:r>
      <w:r w:rsidRPr="00540ED3">
        <w:rPr>
          <w:rFonts w:ascii="楷体_GB2312" w:eastAsia="楷体_GB2312" w:cs="Times New Roman"/>
          <w:sz w:val="21"/>
          <w:szCs w:val="21"/>
        </w:rPr>
        <w:t>PDFBox</w:t>
      </w:r>
      <w:r w:rsidRPr="00540ED3">
        <w:rPr>
          <w:rFonts w:ascii="楷体_GB2312" w:eastAsia="楷体_GB2312" w:cs="Times New Roman" w:hint="eastAsia"/>
          <w:sz w:val="21"/>
          <w:szCs w:val="21"/>
        </w:rPr>
        <w:t>组结构</w:t>
      </w:r>
      <w:r w:rsidRPr="00540ED3">
        <w:rPr>
          <w:rFonts w:ascii="楷体_GB2312" w:eastAsia="楷体_GB2312" w:cs="Times New Roman"/>
          <w:sz w:val="21"/>
          <w:szCs w:val="21"/>
        </w:rPr>
        <w:t>图</w:t>
      </w:r>
    </w:p>
    <w:p w14:paraId="580BFF2D" w14:textId="77777777" w:rsidR="006D5521" w:rsidRDefault="006D5521" w:rsidP="00447806">
      <w:pPr>
        <w:numPr>
          <w:ilvl w:val="0"/>
          <w:numId w:val="10"/>
        </w:numPr>
        <w:spacing w:line="400" w:lineRule="exact"/>
      </w:pPr>
      <w:r>
        <w:rPr>
          <w:rFonts w:hint="eastAsia"/>
        </w:rPr>
        <w:t>应用接口层</w:t>
      </w:r>
      <w:r>
        <w:t>：</w:t>
      </w:r>
      <w:r>
        <w:rPr>
          <w:rFonts w:hint="eastAsia"/>
        </w:rPr>
        <w:t>PDF</w:t>
      </w:r>
      <w:r>
        <w:t>Box</w:t>
      </w:r>
      <w:r>
        <w:t>在最上层</w:t>
      </w:r>
      <w:r>
        <w:rPr>
          <w:rFonts w:hint="eastAsia"/>
        </w:rPr>
        <w:t>提供</w:t>
      </w:r>
      <w:r>
        <w:t>了多样的接口供上层应用使用。</w:t>
      </w:r>
      <w:r>
        <w:rPr>
          <w:rFonts w:hint="eastAsia"/>
        </w:rPr>
        <w:t>常用</w:t>
      </w:r>
      <w:r>
        <w:t>的接口包</w:t>
      </w:r>
      <w:r>
        <w:lastRenderedPageBreak/>
        <w:t>括</w:t>
      </w:r>
      <w:r>
        <w:t>PDF</w:t>
      </w:r>
      <w:r>
        <w:t>的导入导出，</w:t>
      </w:r>
      <w:r>
        <w:rPr>
          <w:rFonts w:hint="eastAsia"/>
        </w:rPr>
        <w:t>PDF</w:t>
      </w:r>
      <w:r>
        <w:t>文本</w:t>
      </w:r>
      <w:r>
        <w:rPr>
          <w:rFonts w:hint="eastAsia"/>
        </w:rPr>
        <w:t>提取</w:t>
      </w:r>
      <w:r>
        <w:t>，</w:t>
      </w:r>
      <w:r>
        <w:t>PDF</w:t>
      </w:r>
      <w:r>
        <w:t>的合并和</w:t>
      </w:r>
      <w:r>
        <w:rPr>
          <w:rFonts w:hint="eastAsia"/>
        </w:rPr>
        <w:t>切割，</w:t>
      </w:r>
      <w:r>
        <w:t>PDF</w:t>
      </w:r>
      <w:r>
        <w:t>加密解密等。</w:t>
      </w:r>
      <w:r>
        <w:rPr>
          <w:rFonts w:hint="eastAsia"/>
        </w:rPr>
        <w:t>用户</w:t>
      </w:r>
      <w:r>
        <w:t>可以方便的调用</w:t>
      </w:r>
      <w:r>
        <w:rPr>
          <w:rFonts w:hint="eastAsia"/>
        </w:rPr>
        <w:t>该</w:t>
      </w:r>
      <w:r>
        <w:t>层接口处理</w:t>
      </w:r>
      <w:r>
        <w:t>PDF</w:t>
      </w:r>
      <w:r>
        <w:t>文档</w:t>
      </w:r>
      <w:r>
        <w:rPr>
          <w:rFonts w:hint="eastAsia"/>
        </w:rPr>
        <w:t>而</w:t>
      </w:r>
      <w:r>
        <w:t>无需对</w:t>
      </w:r>
      <w:r>
        <w:t>PDF</w:t>
      </w:r>
      <w:r>
        <w:t>的结构有深入的了解。</w:t>
      </w:r>
      <w:r w:rsidR="004C7D25">
        <w:rPr>
          <w:rFonts w:hint="eastAsia"/>
        </w:rPr>
        <w:t>本</w:t>
      </w:r>
      <w:r w:rsidR="004C7D25">
        <w:t>课题主要的切入点是</w:t>
      </w:r>
      <w:r w:rsidR="004C7D25">
        <w:t>ExtractText</w:t>
      </w:r>
      <w:r w:rsidR="004C7D25">
        <w:t>接口，该接口</w:t>
      </w:r>
      <w:r w:rsidR="004C7D25">
        <w:rPr>
          <w:rFonts w:hint="eastAsia"/>
        </w:rPr>
        <w:t>提供</w:t>
      </w:r>
      <w:r w:rsidR="004C7D25">
        <w:t>PDF</w:t>
      </w:r>
      <w:r w:rsidR="004C7D25">
        <w:t>文本的提取</w:t>
      </w:r>
      <w:r w:rsidR="004C7D25">
        <w:rPr>
          <w:rFonts w:hint="eastAsia"/>
        </w:rPr>
        <w:t>的</w:t>
      </w:r>
      <w:r w:rsidR="004C7D25">
        <w:t>功能</w:t>
      </w:r>
      <w:r w:rsidR="004C7D25">
        <w:rPr>
          <w:rFonts w:hint="eastAsia"/>
        </w:rPr>
        <w:t>，能够</w:t>
      </w:r>
      <w:r w:rsidR="004C7D25">
        <w:t>接收相应</w:t>
      </w:r>
      <w:r w:rsidR="004C7D25">
        <w:t>Page</w:t>
      </w:r>
      <w:r w:rsidR="004C7D25">
        <w:rPr>
          <w:rFonts w:hint="eastAsia"/>
        </w:rPr>
        <w:t>参数</w:t>
      </w:r>
      <w:r w:rsidR="004C7D25">
        <w:t>完成不同页面文字信息的获取。</w:t>
      </w:r>
    </w:p>
    <w:p w14:paraId="5F493CAF" w14:textId="77777777" w:rsidR="006D5521" w:rsidRDefault="006D5521" w:rsidP="00447806">
      <w:pPr>
        <w:numPr>
          <w:ilvl w:val="0"/>
          <w:numId w:val="10"/>
        </w:numPr>
        <w:spacing w:line="400" w:lineRule="exact"/>
      </w:pPr>
      <w:r>
        <w:rPr>
          <w:rFonts w:hint="eastAsia"/>
        </w:rPr>
        <w:t>PD</w:t>
      </w:r>
      <w:r>
        <w:rPr>
          <w:rFonts w:hint="eastAsia"/>
        </w:rPr>
        <w:t>模型</w:t>
      </w:r>
      <w:r>
        <w:t>（</w:t>
      </w:r>
      <w:r>
        <w:rPr>
          <w:rFonts w:hint="eastAsia"/>
        </w:rPr>
        <w:t>PD</w:t>
      </w:r>
      <w:r>
        <w:t xml:space="preserve"> Model</w:t>
      </w:r>
      <w:r>
        <w:t>）</w:t>
      </w:r>
      <w:r>
        <w:rPr>
          <w:rFonts w:hint="eastAsia"/>
        </w:rPr>
        <w:t>：</w:t>
      </w:r>
      <w:r>
        <w:rPr>
          <w:rFonts w:hint="eastAsia"/>
        </w:rPr>
        <w:t>PD</w:t>
      </w:r>
      <w:r>
        <w:t>模型层是次于接口层的</w:t>
      </w:r>
      <w:r>
        <w:rPr>
          <w:rFonts w:hint="eastAsia"/>
        </w:rPr>
        <w:t>中间</w:t>
      </w:r>
      <w:r>
        <w:t>层。</w:t>
      </w:r>
      <w:r>
        <w:rPr>
          <w:rFonts w:hint="eastAsia"/>
        </w:rPr>
        <w:t>改成</w:t>
      </w:r>
      <w:r>
        <w:t>包含了</w:t>
      </w:r>
      <w:r>
        <w:rPr>
          <w:rFonts w:hint="eastAsia"/>
        </w:rPr>
        <w:t>诸如</w:t>
      </w:r>
      <w:r>
        <w:t>PDPage</w:t>
      </w:r>
      <w:r>
        <w:t>，</w:t>
      </w:r>
      <w:r>
        <w:t>PDFont</w:t>
      </w:r>
      <w:r>
        <w:rPr>
          <w:rFonts w:hint="eastAsia"/>
        </w:rPr>
        <w:t>在</w:t>
      </w:r>
      <w:r>
        <w:t>内的与具体页面</w:t>
      </w:r>
      <w:r>
        <w:rPr>
          <w:rFonts w:hint="eastAsia"/>
        </w:rPr>
        <w:t>或</w:t>
      </w:r>
      <w:r>
        <w:t>资源信息相关的类</w:t>
      </w:r>
      <w:r>
        <w:rPr>
          <w:rFonts w:hint="eastAsia"/>
        </w:rPr>
        <w:t>，</w:t>
      </w:r>
      <w:r>
        <w:t>具有较强的可读性。当</w:t>
      </w:r>
      <w:r>
        <w:rPr>
          <w:rFonts w:hint="eastAsia"/>
        </w:rPr>
        <w:t>顶层</w:t>
      </w:r>
      <w:r>
        <w:t>的接口无法满足</w:t>
      </w:r>
      <w:r>
        <w:rPr>
          <w:rFonts w:hint="eastAsia"/>
        </w:rPr>
        <w:t>用户</w:t>
      </w:r>
      <w:r>
        <w:t>需求是，用户可以直接使用该层的类</w:t>
      </w:r>
      <w:r>
        <w:rPr>
          <w:rFonts w:hint="eastAsia"/>
        </w:rPr>
        <w:t>操纵和</w:t>
      </w:r>
      <w:r>
        <w:t>获取</w:t>
      </w:r>
      <w:r>
        <w:t>PDF</w:t>
      </w:r>
      <w:r>
        <w:t>文档</w:t>
      </w:r>
      <w:r>
        <w:rPr>
          <w:rFonts w:hint="eastAsia"/>
        </w:rPr>
        <w:t>信息</w:t>
      </w:r>
      <w:r>
        <w:t>。</w:t>
      </w:r>
      <w:r>
        <w:rPr>
          <w:rFonts w:hint="eastAsia"/>
        </w:rPr>
        <w:t>该</w:t>
      </w:r>
      <w:r>
        <w:t>层的</w:t>
      </w:r>
      <w:r w:rsidR="00676CA9">
        <w:rPr>
          <w:rFonts w:hint="eastAsia"/>
        </w:rPr>
        <w:t>主要</w:t>
      </w:r>
      <w:r w:rsidR="00676CA9">
        <w:t>类封装在了</w:t>
      </w:r>
      <w:r w:rsidR="00676CA9">
        <w:t>org.apache.pdfbox.pdmodel</w:t>
      </w:r>
      <w:r w:rsidR="00676CA9">
        <w:rPr>
          <w:rFonts w:hint="eastAsia"/>
        </w:rPr>
        <w:t>包</w:t>
      </w:r>
      <w:r w:rsidR="00676CA9">
        <w:t>中。这些类</w:t>
      </w:r>
      <w:r w:rsidR="00676CA9">
        <w:rPr>
          <w:rFonts w:hint="eastAsia"/>
        </w:rPr>
        <w:t>对</w:t>
      </w:r>
      <w:r w:rsidR="00676CA9">
        <w:t>COS</w:t>
      </w:r>
      <w:r w:rsidR="00676CA9">
        <w:t>层的</w:t>
      </w:r>
      <w:r w:rsidR="00676CA9">
        <w:rPr>
          <w:rFonts w:hint="eastAsia"/>
        </w:rPr>
        <w:t>基础类进行</w:t>
      </w:r>
      <w:r w:rsidR="00676CA9">
        <w:t>了进一步封装</w:t>
      </w:r>
      <w:r w:rsidR="00676CA9">
        <w:rPr>
          <w:rFonts w:hint="eastAsia"/>
        </w:rPr>
        <w:t>，</w:t>
      </w:r>
      <w:r w:rsidR="00676CA9">
        <w:t>完成了</w:t>
      </w:r>
      <w:r w:rsidR="00676CA9">
        <w:rPr>
          <w:rFonts w:hint="eastAsia"/>
        </w:rPr>
        <w:t>相对</w:t>
      </w:r>
      <w:r w:rsidR="00676CA9">
        <w:t>独立的功能。</w:t>
      </w:r>
    </w:p>
    <w:p w14:paraId="17A9EF87" w14:textId="77777777" w:rsidR="006D5521" w:rsidRDefault="006D5521" w:rsidP="00447806">
      <w:pPr>
        <w:numPr>
          <w:ilvl w:val="0"/>
          <w:numId w:val="10"/>
        </w:numPr>
        <w:spacing w:line="400" w:lineRule="exact"/>
      </w:pPr>
      <w:r>
        <w:t>COS</w:t>
      </w:r>
      <w:r>
        <w:t>模型（</w:t>
      </w:r>
      <w:r>
        <w:rPr>
          <w:rFonts w:hint="eastAsia"/>
        </w:rPr>
        <w:t>COS</w:t>
      </w:r>
      <w:r>
        <w:t xml:space="preserve"> Model</w:t>
      </w:r>
      <w:r>
        <w:t>）</w:t>
      </w:r>
      <w:r>
        <w:rPr>
          <w:rFonts w:hint="eastAsia"/>
        </w:rPr>
        <w:t>：</w:t>
      </w:r>
      <w:r>
        <w:rPr>
          <w:rFonts w:hint="eastAsia"/>
        </w:rPr>
        <w:t>COS</w:t>
      </w:r>
      <w:r>
        <w:t>模型层是</w:t>
      </w:r>
      <w:r>
        <w:t>PDFBox</w:t>
      </w:r>
      <w:r>
        <w:t>的底层。</w:t>
      </w:r>
      <w:r>
        <w:rPr>
          <w:rFonts w:hint="eastAsia"/>
        </w:rPr>
        <w:t>前面</w:t>
      </w:r>
      <w:r>
        <w:t>已将介绍过</w:t>
      </w:r>
      <w:r>
        <w:t>PDF</w:t>
      </w:r>
      <w:r>
        <w:t>文档是一系列</w:t>
      </w:r>
      <w:r>
        <w:rPr>
          <w:rFonts w:hint="eastAsia"/>
        </w:rPr>
        <w:t>基本</w:t>
      </w:r>
      <w:r>
        <w:t>对象的集合。包括了</w:t>
      </w:r>
      <w:r>
        <w:rPr>
          <w:rFonts w:hint="eastAsia"/>
        </w:rPr>
        <w:t>数组</w:t>
      </w:r>
      <w:r>
        <w:t>，布尔型，</w:t>
      </w:r>
      <w:r>
        <w:rPr>
          <w:rFonts w:hint="eastAsia"/>
        </w:rPr>
        <w:t>数组</w:t>
      </w:r>
      <w:r>
        <w:t>型，字符串型，流类型和字典型。</w:t>
      </w:r>
      <w:r>
        <w:rPr>
          <w:rFonts w:hint="eastAsia"/>
        </w:rPr>
        <w:t>这些</w:t>
      </w:r>
      <w:r>
        <w:t>类在</w:t>
      </w:r>
      <w:r>
        <w:rPr>
          <w:rFonts w:hint="eastAsia"/>
        </w:rPr>
        <w:t>PDFBox</w:t>
      </w:r>
      <w:r>
        <w:rPr>
          <w:rFonts w:hint="eastAsia"/>
        </w:rPr>
        <w:t>的</w:t>
      </w:r>
      <w:r>
        <w:t>COS Model</w:t>
      </w:r>
      <w:r>
        <w:t>中</w:t>
      </w:r>
      <w:r>
        <w:rPr>
          <w:rFonts w:hint="eastAsia"/>
        </w:rPr>
        <w:t>都</w:t>
      </w:r>
      <w:r>
        <w:t>进行了</w:t>
      </w:r>
      <w:r>
        <w:rPr>
          <w:rFonts w:hint="eastAsia"/>
        </w:rPr>
        <w:t>定义</w:t>
      </w:r>
      <w:r>
        <w:t>。</w:t>
      </w:r>
      <w:r>
        <w:rPr>
          <w:rFonts w:hint="eastAsia"/>
        </w:rPr>
        <w:t>这些</w:t>
      </w:r>
      <w:r>
        <w:t>类都封装在了</w:t>
      </w:r>
      <w:r>
        <w:rPr>
          <w:rFonts w:hint="eastAsia"/>
        </w:rPr>
        <w:t>org</w:t>
      </w:r>
      <w:r>
        <w:t>.pdfbox.cos</w:t>
      </w:r>
      <w:r>
        <w:rPr>
          <w:rFonts w:hint="eastAsia"/>
        </w:rPr>
        <w:t>包</w:t>
      </w:r>
      <w:r>
        <w:t>中</w:t>
      </w:r>
      <w:r>
        <w:rPr>
          <w:rFonts w:hint="eastAsia"/>
        </w:rPr>
        <w:t>。</w:t>
      </w:r>
      <w:r>
        <w:t>本</w:t>
      </w:r>
      <w:r>
        <w:rPr>
          <w:rFonts w:hint="eastAsia"/>
        </w:rPr>
        <w:t>系统</w:t>
      </w:r>
      <w:r>
        <w:t>由于要提取</w:t>
      </w:r>
      <w:r>
        <w:t>PDF</w:t>
      </w:r>
      <w:r>
        <w:t>文档中的线条信息，因此对该层的</w:t>
      </w:r>
      <w:r>
        <w:rPr>
          <w:rFonts w:hint="eastAsia"/>
        </w:rPr>
        <w:t>部分</w:t>
      </w:r>
      <w:r>
        <w:t>类进行了修改。</w:t>
      </w:r>
    </w:p>
    <w:p w14:paraId="6D56BB5F" w14:textId="77777777" w:rsidR="00173303" w:rsidRDefault="00173303">
      <w:pPr>
        <w:pStyle w:val="2"/>
      </w:pPr>
      <w:bookmarkStart w:id="118" w:name="_Toc406841155"/>
      <w:r>
        <w:rPr>
          <w:rFonts w:hint="eastAsia"/>
        </w:rPr>
        <w:t>本章小结</w:t>
      </w:r>
      <w:bookmarkEnd w:id="118"/>
    </w:p>
    <w:p w14:paraId="335F2798" w14:textId="54CC2DAA" w:rsidR="00173303" w:rsidRDefault="00E17FA8">
      <w:pPr>
        <w:pStyle w:val="a0"/>
        <w:spacing w:line="400" w:lineRule="exact"/>
        <w:rPr>
          <w:szCs w:val="22"/>
        </w:rPr>
        <w:sectPr w:rsidR="00173303">
          <w:headerReference w:type="default" r:id="rId27"/>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119" w:name="_Toc342678835"/>
      <w:r>
        <w:rPr>
          <w:rFonts w:hint="eastAsia"/>
        </w:rPr>
        <w:lastRenderedPageBreak/>
        <w:t xml:space="preserve"> </w:t>
      </w:r>
      <w:bookmarkStart w:id="120"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20"/>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121" w:name="_Toc406841157"/>
      <w:r>
        <w:rPr>
          <w:rFonts w:hint="eastAsia"/>
        </w:rPr>
        <w:t>通用的</w:t>
      </w:r>
      <w:r>
        <w:t>表格识别方法介绍</w:t>
      </w:r>
      <w:bookmarkEnd w:id="121"/>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 id="_x0000_i1029" type="#_x0000_t75" style="width:362.4pt;height:219.6pt" o:ole="">
            <v:imagedata r:id="rId28" o:title=""/>
          </v:shape>
          <o:OLEObject Type="Embed" ProgID="Visio.Drawing.15" ShapeID="_x0000_i1029" DrawAspect="Content" ObjectID="_1571596704" r:id="rId29"/>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122"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122"/>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123"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123"/>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30" type="#_x0000_t75" style="width:438.6pt;height:150.6pt" o:ole="">
            <v:imagedata r:id="rId30" o:title=""/>
          </v:shape>
          <o:OLEObject Type="Embed" ProgID="Visio.Drawing.15" ShapeID="_x0000_i1030" DrawAspect="Content" ObjectID="_1571596705" r:id="rId31"/>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124" w:name="_Toc406841160"/>
      <w:r>
        <w:rPr>
          <w:rFonts w:hint="eastAsia"/>
        </w:rPr>
        <w:t>基于</w:t>
      </w:r>
      <w:r>
        <w:t>图像</w:t>
      </w:r>
      <w:r w:rsidR="00394E01">
        <w:rPr>
          <w:rFonts w:hint="eastAsia"/>
        </w:rPr>
        <w:t>的</w:t>
      </w:r>
      <w:r>
        <w:t>表格</w:t>
      </w:r>
      <w:r w:rsidR="00297DD3">
        <w:rPr>
          <w:rFonts w:hint="eastAsia"/>
        </w:rPr>
        <w:t>特征</w:t>
      </w:r>
      <w:r w:rsidR="00297DD3">
        <w:t>提取</w:t>
      </w:r>
      <w:bookmarkEnd w:id="124"/>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806F8E"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125" w:name="_Toc406841161"/>
      <w:r>
        <w:rPr>
          <w:rFonts w:hint="eastAsia"/>
        </w:rPr>
        <w:t>基于P</w:t>
      </w:r>
      <w:r>
        <w:t>DF</w:t>
      </w:r>
      <w:r w:rsidR="00394E01">
        <w:rPr>
          <w:rFonts w:hint="eastAsia"/>
        </w:rPr>
        <w:t>的</w:t>
      </w:r>
      <w:r>
        <w:t>表格</w:t>
      </w:r>
      <w:r w:rsidR="00297DD3">
        <w:rPr>
          <w:rFonts w:hint="eastAsia"/>
        </w:rPr>
        <w:t>特征</w:t>
      </w:r>
      <w:r w:rsidR="00297DD3">
        <w:t>提取</w:t>
      </w:r>
      <w:bookmarkEnd w:id="125"/>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126" w:name="_Toc406841162"/>
      <w:r>
        <w:rPr>
          <w:rFonts w:hint="eastAsia"/>
        </w:rPr>
        <w:t>表格数据抽取</w:t>
      </w:r>
      <w:r w:rsidR="00494E97">
        <w:t>的</w:t>
      </w:r>
      <w:r w:rsidR="00300619">
        <w:rPr>
          <w:rFonts w:hint="eastAsia"/>
        </w:rPr>
        <w:t>难点</w:t>
      </w:r>
      <w:r>
        <w:rPr>
          <w:rFonts w:hint="eastAsia"/>
        </w:rPr>
        <w:t>分析</w:t>
      </w:r>
      <w:bookmarkEnd w:id="126"/>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127" w:name="_Toc406841163"/>
      <w:r>
        <w:rPr>
          <w:rFonts w:hint="eastAsia"/>
        </w:rPr>
        <w:lastRenderedPageBreak/>
        <w:t>表格结构</w:t>
      </w:r>
      <w:r>
        <w:t>识别</w:t>
      </w:r>
      <w:bookmarkEnd w:id="127"/>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31" type="#_x0000_t75" style="width:319.2pt;height:194.4pt" o:ole="">
            <v:imagedata r:id="rId32" o:title=""/>
          </v:shape>
          <o:OLEObject Type="Embed" ProgID="Visio.Drawing.15" ShapeID="_x0000_i1031" DrawAspect="Content" ObjectID="_1571596706" r:id="rId33"/>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32" type="#_x0000_t75" style="width:385.8pt;height:158.4pt" o:ole="">
            <v:imagedata r:id="rId34" o:title=""/>
          </v:shape>
          <o:OLEObject Type="Embed" ProgID="Visio.Drawing.15" ShapeID="_x0000_i1032" DrawAspect="Content" ObjectID="_1571596707" r:id="rId35"/>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128" w:name="_Toc406841164"/>
      <w:r>
        <w:rPr>
          <w:rFonts w:hint="eastAsia"/>
        </w:rPr>
        <w:t>复杂表头</w:t>
      </w:r>
      <w:r>
        <w:t>的处理</w:t>
      </w:r>
      <w:bookmarkEnd w:id="128"/>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33" type="#_x0000_t75" style="width:271.8pt;height:103.2pt" o:ole="">
            <v:imagedata r:id="rId36" o:title=""/>
          </v:shape>
          <o:OLEObject Type="Embed" ProgID="Visio.Drawing.15" ShapeID="_x0000_i1033" DrawAspect="Content" ObjectID="_1571596708" r:id="rId37"/>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4" type="#_x0000_t75" style="width:287.4pt;height:91.2pt" o:ole="">
            <v:imagedata r:id="rId38" o:title=""/>
          </v:shape>
          <o:OLEObject Type="Embed" ProgID="Visio.Drawing.15" ShapeID="_x0000_i1034" DrawAspect="Content" ObjectID="_1571596709" r:id="rId39"/>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5" type="#_x0000_t75" style="width:116.4pt;height:172.8pt" o:ole="">
            <v:imagedata r:id="rId40" o:title=""/>
          </v:shape>
          <o:OLEObject Type="Embed" ProgID="Visio.Drawing.15" ShapeID="_x0000_i1035" DrawAspect="Content" ObjectID="_1571596710" r:id="rId41"/>
        </w:object>
      </w:r>
      <w:r>
        <w:t xml:space="preserve">   </w:t>
      </w:r>
      <w:r>
        <w:object w:dxaOrig="4815" w:dyaOrig="3450" w14:anchorId="14AEF188">
          <v:shape id="_x0000_i1036" type="#_x0000_t75" style="width:241.2pt;height:172.8pt" o:ole="">
            <v:imagedata r:id="rId42" o:title=""/>
          </v:shape>
          <o:OLEObject Type="Embed" ProgID="Visio.Drawing.15" ShapeID="_x0000_i1036" DrawAspect="Content" ObjectID="_1571596711" r:id="rId43"/>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129" w:name="_Toc406841165"/>
      <w:r>
        <w:rPr>
          <w:rFonts w:hint="eastAsia"/>
        </w:rPr>
        <w:t>无框线</w:t>
      </w:r>
      <w:r>
        <w:t>表格的还原</w:t>
      </w:r>
      <w:bookmarkEnd w:id="129"/>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8B91B6"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38A729"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7" type="#_x0000_t75" style="width:202.2pt;height:147.6pt" o:ole="">
            <v:imagedata r:id="rId45" o:title=""/>
          </v:shape>
          <o:OLEObject Type="Embed" ProgID="Visio.Drawing.15" ShapeID="_x0000_i1037" DrawAspect="Content" ObjectID="_1571596712" r:id="rId46"/>
        </w:object>
      </w:r>
      <w:r w:rsidR="00802E11">
        <w:object w:dxaOrig="3675" w:dyaOrig="3211" w14:anchorId="50BFE091">
          <v:shape id="_x0000_i1038" type="#_x0000_t75" style="width:183.6pt;height:160.2pt" o:ole="">
            <v:imagedata r:id="rId47" o:title=""/>
          </v:shape>
          <o:OLEObject Type="Embed" ProgID="Visio.Drawing.15" ShapeID="_x0000_i1038" DrawAspect="Content" ObjectID="_1571596713" r:id="rId48"/>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130" w:name="_Toc406841166"/>
      <w:r>
        <w:rPr>
          <w:rFonts w:hint="eastAsia"/>
        </w:rPr>
        <w:t>本章小结</w:t>
      </w:r>
      <w:bookmarkEnd w:id="130"/>
    </w:p>
    <w:p w14:paraId="61164693" w14:textId="7067A9EC" w:rsidR="00173303" w:rsidRDefault="00173303" w:rsidP="00534EB8">
      <w:pPr>
        <w:pStyle w:val="07415"/>
        <w:ind w:firstLineChars="200" w:firstLine="480"/>
        <w:sectPr w:rsidR="00173303">
          <w:headerReference w:type="default" r:id="rId49"/>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131"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131"/>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132" w:name="_Toc406841168"/>
      <w:r>
        <w:rPr>
          <w:rFonts w:hint="eastAsia"/>
        </w:rPr>
        <w:t>基于</w:t>
      </w:r>
      <w:r>
        <w:t>PDFBox</w:t>
      </w:r>
      <w:r>
        <w:t>的</w:t>
      </w:r>
      <w:r>
        <w:rPr>
          <w:rFonts w:hint="eastAsia"/>
        </w:rPr>
        <w:t>表格特征</w:t>
      </w:r>
      <w:r>
        <w:t>提取</w:t>
      </w:r>
      <w:bookmarkEnd w:id="132"/>
    </w:p>
    <w:p w14:paraId="06CCF56B" w14:textId="231437FA" w:rsidR="00D06A8C" w:rsidRDefault="00D06A8C" w:rsidP="00D06A8C">
      <w:pPr>
        <w:pStyle w:val="3"/>
      </w:pPr>
      <w:bookmarkStart w:id="133"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133"/>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757932"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10B8A3"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" filled="f" fillcolor="#bbd5f0" strokecolor="#00b050" strokeweight="1.25pt">
                <v:fill color2="#9cbee0" focus="100%" type="gradient">
                  <o:fill v:ext="view" type="gradientUnscaled"/>
                </v:fill>
              </v:rec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F44B6"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" filled="f" fillcolor="#bbd5f0" strokecolor="red" strokeweight="1.25pt">
                <v:fill color2="#9cbee0" focus="100%" type="gradient">
                  <o:fill v:ext="view" type="gradientUnscaled"/>
                </v:fill>
              </v:rect>
            </w:pict>
          </mc:Fallback>
        </mc:AlternateContent>
      </w:r>
      <w:r w:rsidR="00D06A8C">
        <w:object w:dxaOrig="5610" w:dyaOrig="6451" w14:anchorId="69302A42">
          <v:shape id="_x0000_i1039" type="#_x0000_t75" style="width:215.4pt;height:292.8pt" o:ole="">
            <v:imagedata r:id="rId50" o:title=""/>
          </v:shape>
          <o:OLEObject Type="Embed" ProgID="Visio.Drawing.15" ShapeID="_x0000_i1039" DrawAspect="Content" ObjectID="_1571596714" r:id="rId51"/>
        </w:object>
      </w:r>
      <w:r w:rsidR="00D06A8C">
        <w:t xml:space="preserve"> </w:t>
      </w:r>
      <w:r w:rsidR="00D06A8C">
        <w:object w:dxaOrig="5445" w:dyaOrig="6451" w14:anchorId="77D20908">
          <v:shape id="_x0000_i1040" type="#_x0000_t75" style="width:213pt;height:292.8pt" o:ole="">
            <v:imagedata r:id="rId52" o:title=""/>
          </v:shape>
          <o:OLEObject Type="Embed" ProgID="Visio.Drawing.15" ShapeID="_x0000_i1040" DrawAspect="Content" ObjectID="_1571596715" r:id="rId53"/>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134" w:name="_Toc406841170"/>
      <w:r>
        <w:rPr>
          <w:rFonts w:hint="eastAsia"/>
        </w:rPr>
        <w:t>PDFBox</w:t>
      </w:r>
      <w:r w:rsidR="000B6CC3">
        <w:t>中</w:t>
      </w:r>
      <w:r>
        <w:t>文字和线条的</w:t>
      </w:r>
      <w:r>
        <w:rPr>
          <w:rFonts w:hint="eastAsia"/>
        </w:rPr>
        <w:t>处理介绍</w:t>
      </w:r>
      <w:bookmarkEnd w:id="134"/>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A0B82"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8978F1"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04EBB7"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7A65E"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A1183"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ED87B"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256BF"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D5F99"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135" w:name="_Toc406841171"/>
      <w:r>
        <w:rPr>
          <w:rFonts w:hint="eastAsia"/>
        </w:rPr>
        <w:t>基于PDF</w:t>
      </w:r>
      <w:r>
        <w:t>Box的文字信息提取与封装</w:t>
      </w:r>
      <w:bookmarkEnd w:id="135"/>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41" type="#_x0000_t75" style="width:348pt;height:152.4pt" o:ole="">
            <v:imagedata r:id="rId56" o:title=""/>
          </v:shape>
          <o:OLEObject Type="Embed" ProgID="Visio.Drawing.15" ShapeID="_x0000_i1041" DrawAspect="Content" ObjectID="_1571596716" r:id="rId57"/>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136" w:name="_Toc406841172"/>
      <w:r>
        <w:rPr>
          <w:rFonts w:hint="eastAsia"/>
        </w:rPr>
        <w:t>基于</w:t>
      </w:r>
      <w:r>
        <w:t>PDFBox的</w:t>
      </w:r>
      <w:r>
        <w:rPr>
          <w:rFonts w:hint="eastAsia"/>
        </w:rPr>
        <w:t>线条</w:t>
      </w:r>
      <w:r>
        <w:t>信息提取</w:t>
      </w:r>
      <w:r>
        <w:rPr>
          <w:rFonts w:hint="eastAsia"/>
        </w:rPr>
        <w:t>与</w:t>
      </w:r>
      <w:r>
        <w:t>封装</w:t>
      </w:r>
      <w:bookmarkEnd w:id="136"/>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42" type="#_x0000_t75" style="width:354pt;height:4in" o:ole="">
            <v:imagedata r:id="rId58" o:title=""/>
          </v:shape>
          <o:OLEObject Type="Embed" ProgID="Visio.Drawing.15" ShapeID="_x0000_i1042" DrawAspect="Content" ObjectID="_1571596717" r:id="rId59"/>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137" w:name="_Toc406841173"/>
      <w:r>
        <w:rPr>
          <w:rFonts w:hint="eastAsia"/>
        </w:rPr>
        <w:t>表格还原</w:t>
      </w:r>
      <w:bookmarkEnd w:id="137"/>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138"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138"/>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43" type="#_x0000_t75" style="width:264pt;height:325.2pt" o:ole="">
            <v:imagedata r:id="rId60" o:title=""/>
          </v:shape>
          <o:OLEObject Type="Embed" ProgID="Visio.Drawing.15" ShapeID="_x0000_i1043" DrawAspect="Content" ObjectID="_1571596718" r:id="rId61"/>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4" type="#_x0000_t75" style="width:376.2pt;height:355.2pt" o:ole="">
            <v:imagedata r:id="rId62" o:title=""/>
          </v:shape>
          <o:OLEObject Type="Embed" ProgID="Visio.Drawing.15" ShapeID="_x0000_i1044" DrawAspect="Content" ObjectID="_1571596719" r:id="rId63"/>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5" type="#_x0000_t75" style="width:438.6pt;height:156pt" o:ole="">
            <v:imagedata r:id="rId64" o:title=""/>
          </v:shape>
          <o:OLEObject Type="Embed" ProgID="Visio.Drawing.15" ShapeID="_x0000_i1045" DrawAspect="Content" ObjectID="_1571596720" r:id="rId65"/>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139" w:name="_Toc406841175"/>
      <w:r>
        <w:rPr>
          <w:rFonts w:hint="eastAsia"/>
        </w:rPr>
        <w:t>基于</w:t>
      </w:r>
      <w:r>
        <w:t>位置信息</w:t>
      </w:r>
      <w:r>
        <w:rPr>
          <w:rFonts w:hint="eastAsia"/>
        </w:rPr>
        <w:t>填充表格</w:t>
      </w:r>
      <w:r w:rsidR="00467A52" w:rsidRPr="005C028D">
        <w:rPr>
          <w:rFonts w:hint="eastAsia"/>
        </w:rPr>
        <w:t>文字</w:t>
      </w:r>
      <w:bookmarkEnd w:id="139"/>
    </w:p>
    <w:p w14:paraId="0CE5C4BC" w14:textId="77777777" w:rsidR="00DC4475" w:rsidRDefault="00FD5A93" w:rsidP="00FD5A93">
      <w:pPr>
        <w:pStyle w:val="07415"/>
        <w:spacing w:line="240" w:lineRule="auto"/>
        <w:ind w:firstLine="0"/>
        <w:jc w:val="center"/>
      </w:pPr>
      <w:r>
        <w:object w:dxaOrig="5970" w:dyaOrig="4590" w14:anchorId="6BE63861">
          <v:shape id="_x0000_i1046" type="#_x0000_t75" style="width:298.8pt;height:229.8pt" o:ole="">
            <v:imagedata r:id="rId66" o:title=""/>
          </v:shape>
          <o:OLEObject Type="Embed" ProgID="Visio.Drawing.15" ShapeID="_x0000_i1046" DrawAspect="Content" ObjectID="_1571596721" r:id="rId67"/>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7" type="#_x0000_t75" style="width:220.2pt;height:289.2pt" o:ole="">
            <v:imagedata r:id="rId68" o:title=""/>
          </v:shape>
          <o:OLEObject Type="Embed" ProgID="Visio.Drawing.15" ShapeID="_x0000_i1047" DrawAspect="Content" ObjectID="_1571596722" r:id="rId69"/>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140" w:name="_Toc406841176"/>
      <w:r w:rsidRPr="005C028D">
        <w:rPr>
          <w:rFonts w:hint="eastAsia"/>
        </w:rPr>
        <w:t>一表</w:t>
      </w:r>
      <w:r w:rsidRPr="005C028D">
        <w:t>多页的复杂表格</w:t>
      </w:r>
      <w:r w:rsidRPr="005C028D">
        <w:rPr>
          <w:rFonts w:hint="eastAsia"/>
        </w:rPr>
        <w:t>合并</w:t>
      </w:r>
      <w:bookmarkEnd w:id="140"/>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141" w:name="_Toc406841177"/>
      <w:r>
        <w:rPr>
          <w:rFonts w:hint="eastAsia"/>
        </w:rPr>
        <w:lastRenderedPageBreak/>
        <w:t>表格结构</w:t>
      </w:r>
      <w:r>
        <w:t>识别</w:t>
      </w:r>
      <w:bookmarkEnd w:id="141"/>
    </w:p>
    <w:p w14:paraId="162CCF1F" w14:textId="77777777" w:rsidR="00A14694" w:rsidRDefault="00A14694" w:rsidP="00A14694">
      <w:pPr>
        <w:pStyle w:val="3"/>
      </w:pPr>
      <w:bookmarkStart w:id="142" w:name="_Toc406841178"/>
      <w:r>
        <w:rPr>
          <w:rFonts w:hint="eastAsia"/>
        </w:rPr>
        <w:t>复杂表头</w:t>
      </w:r>
      <w:r>
        <w:t>的识别与转换</w:t>
      </w:r>
      <w:bookmarkEnd w:id="142"/>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8" type="#_x0000_t75" style="width:401.4pt;height:184.8pt" o:ole="">
            <v:imagedata r:id="rId70" o:title=""/>
          </v:shape>
          <o:OLEObject Type="Embed" ProgID="Visio.Drawing.15" ShapeID="_x0000_i1048" DrawAspect="Content" ObjectID="_1571596723" r:id="rId71"/>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9" type="#_x0000_t75" style="width:459.6pt;height:423pt" o:ole="">
            <v:imagedata r:id="rId72" o:title=""/>
          </v:shape>
          <o:OLEObject Type="Embed" ProgID="Visio.Drawing.15" ShapeID="_x0000_i1049" DrawAspect="Content" ObjectID="_1571596724" r:id="rId73"/>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143" w:name="_Toc406841179"/>
      <w:r>
        <w:rPr>
          <w:rFonts w:hint="eastAsia"/>
        </w:rPr>
        <w:t>表格</w:t>
      </w:r>
      <w:r>
        <w:t>结构类型</w:t>
      </w:r>
      <w:bookmarkEnd w:id="143"/>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50" type="#_x0000_t75" style="width:439.2pt;height:121.2pt" o:ole="">
            <v:imagedata r:id="rId75" o:title=""/>
          </v:shape>
          <o:OLEObject Type="Embed" ProgID="Visio.Drawing.15" ShapeID="_x0000_i1050" DrawAspect="Content" ObjectID="_1571596725" r:id="rId76"/>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144" w:name="_Toc406841180"/>
      <w:r>
        <w:rPr>
          <w:rFonts w:hint="eastAsia"/>
        </w:rPr>
        <w:t>表格展开</w:t>
      </w:r>
      <w:r>
        <w:t>方向识别</w:t>
      </w:r>
      <w:bookmarkEnd w:id="144"/>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806F8E"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806F8E"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51" type="#_x0000_t75" style="width:438.6pt;height:174.6pt" o:ole="">
            <v:imagedata r:id="rId77" o:title=""/>
          </v:shape>
          <o:OLEObject Type="Embed" ProgID="Visio.Drawing.15" ShapeID="_x0000_i1051" DrawAspect="Content" ObjectID="_1571596726" r:id="rId78"/>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806F8E"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806F8E"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806F8E"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806F8E"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52" type="#_x0000_t75" style="width:270pt;height:276.6pt" o:ole="">
            <v:imagedata r:id="rId79" o:title=""/>
          </v:shape>
          <o:OLEObject Type="Embed" ProgID="Visio.Drawing.15" ShapeID="_x0000_i1052" DrawAspect="Content" ObjectID="_1571596727" r:id="rId80"/>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145" w:name="_Toc406841181"/>
      <w:r>
        <w:rPr>
          <w:rFonts w:hint="eastAsia"/>
        </w:rPr>
        <w:t>本章小结</w:t>
      </w:r>
      <w:bookmarkEnd w:id="145"/>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81"/>
          <w:headerReference w:type="default" r:id="rId82"/>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146"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146"/>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147" w:name="_Toc406841183"/>
      <w:r>
        <w:rPr>
          <w:rFonts w:hint="eastAsia"/>
        </w:rPr>
        <w:t>PDF</w:t>
      </w:r>
      <w:r>
        <w:rPr>
          <w:rFonts w:hint="eastAsia"/>
        </w:rPr>
        <w:t>表格</w:t>
      </w:r>
      <w:r>
        <w:t>数据抽取</w:t>
      </w:r>
      <w:r>
        <w:rPr>
          <w:rFonts w:hint="eastAsia"/>
        </w:rPr>
        <w:t>系统</w:t>
      </w:r>
      <w:r>
        <w:t>的整体</w:t>
      </w:r>
      <w:r>
        <w:rPr>
          <w:rFonts w:hint="eastAsia"/>
        </w:rPr>
        <w:t>设计</w:t>
      </w:r>
      <w:bookmarkEnd w:id="147"/>
    </w:p>
    <w:p w14:paraId="46335E13" w14:textId="6B75A038" w:rsidR="00DD227A" w:rsidRDefault="00DD227A" w:rsidP="00DD227A">
      <w:pPr>
        <w:pStyle w:val="3"/>
      </w:pPr>
      <w:bookmarkStart w:id="148" w:name="_Toc406841184"/>
      <w:r>
        <w:rPr>
          <w:rFonts w:hint="eastAsia"/>
        </w:rPr>
        <w:t>系统整体</w:t>
      </w:r>
      <w:r>
        <w:t>流程设计</w:t>
      </w:r>
      <w:bookmarkEnd w:id="148"/>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53" type="#_x0000_t75" style="width:439.2pt;height:198pt" o:ole="">
            <v:imagedata r:id="rId83" o:title=""/>
          </v:shape>
          <o:OLEObject Type="Embed" ProgID="Visio.Drawing.15" ShapeID="_x0000_i1053" DrawAspect="Content" ObjectID="_1571596728" r:id="rId84"/>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149" w:name="_Toc406841185"/>
      <w:r>
        <w:rPr>
          <w:rFonts w:hint="eastAsia"/>
        </w:rPr>
        <w:lastRenderedPageBreak/>
        <w:t>系统层次描述</w:t>
      </w:r>
      <w:bookmarkEnd w:id="149"/>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4" type="#_x0000_t75" style="width:368.4pt;height:277.2pt" o:ole="">
            <v:imagedata r:id="rId85" o:title=""/>
          </v:shape>
          <o:OLEObject Type="Embed" ProgID="Visio.Drawing.15" ShapeID="_x0000_i1054" DrawAspect="Content" ObjectID="_1571596729" r:id="rId86"/>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150" w:name="_Toc406841186"/>
      <w:r>
        <w:rPr>
          <w:rFonts w:hint="eastAsia"/>
        </w:rPr>
        <w:lastRenderedPageBreak/>
        <w:t>基于</w:t>
      </w:r>
      <w:r>
        <w:rPr>
          <w:rFonts w:hint="eastAsia"/>
        </w:rPr>
        <w:t>PDFBox</w:t>
      </w:r>
      <w:r>
        <w:t>的</w:t>
      </w:r>
      <w:r w:rsidR="00DA0682">
        <w:rPr>
          <w:rFonts w:hint="eastAsia"/>
        </w:rPr>
        <w:t>文档解析层</w:t>
      </w:r>
      <w:bookmarkEnd w:id="150"/>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5" type="#_x0000_t75" style="width:408pt;height:363.6pt" o:ole="">
            <v:imagedata r:id="rId87" o:title=""/>
          </v:shape>
          <o:OLEObject Type="Embed" ProgID="Visio.Drawing.15" ShapeID="_x0000_i1055" DrawAspect="Content" ObjectID="_1571596730" r:id="rId88"/>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151" w:name="_Toc406841187"/>
      <w:r>
        <w:rPr>
          <w:rFonts w:hint="eastAsia"/>
        </w:rPr>
        <w:lastRenderedPageBreak/>
        <w:t>PDF</w:t>
      </w:r>
      <w:r>
        <w:rPr>
          <w:rFonts w:hint="eastAsia"/>
        </w:rPr>
        <w:t>表格</w:t>
      </w:r>
      <w:r>
        <w:t>还原</w:t>
      </w:r>
      <w:r>
        <w:rPr>
          <w:rFonts w:hint="eastAsia"/>
        </w:rPr>
        <w:t>层</w:t>
      </w:r>
      <w:bookmarkEnd w:id="151"/>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6" type="#_x0000_t75" style="width:320.4pt;height:360.6pt" o:ole="">
            <v:imagedata r:id="rId89" o:title=""/>
          </v:shape>
          <o:OLEObject Type="Embed" ProgID="Visio.Drawing.15" ShapeID="_x0000_i1056" DrawAspect="Content" ObjectID="_1571596731" r:id="rId90"/>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152" w:name="_Toc406841188"/>
      <w:r>
        <w:rPr>
          <w:rFonts w:hint="eastAsia"/>
        </w:rPr>
        <w:lastRenderedPageBreak/>
        <w:t>PDF</w:t>
      </w:r>
      <w:r>
        <w:rPr>
          <w:rFonts w:hint="eastAsia"/>
        </w:rPr>
        <w:t>表格</w:t>
      </w:r>
      <w:r>
        <w:t>数据封装层</w:t>
      </w:r>
      <w:bookmarkEnd w:id="152"/>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153" w:name="_Toc406841189"/>
      <w:r>
        <w:rPr>
          <w:rFonts w:hint="eastAsia"/>
        </w:rPr>
        <w:t>表格</w:t>
      </w:r>
      <w:r>
        <w:t>数据的HTML格式封装</w:t>
      </w:r>
      <w:bookmarkEnd w:id="153"/>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7" type="#_x0000_t75" style="width:295.8pt;height:175.2pt" o:ole="">
            <v:imagedata r:id="rId91" o:title=""/>
          </v:shape>
          <o:OLEObject Type="Embed" ProgID="Visio.Drawing.15" ShapeID="_x0000_i1057" DrawAspect="Content" ObjectID="_1571596732" r:id="rId92"/>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154" w:name="_Toc406841190"/>
      <w:r>
        <w:rPr>
          <w:rFonts w:hint="eastAsia"/>
        </w:rPr>
        <w:lastRenderedPageBreak/>
        <w:t>表格</w:t>
      </w:r>
      <w:r>
        <w:t>数据的JSON格式封装</w:t>
      </w:r>
      <w:bookmarkEnd w:id="154"/>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8" type="#_x0000_t75" style="width:328.8pt;height:196.2pt" o:ole="">
            <v:imagedata r:id="rId94" o:title=""/>
          </v:shape>
          <o:OLEObject Type="Embed" ProgID="Visio.Drawing.15" ShapeID="_x0000_i1058" DrawAspect="Content" ObjectID="_1571596733" r:id="rId95"/>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9" type="#_x0000_t75" style="width:328.8pt;height:306pt" o:ole="">
            <v:imagedata r:id="rId96" o:title=""/>
          </v:shape>
          <o:OLEObject Type="Embed" ProgID="Visio.Drawing.15" ShapeID="_x0000_i1059" DrawAspect="Content" ObjectID="_1571596734" r:id="rId97"/>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155" w:name="_Toc406841191"/>
      <w:r>
        <w:rPr>
          <w:rFonts w:hint="eastAsia"/>
        </w:rPr>
        <w:t>测试</w:t>
      </w:r>
      <w:r>
        <w:t>和分析</w:t>
      </w:r>
      <w:bookmarkEnd w:id="155"/>
    </w:p>
    <w:p w14:paraId="1176C183" w14:textId="77777777" w:rsidR="007F5296" w:rsidRDefault="007F5296" w:rsidP="007F5296">
      <w:pPr>
        <w:pStyle w:val="3"/>
      </w:pPr>
      <w:bookmarkStart w:id="156" w:name="_Toc406841192"/>
      <w:r>
        <w:rPr>
          <w:rFonts w:hint="eastAsia"/>
        </w:rPr>
        <w:t>表格</w:t>
      </w:r>
      <w:r>
        <w:t>识别</w:t>
      </w:r>
      <w:r>
        <w:rPr>
          <w:rFonts w:hint="eastAsia"/>
        </w:rPr>
        <w:t>技术</w:t>
      </w:r>
      <w:r>
        <w:t>的评估参数</w:t>
      </w:r>
      <w:bookmarkEnd w:id="156"/>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157" w:name="_Toc406841193"/>
      <w:r>
        <w:rPr>
          <w:rFonts w:hint="eastAsia"/>
        </w:rPr>
        <w:t>实验</w:t>
      </w:r>
      <w:r>
        <w:t>结果</w:t>
      </w:r>
      <w:r w:rsidRPr="004F754B">
        <w:rPr>
          <w:rFonts w:ascii="Times New Roman" w:eastAsia="宋体" w:hAnsi="Times New Roman" w:hint="eastAsia"/>
          <w:bCs w:val="0"/>
          <w:szCs w:val="20"/>
        </w:rPr>
        <w:t>与</w:t>
      </w:r>
      <w:r>
        <w:t>分析</w:t>
      </w:r>
      <w:bookmarkEnd w:id="157"/>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158" w:name="_Toc406841194"/>
      <w:r w:rsidRPr="0075062D">
        <w:rPr>
          <w:rFonts w:hint="eastAsia"/>
        </w:rPr>
        <w:lastRenderedPageBreak/>
        <w:t>表格</w:t>
      </w:r>
      <w:r w:rsidRPr="0075062D">
        <w:t>结构识别测试</w:t>
      </w:r>
      <w:r w:rsidR="00376F2F">
        <w:rPr>
          <w:rFonts w:hint="eastAsia"/>
        </w:rPr>
        <w:t>与</w:t>
      </w:r>
      <w:r w:rsidR="00376F2F">
        <w:t>分析</w:t>
      </w:r>
      <w:bookmarkEnd w:id="158"/>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159" w:name="_Toc406841195"/>
      <w:r>
        <w:rPr>
          <w:rFonts w:hint="eastAsia"/>
        </w:rPr>
        <w:t>本章小结</w:t>
      </w:r>
      <w:bookmarkEnd w:id="159"/>
    </w:p>
    <w:p w14:paraId="4CB53924" w14:textId="7A0DF58E" w:rsidR="00944D21" w:rsidRDefault="00173303" w:rsidP="00057CFE">
      <w:pPr>
        <w:pStyle w:val="a0"/>
        <w:spacing w:line="400" w:lineRule="exact"/>
        <w:sectPr w:rsidR="00944D21">
          <w:headerReference w:type="default" r:id="rId104"/>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160" w:name="_Toc406841196"/>
      <w:bookmarkStart w:id="161" w:name="_Toc248481482"/>
      <w:bookmarkEnd w:id="119"/>
      <w:r>
        <w:rPr>
          <w:rFonts w:hint="eastAsia"/>
        </w:rPr>
        <w:lastRenderedPageBreak/>
        <w:t>总结</w:t>
      </w:r>
      <w:r>
        <w:t>与展望</w:t>
      </w:r>
      <w:bookmarkEnd w:id="160"/>
    </w:p>
    <w:p w14:paraId="30D0E226" w14:textId="77777777" w:rsidR="007F080E" w:rsidRDefault="00173303" w:rsidP="007F080E">
      <w:pPr>
        <w:pStyle w:val="2"/>
      </w:pPr>
      <w:bookmarkStart w:id="162" w:name="_Toc375491738"/>
      <w:bookmarkStart w:id="163" w:name="_Toc406841197"/>
      <w:r>
        <w:rPr>
          <w:rFonts w:hint="eastAsia"/>
        </w:rPr>
        <w:t>论文总结</w:t>
      </w:r>
      <w:bookmarkEnd w:id="162"/>
      <w:bookmarkEnd w:id="163"/>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164" w:name="_Toc375491739"/>
      <w:bookmarkStart w:id="165" w:name="_Toc406841198"/>
      <w:r>
        <w:rPr>
          <w:rFonts w:hint="eastAsia"/>
        </w:rPr>
        <w:lastRenderedPageBreak/>
        <w:t>工作展望</w:t>
      </w:r>
      <w:bookmarkEnd w:id="164"/>
      <w:bookmarkEnd w:id="165"/>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105"/>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166" w:name="_Toc375491740"/>
      <w:bookmarkStart w:id="167" w:name="_Toc406841199"/>
      <w:r>
        <w:lastRenderedPageBreak/>
        <w:t>参考文献</w:t>
      </w:r>
      <w:bookmarkStart w:id="168" w:name="_Ref219018130"/>
      <w:bookmarkEnd w:id="161"/>
      <w:bookmarkEnd w:id="166"/>
      <w:bookmarkEnd w:id="167"/>
      <w:bookmarkEnd w:id="168"/>
    </w:p>
    <w:p w14:paraId="7C6588BE" w14:textId="77777777" w:rsidR="005F23C8" w:rsidRDefault="00806F8E" w:rsidP="00053FDC">
      <w:pPr>
        <w:pStyle w:val="a8"/>
        <w:numPr>
          <w:ilvl w:val="0"/>
          <w:numId w:val="2"/>
        </w:numPr>
        <w:spacing w:line="400" w:lineRule="exact"/>
        <w:rPr>
          <w:rFonts w:ascii="Times New Roman" w:hAnsi="Times New Roman"/>
          <w:szCs w:val="20"/>
        </w:rPr>
      </w:pPr>
      <w:hyperlink r:id="rId106"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806F8E" w:rsidP="00053FDC">
      <w:pPr>
        <w:pStyle w:val="a8"/>
        <w:numPr>
          <w:ilvl w:val="0"/>
          <w:numId w:val="2"/>
        </w:numPr>
        <w:spacing w:line="400" w:lineRule="exact"/>
        <w:rPr>
          <w:rFonts w:ascii="Times New Roman" w:hAnsi="Times New Roman"/>
          <w:szCs w:val="20"/>
        </w:rPr>
      </w:pPr>
      <w:hyperlink r:id="rId107"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806F8E" w:rsidP="00053FDC">
      <w:pPr>
        <w:pStyle w:val="a8"/>
        <w:numPr>
          <w:ilvl w:val="0"/>
          <w:numId w:val="2"/>
        </w:numPr>
        <w:spacing w:line="400" w:lineRule="exact"/>
        <w:rPr>
          <w:rFonts w:ascii="Times New Roman" w:hAnsi="Times New Roman"/>
          <w:szCs w:val="20"/>
        </w:rPr>
      </w:pPr>
      <w:hyperlink r:id="rId108"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806F8E" w:rsidP="00053FDC">
      <w:pPr>
        <w:pStyle w:val="a8"/>
        <w:numPr>
          <w:ilvl w:val="0"/>
          <w:numId w:val="2"/>
        </w:numPr>
        <w:spacing w:line="400" w:lineRule="exact"/>
        <w:rPr>
          <w:rFonts w:ascii="Times New Roman" w:hAnsi="Times New Roman"/>
          <w:szCs w:val="20"/>
        </w:rPr>
      </w:pPr>
      <w:hyperlink r:id="rId109"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806F8E" w:rsidP="00053FDC">
      <w:pPr>
        <w:pStyle w:val="a8"/>
        <w:numPr>
          <w:ilvl w:val="0"/>
          <w:numId w:val="2"/>
        </w:numPr>
        <w:spacing w:line="400" w:lineRule="exact"/>
        <w:rPr>
          <w:szCs w:val="20"/>
        </w:rPr>
      </w:pPr>
      <w:hyperlink r:id="rId110"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11"/>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169" w:name="_Toc406841200"/>
      <w:r>
        <w:rPr>
          <w:rFonts w:hint="eastAsia"/>
        </w:rPr>
        <w:lastRenderedPageBreak/>
        <w:t>附录</w:t>
      </w:r>
      <w:bookmarkEnd w:id="169"/>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12"/>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170" w:name="_Toc248481483"/>
      <w:bookmarkStart w:id="171" w:name="_Toc343447574"/>
      <w:bookmarkStart w:id="172" w:name="_Toc344200054"/>
      <w:bookmarkStart w:id="173" w:name="_Toc344923145"/>
      <w:bookmarkStart w:id="174" w:name="_Toc375491741"/>
      <w:bookmarkStart w:id="175" w:name="_Toc406841201"/>
      <w:bookmarkStart w:id="176" w:name="_Toc344923146"/>
      <w:bookmarkStart w:id="177" w:name="_Toc375491742"/>
      <w:r>
        <w:lastRenderedPageBreak/>
        <w:t>致</w:t>
      </w:r>
      <w:r>
        <w:rPr>
          <w:rFonts w:hint="eastAsia"/>
        </w:rPr>
        <w:t xml:space="preserve">  </w:t>
      </w:r>
      <w:r>
        <w:t>谢</w:t>
      </w:r>
      <w:bookmarkEnd w:id="170"/>
      <w:bookmarkEnd w:id="171"/>
      <w:bookmarkEnd w:id="172"/>
      <w:bookmarkEnd w:id="173"/>
      <w:bookmarkEnd w:id="174"/>
      <w:bookmarkEnd w:id="175"/>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13"/>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178" w:name="_Toc406841202"/>
      <w:r>
        <w:rPr>
          <w:rFonts w:hint="eastAsia"/>
        </w:rPr>
        <w:lastRenderedPageBreak/>
        <w:t>攻读学位期间发表的学术论文目录</w:t>
      </w:r>
      <w:bookmarkEnd w:id="176"/>
      <w:bookmarkEnd w:id="177"/>
      <w:bookmarkEnd w:id="178"/>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14"/>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2464AA" w14:textId="77777777" w:rsidR="00806F8E" w:rsidRDefault="00806F8E">
      <w:pPr>
        <w:rPr>
          <w:sz w:val="18"/>
        </w:rPr>
      </w:pPr>
    </w:p>
  </w:endnote>
  <w:endnote w:type="continuationSeparator" w:id="0">
    <w:p w14:paraId="692F0C0C" w14:textId="77777777" w:rsidR="00806F8E" w:rsidRDefault="00806F8E">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C7099E" w:rsidRDefault="00C7099E">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C7099E" w:rsidRDefault="00C7099E">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4BE5" w14:textId="7DB6F085"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7809" w:rsidRPr="00AE7809">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" filled="f" stroked="f">
              <v:textbox style="mso-fit-shape-to-text:t" inset="0,0,0,0">
                <w:txbxContent>
                  <w:p w14:paraId="4FC14BE5" w14:textId="7DB6F085"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7809" w:rsidRPr="00AE7809">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C7099E" w:rsidRDefault="00C7099E">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82A63" w14:textId="2ED013F5" w:rsidR="00C7099E" w:rsidRDefault="00C7099E">
                          <w:pPr>
                            <w:pStyle w:val="af3"/>
                            <w:jc w:val="center"/>
                          </w:pPr>
                          <w:r>
                            <w:fldChar w:fldCharType="begin"/>
                          </w:r>
                          <w:r>
                            <w:instrText xml:space="preserve"> PAGE   \* MERGEFORMAT </w:instrText>
                          </w:r>
                          <w:r>
                            <w:fldChar w:fldCharType="separate"/>
                          </w:r>
                          <w:r w:rsidR="00AE7809">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" filled="f" stroked="f">
              <v:textbox style="mso-fit-shape-to-text:t" inset="0,0,0,0">
                <w:txbxContent>
                  <w:p w14:paraId="46282A63" w14:textId="2ED013F5" w:rsidR="00C7099E" w:rsidRDefault="00C7099E">
                    <w:pPr>
                      <w:pStyle w:val="af3"/>
                      <w:jc w:val="center"/>
                    </w:pPr>
                    <w:r>
                      <w:fldChar w:fldCharType="begin"/>
                    </w:r>
                    <w:r>
                      <w:instrText xml:space="preserve"> PAGE   \* MERGEFORMAT </w:instrText>
                    </w:r>
                    <w:r>
                      <w:fldChar w:fldCharType="separate"/>
                    </w:r>
                    <w:r w:rsidR="00AE7809">
                      <w:rPr>
                        <w:noProof/>
                      </w:rPr>
                      <w:t>V</w:t>
                    </w:r>
                    <w:r>
                      <w:fldChar w:fldCharType="end"/>
                    </w:r>
                  </w:p>
                </w:txbxContent>
              </v:textbox>
              <w10:wrap anchorx="margin"/>
            </v:shape>
          </w:pict>
        </mc:Fallback>
      </mc:AlternateContent>
    </w:r>
  </w:p>
  <w:p w14:paraId="0FBC2CD6" w14:textId="77777777" w:rsidR="00C7099E" w:rsidRDefault="00C7099E">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C7099E" w:rsidRDefault="00C7099E">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6D9F6" w14:textId="789F633D"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7809" w:rsidRPr="00AE7809">
                            <w:rPr>
                              <w:noProof/>
                            </w:rPr>
                            <w:t>10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" filled="f" stroked="f">
              <v:textbox style="mso-fit-shape-to-text:t" inset="0,0,0,0">
                <w:txbxContent>
                  <w:p w14:paraId="2046D9F6" w14:textId="789F633D" w:rsidR="00C7099E" w:rsidRDefault="00C709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E7809" w:rsidRPr="00AE7809">
                      <w:rPr>
                        <w:noProof/>
                      </w:rPr>
                      <w:t>10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C7099E" w:rsidRDefault="00C7099E">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366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F803" w14:textId="49256059" w:rsidR="00C7099E" w:rsidRDefault="00C7099E">
                          <w:pPr>
                            <w:pStyle w:val="af3"/>
                            <w:jc w:val="center"/>
                          </w:pPr>
                          <w:r>
                            <w:fldChar w:fldCharType="begin"/>
                          </w:r>
                          <w:r>
                            <w:instrText xml:space="preserve"> PAGE   \* MERGEFORMAT </w:instrText>
                          </w:r>
                          <w:r>
                            <w:fldChar w:fldCharType="separate"/>
                          </w:r>
                          <w:r w:rsidR="00AE7809">
                            <w:rPr>
                              <w:noProof/>
                            </w:rP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8.9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" filled="f" stroked="f">
              <v:textbox style="mso-fit-shape-to-text:t" inset="0,0,0,0">
                <w:txbxContent>
                  <w:p w14:paraId="67F5F803" w14:textId="49256059" w:rsidR="00C7099E" w:rsidRDefault="00C7099E">
                    <w:pPr>
                      <w:pStyle w:val="af3"/>
                      <w:jc w:val="center"/>
                    </w:pPr>
                    <w:r>
                      <w:fldChar w:fldCharType="begin"/>
                    </w:r>
                    <w:r>
                      <w:instrText xml:space="preserve"> PAGE   \* MERGEFORMAT </w:instrText>
                    </w:r>
                    <w:r>
                      <w:fldChar w:fldCharType="separate"/>
                    </w:r>
                    <w:r w:rsidR="00AE7809">
                      <w:rPr>
                        <w:noProof/>
                      </w:rP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D3BAF4" w14:textId="77777777" w:rsidR="00806F8E" w:rsidRDefault="00806F8E">
      <w:pPr>
        <w:rPr>
          <w:sz w:val="18"/>
        </w:rPr>
      </w:pPr>
    </w:p>
  </w:footnote>
  <w:footnote w:type="continuationSeparator" w:id="0">
    <w:p w14:paraId="3782A838" w14:textId="77777777" w:rsidR="00806F8E" w:rsidRDefault="00806F8E">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C7099E" w:rsidRDefault="00C7099E">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C7099E" w:rsidRDefault="00C7099E">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C7099E" w:rsidRDefault="00C7099E">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C7099E" w:rsidRDefault="00C7099E">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C7099E" w:rsidRDefault="00C7099E">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C7099E" w:rsidRDefault="00C7099E">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C7099E" w:rsidRDefault="00C7099E">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C7099E" w:rsidRDefault="00C7099E">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C7099E" w:rsidRDefault="00C7099E">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C7099E" w:rsidRDefault="00C7099E">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C7099E" w:rsidRDefault="00C7099E">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C7099E" w:rsidRDefault="00C7099E">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C7099E" w:rsidRDefault="00C7099E">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C7099E" w:rsidRDefault="00C7099E">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0"/>
  </w:num>
  <w:num w:numId="3">
    <w:abstractNumId w:val="20"/>
  </w:num>
  <w:num w:numId="4">
    <w:abstractNumId w:val="2"/>
  </w:num>
  <w:num w:numId="5">
    <w:abstractNumId w:val="18"/>
  </w:num>
  <w:num w:numId="6">
    <w:abstractNumId w:val="19"/>
  </w:num>
  <w:num w:numId="7">
    <w:abstractNumId w:val="13"/>
  </w:num>
  <w:num w:numId="8">
    <w:abstractNumId w:val="4"/>
  </w:num>
  <w:num w:numId="9">
    <w:abstractNumId w:val="11"/>
  </w:num>
  <w:num w:numId="10">
    <w:abstractNumId w:val="16"/>
  </w:num>
  <w:num w:numId="11">
    <w:abstractNumId w:val="7"/>
  </w:num>
  <w:num w:numId="12">
    <w:abstractNumId w:val="9"/>
  </w:num>
  <w:num w:numId="13">
    <w:abstractNumId w:val="6"/>
  </w:num>
  <w:num w:numId="14">
    <w:abstractNumId w:val="15"/>
  </w:num>
  <w:num w:numId="15">
    <w:abstractNumId w:val="14"/>
  </w:num>
  <w:num w:numId="16">
    <w:abstractNumId w:val="0"/>
  </w:num>
  <w:num w:numId="17">
    <w:abstractNumId w:val="3"/>
  </w:num>
  <w:num w:numId="18">
    <w:abstractNumId w:val="17"/>
  </w:num>
  <w:num w:numId="19">
    <w:abstractNumId w:val="12"/>
  </w:num>
  <w:num w:numId="20">
    <w:abstractNumId w:val="5"/>
  </w:num>
  <w:num w:numId="21">
    <w:abstractNumId w:val="1"/>
  </w:num>
  <w:num w:numId="22">
    <w:abstractNumId w:val="8"/>
  </w:num>
  <w:num w:numId="23">
    <w:abstractNumId w:val="8"/>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uan Zhao">
    <w15:presenceInfo w15:providerId="Windows Live" w15:userId="25ae40edcd1be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F16"/>
    <w:rsid w:val="0000532C"/>
    <w:rsid w:val="00012455"/>
    <w:rsid w:val="00021609"/>
    <w:rsid w:val="000258E1"/>
    <w:rsid w:val="00027673"/>
    <w:rsid w:val="00031E91"/>
    <w:rsid w:val="000431E4"/>
    <w:rsid w:val="000525A2"/>
    <w:rsid w:val="00052F76"/>
    <w:rsid w:val="000534DA"/>
    <w:rsid w:val="00053FDC"/>
    <w:rsid w:val="00055C30"/>
    <w:rsid w:val="00057019"/>
    <w:rsid w:val="00057CFE"/>
    <w:rsid w:val="00060F12"/>
    <w:rsid w:val="00072969"/>
    <w:rsid w:val="00073669"/>
    <w:rsid w:val="00082CC7"/>
    <w:rsid w:val="00085009"/>
    <w:rsid w:val="000A300B"/>
    <w:rsid w:val="000A36AD"/>
    <w:rsid w:val="000A7B64"/>
    <w:rsid w:val="000A7FF7"/>
    <w:rsid w:val="000B3963"/>
    <w:rsid w:val="000B3BAB"/>
    <w:rsid w:val="000B3CF3"/>
    <w:rsid w:val="000B6CC3"/>
    <w:rsid w:val="000B6F75"/>
    <w:rsid w:val="000C7471"/>
    <w:rsid w:val="000D522C"/>
    <w:rsid w:val="000D6AC2"/>
    <w:rsid w:val="000D73BF"/>
    <w:rsid w:val="000E7F4A"/>
    <w:rsid w:val="000F2F04"/>
    <w:rsid w:val="000F378F"/>
    <w:rsid w:val="000F46AF"/>
    <w:rsid w:val="001007B8"/>
    <w:rsid w:val="00103E44"/>
    <w:rsid w:val="00104552"/>
    <w:rsid w:val="00104DEB"/>
    <w:rsid w:val="00112A56"/>
    <w:rsid w:val="00113261"/>
    <w:rsid w:val="00114893"/>
    <w:rsid w:val="00115EAC"/>
    <w:rsid w:val="0011617F"/>
    <w:rsid w:val="001217F1"/>
    <w:rsid w:val="0013198C"/>
    <w:rsid w:val="001319D0"/>
    <w:rsid w:val="00133B53"/>
    <w:rsid w:val="00135CFF"/>
    <w:rsid w:val="00136CA2"/>
    <w:rsid w:val="00136CD0"/>
    <w:rsid w:val="00141440"/>
    <w:rsid w:val="001439FA"/>
    <w:rsid w:val="00145EC8"/>
    <w:rsid w:val="00152FA3"/>
    <w:rsid w:val="00153B5D"/>
    <w:rsid w:val="001566D2"/>
    <w:rsid w:val="00156B98"/>
    <w:rsid w:val="00161842"/>
    <w:rsid w:val="00164740"/>
    <w:rsid w:val="00164A18"/>
    <w:rsid w:val="001663F2"/>
    <w:rsid w:val="00172A27"/>
    <w:rsid w:val="00173303"/>
    <w:rsid w:val="001750AB"/>
    <w:rsid w:val="00177EE7"/>
    <w:rsid w:val="00180EE5"/>
    <w:rsid w:val="0018280B"/>
    <w:rsid w:val="00182BE8"/>
    <w:rsid w:val="00183AE2"/>
    <w:rsid w:val="00197111"/>
    <w:rsid w:val="001972F8"/>
    <w:rsid w:val="001A7F98"/>
    <w:rsid w:val="001B4DE8"/>
    <w:rsid w:val="001B6CE7"/>
    <w:rsid w:val="001C0BF2"/>
    <w:rsid w:val="001C3B69"/>
    <w:rsid w:val="001C40D1"/>
    <w:rsid w:val="001C47B3"/>
    <w:rsid w:val="001C64CE"/>
    <w:rsid w:val="001D0267"/>
    <w:rsid w:val="001D3D5B"/>
    <w:rsid w:val="001D4585"/>
    <w:rsid w:val="001E2702"/>
    <w:rsid w:val="001F131D"/>
    <w:rsid w:val="001F186C"/>
    <w:rsid w:val="001F4FC8"/>
    <w:rsid w:val="001F572B"/>
    <w:rsid w:val="001F6132"/>
    <w:rsid w:val="002005C5"/>
    <w:rsid w:val="002020F0"/>
    <w:rsid w:val="00206761"/>
    <w:rsid w:val="00207062"/>
    <w:rsid w:val="002107D0"/>
    <w:rsid w:val="0021149C"/>
    <w:rsid w:val="002133E6"/>
    <w:rsid w:val="00214804"/>
    <w:rsid w:val="00217079"/>
    <w:rsid w:val="00227EED"/>
    <w:rsid w:val="00232801"/>
    <w:rsid w:val="00240C51"/>
    <w:rsid w:val="00246EE5"/>
    <w:rsid w:val="002479C6"/>
    <w:rsid w:val="0025155C"/>
    <w:rsid w:val="00251F10"/>
    <w:rsid w:val="002601C8"/>
    <w:rsid w:val="00271353"/>
    <w:rsid w:val="00271B3D"/>
    <w:rsid w:val="00275DA0"/>
    <w:rsid w:val="002818C6"/>
    <w:rsid w:val="00282CA4"/>
    <w:rsid w:val="00290399"/>
    <w:rsid w:val="002926FE"/>
    <w:rsid w:val="002928FA"/>
    <w:rsid w:val="00296B88"/>
    <w:rsid w:val="00297DD3"/>
    <w:rsid w:val="002A2422"/>
    <w:rsid w:val="002A3C3E"/>
    <w:rsid w:val="002C7848"/>
    <w:rsid w:val="002D06D0"/>
    <w:rsid w:val="002D172E"/>
    <w:rsid w:val="002D4EA6"/>
    <w:rsid w:val="002D6EAE"/>
    <w:rsid w:val="002E0D35"/>
    <w:rsid w:val="002E155A"/>
    <w:rsid w:val="002E7E29"/>
    <w:rsid w:val="00300619"/>
    <w:rsid w:val="00303109"/>
    <w:rsid w:val="00311E14"/>
    <w:rsid w:val="003146C6"/>
    <w:rsid w:val="003264CA"/>
    <w:rsid w:val="00326BC4"/>
    <w:rsid w:val="0032797F"/>
    <w:rsid w:val="00331993"/>
    <w:rsid w:val="00344F43"/>
    <w:rsid w:val="00346F20"/>
    <w:rsid w:val="003525A8"/>
    <w:rsid w:val="0035333B"/>
    <w:rsid w:val="00355B90"/>
    <w:rsid w:val="00376F2F"/>
    <w:rsid w:val="00381F67"/>
    <w:rsid w:val="00384502"/>
    <w:rsid w:val="00386C82"/>
    <w:rsid w:val="0039382A"/>
    <w:rsid w:val="00394E01"/>
    <w:rsid w:val="00396B8C"/>
    <w:rsid w:val="003A062D"/>
    <w:rsid w:val="003A0907"/>
    <w:rsid w:val="003A3CD3"/>
    <w:rsid w:val="003B018F"/>
    <w:rsid w:val="003B1DBA"/>
    <w:rsid w:val="003C004A"/>
    <w:rsid w:val="003C525D"/>
    <w:rsid w:val="003C557A"/>
    <w:rsid w:val="003D1951"/>
    <w:rsid w:val="003D5653"/>
    <w:rsid w:val="003D6DF8"/>
    <w:rsid w:val="003D6E57"/>
    <w:rsid w:val="003D7F48"/>
    <w:rsid w:val="003E0E9A"/>
    <w:rsid w:val="003E10F3"/>
    <w:rsid w:val="003E35C6"/>
    <w:rsid w:val="003E4443"/>
    <w:rsid w:val="003E673E"/>
    <w:rsid w:val="003E709A"/>
    <w:rsid w:val="003F1249"/>
    <w:rsid w:val="003F1F07"/>
    <w:rsid w:val="003F6E89"/>
    <w:rsid w:val="00407A33"/>
    <w:rsid w:val="004122FE"/>
    <w:rsid w:val="00421A10"/>
    <w:rsid w:val="00424EE2"/>
    <w:rsid w:val="00432382"/>
    <w:rsid w:val="00447806"/>
    <w:rsid w:val="00447DED"/>
    <w:rsid w:val="00452B7F"/>
    <w:rsid w:val="004542B0"/>
    <w:rsid w:val="00454BCC"/>
    <w:rsid w:val="00456481"/>
    <w:rsid w:val="00462CF6"/>
    <w:rsid w:val="00463163"/>
    <w:rsid w:val="004653E2"/>
    <w:rsid w:val="004665B2"/>
    <w:rsid w:val="00467A52"/>
    <w:rsid w:val="00472EAE"/>
    <w:rsid w:val="0047360F"/>
    <w:rsid w:val="00476498"/>
    <w:rsid w:val="004773ED"/>
    <w:rsid w:val="0048390F"/>
    <w:rsid w:val="0048591B"/>
    <w:rsid w:val="00494E97"/>
    <w:rsid w:val="0049565D"/>
    <w:rsid w:val="004A2207"/>
    <w:rsid w:val="004B20D1"/>
    <w:rsid w:val="004B3DE2"/>
    <w:rsid w:val="004C1ECC"/>
    <w:rsid w:val="004C2537"/>
    <w:rsid w:val="004C7D25"/>
    <w:rsid w:val="004D42DB"/>
    <w:rsid w:val="004D6D2F"/>
    <w:rsid w:val="004E330B"/>
    <w:rsid w:val="004E3C25"/>
    <w:rsid w:val="004F1B83"/>
    <w:rsid w:val="004F433E"/>
    <w:rsid w:val="004F754B"/>
    <w:rsid w:val="004F7C5E"/>
    <w:rsid w:val="00500372"/>
    <w:rsid w:val="005056CE"/>
    <w:rsid w:val="005207C5"/>
    <w:rsid w:val="00522EE9"/>
    <w:rsid w:val="00525FB7"/>
    <w:rsid w:val="005268CC"/>
    <w:rsid w:val="005279F7"/>
    <w:rsid w:val="00533BE8"/>
    <w:rsid w:val="00534918"/>
    <w:rsid w:val="00534EB8"/>
    <w:rsid w:val="00535811"/>
    <w:rsid w:val="00540D81"/>
    <w:rsid w:val="00540ED3"/>
    <w:rsid w:val="005463DB"/>
    <w:rsid w:val="00546B82"/>
    <w:rsid w:val="00551FEE"/>
    <w:rsid w:val="00554003"/>
    <w:rsid w:val="00563E0E"/>
    <w:rsid w:val="00565B4A"/>
    <w:rsid w:val="005676F1"/>
    <w:rsid w:val="00570D3F"/>
    <w:rsid w:val="00573419"/>
    <w:rsid w:val="00580D61"/>
    <w:rsid w:val="00581C40"/>
    <w:rsid w:val="00581D28"/>
    <w:rsid w:val="005835C4"/>
    <w:rsid w:val="00585A1A"/>
    <w:rsid w:val="00585C4D"/>
    <w:rsid w:val="00593259"/>
    <w:rsid w:val="00594732"/>
    <w:rsid w:val="005A2321"/>
    <w:rsid w:val="005A450E"/>
    <w:rsid w:val="005A57E1"/>
    <w:rsid w:val="005B2D7F"/>
    <w:rsid w:val="005C028D"/>
    <w:rsid w:val="005D3596"/>
    <w:rsid w:val="005D54E1"/>
    <w:rsid w:val="005D7F91"/>
    <w:rsid w:val="005E0602"/>
    <w:rsid w:val="005F23C8"/>
    <w:rsid w:val="005F3294"/>
    <w:rsid w:val="005F65A1"/>
    <w:rsid w:val="006019EC"/>
    <w:rsid w:val="00605BC9"/>
    <w:rsid w:val="0061114A"/>
    <w:rsid w:val="00611BD3"/>
    <w:rsid w:val="006173A5"/>
    <w:rsid w:val="00624295"/>
    <w:rsid w:val="006279CE"/>
    <w:rsid w:val="00627FCC"/>
    <w:rsid w:val="00630090"/>
    <w:rsid w:val="0063583B"/>
    <w:rsid w:val="0064075E"/>
    <w:rsid w:val="0064106D"/>
    <w:rsid w:val="00641CA8"/>
    <w:rsid w:val="006570DE"/>
    <w:rsid w:val="00662EC1"/>
    <w:rsid w:val="006638B8"/>
    <w:rsid w:val="00664D5A"/>
    <w:rsid w:val="00665A6C"/>
    <w:rsid w:val="006671A2"/>
    <w:rsid w:val="00676736"/>
    <w:rsid w:val="00676CA9"/>
    <w:rsid w:val="006834CB"/>
    <w:rsid w:val="006A004A"/>
    <w:rsid w:val="006A0172"/>
    <w:rsid w:val="006A028B"/>
    <w:rsid w:val="006B1B38"/>
    <w:rsid w:val="006B2A4C"/>
    <w:rsid w:val="006C0266"/>
    <w:rsid w:val="006C3054"/>
    <w:rsid w:val="006C3574"/>
    <w:rsid w:val="006C5AED"/>
    <w:rsid w:val="006C7FC0"/>
    <w:rsid w:val="006D5521"/>
    <w:rsid w:val="006D74F4"/>
    <w:rsid w:val="006E31DE"/>
    <w:rsid w:val="006E7A03"/>
    <w:rsid w:val="006F3422"/>
    <w:rsid w:val="006F5971"/>
    <w:rsid w:val="00706A38"/>
    <w:rsid w:val="0071634E"/>
    <w:rsid w:val="00717E84"/>
    <w:rsid w:val="00720A06"/>
    <w:rsid w:val="00720E2F"/>
    <w:rsid w:val="00723837"/>
    <w:rsid w:val="007272D7"/>
    <w:rsid w:val="007318EF"/>
    <w:rsid w:val="007400F7"/>
    <w:rsid w:val="00740F3A"/>
    <w:rsid w:val="0075062D"/>
    <w:rsid w:val="00752E9A"/>
    <w:rsid w:val="00760E54"/>
    <w:rsid w:val="0076320C"/>
    <w:rsid w:val="007634AB"/>
    <w:rsid w:val="00767840"/>
    <w:rsid w:val="0077363F"/>
    <w:rsid w:val="00776CB1"/>
    <w:rsid w:val="00790E9E"/>
    <w:rsid w:val="007C07BB"/>
    <w:rsid w:val="007C1487"/>
    <w:rsid w:val="007C17B1"/>
    <w:rsid w:val="007C4E7C"/>
    <w:rsid w:val="007C5D84"/>
    <w:rsid w:val="007D02B2"/>
    <w:rsid w:val="007D0EF2"/>
    <w:rsid w:val="007D2BC8"/>
    <w:rsid w:val="007D5DC0"/>
    <w:rsid w:val="007E2A88"/>
    <w:rsid w:val="007E2E46"/>
    <w:rsid w:val="007E3B05"/>
    <w:rsid w:val="007F080E"/>
    <w:rsid w:val="007F2B1F"/>
    <w:rsid w:val="007F5296"/>
    <w:rsid w:val="007F6E6B"/>
    <w:rsid w:val="00802E11"/>
    <w:rsid w:val="008049FA"/>
    <w:rsid w:val="00805DD9"/>
    <w:rsid w:val="00806F8E"/>
    <w:rsid w:val="00810164"/>
    <w:rsid w:val="00817A70"/>
    <w:rsid w:val="00823A32"/>
    <w:rsid w:val="008251BD"/>
    <w:rsid w:val="008256C0"/>
    <w:rsid w:val="00825703"/>
    <w:rsid w:val="0082708B"/>
    <w:rsid w:val="0083481F"/>
    <w:rsid w:val="00835B15"/>
    <w:rsid w:val="00840A17"/>
    <w:rsid w:val="008461B2"/>
    <w:rsid w:val="00847F3B"/>
    <w:rsid w:val="008500BE"/>
    <w:rsid w:val="00857E10"/>
    <w:rsid w:val="00867A1A"/>
    <w:rsid w:val="00867CED"/>
    <w:rsid w:val="00871CCA"/>
    <w:rsid w:val="00872CD9"/>
    <w:rsid w:val="0087486D"/>
    <w:rsid w:val="008767FB"/>
    <w:rsid w:val="00876E81"/>
    <w:rsid w:val="00880780"/>
    <w:rsid w:val="0088204A"/>
    <w:rsid w:val="008823FB"/>
    <w:rsid w:val="00884A0A"/>
    <w:rsid w:val="00886C2F"/>
    <w:rsid w:val="00894F82"/>
    <w:rsid w:val="00896E57"/>
    <w:rsid w:val="008A31C5"/>
    <w:rsid w:val="008A73BE"/>
    <w:rsid w:val="008B7BF9"/>
    <w:rsid w:val="008C240C"/>
    <w:rsid w:val="008C5337"/>
    <w:rsid w:val="008C5BD0"/>
    <w:rsid w:val="008C79DE"/>
    <w:rsid w:val="008D03A1"/>
    <w:rsid w:val="008D233E"/>
    <w:rsid w:val="008D2BFE"/>
    <w:rsid w:val="008D3B20"/>
    <w:rsid w:val="008D4BFF"/>
    <w:rsid w:val="008D6C95"/>
    <w:rsid w:val="008D7D6B"/>
    <w:rsid w:val="008E0A8F"/>
    <w:rsid w:val="008E4CE3"/>
    <w:rsid w:val="008F1641"/>
    <w:rsid w:val="008F4D40"/>
    <w:rsid w:val="008F5A0D"/>
    <w:rsid w:val="009032AD"/>
    <w:rsid w:val="0091357D"/>
    <w:rsid w:val="00913D8F"/>
    <w:rsid w:val="00917A69"/>
    <w:rsid w:val="00920756"/>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307D"/>
    <w:rsid w:val="0097411C"/>
    <w:rsid w:val="00975B26"/>
    <w:rsid w:val="00980D02"/>
    <w:rsid w:val="0098793E"/>
    <w:rsid w:val="00995270"/>
    <w:rsid w:val="009A727A"/>
    <w:rsid w:val="009B0853"/>
    <w:rsid w:val="009B73C9"/>
    <w:rsid w:val="009D00D7"/>
    <w:rsid w:val="009D3993"/>
    <w:rsid w:val="009E6DD5"/>
    <w:rsid w:val="009F1B85"/>
    <w:rsid w:val="009F4C07"/>
    <w:rsid w:val="009F7A41"/>
    <w:rsid w:val="009F7D62"/>
    <w:rsid w:val="00A045DC"/>
    <w:rsid w:val="00A1273A"/>
    <w:rsid w:val="00A14694"/>
    <w:rsid w:val="00A2023B"/>
    <w:rsid w:val="00A20275"/>
    <w:rsid w:val="00A2197E"/>
    <w:rsid w:val="00A30494"/>
    <w:rsid w:val="00A32314"/>
    <w:rsid w:val="00A33833"/>
    <w:rsid w:val="00A36571"/>
    <w:rsid w:val="00A420D4"/>
    <w:rsid w:val="00A441FC"/>
    <w:rsid w:val="00A5157E"/>
    <w:rsid w:val="00A66BF5"/>
    <w:rsid w:val="00A735BC"/>
    <w:rsid w:val="00A760D5"/>
    <w:rsid w:val="00A90884"/>
    <w:rsid w:val="00A9221C"/>
    <w:rsid w:val="00A96213"/>
    <w:rsid w:val="00AA1258"/>
    <w:rsid w:val="00AA21EF"/>
    <w:rsid w:val="00AA238C"/>
    <w:rsid w:val="00AA3B6B"/>
    <w:rsid w:val="00AA3D05"/>
    <w:rsid w:val="00AA4FA7"/>
    <w:rsid w:val="00AA7944"/>
    <w:rsid w:val="00AB137F"/>
    <w:rsid w:val="00AB39C4"/>
    <w:rsid w:val="00AB4CAC"/>
    <w:rsid w:val="00AB6AD2"/>
    <w:rsid w:val="00AC778F"/>
    <w:rsid w:val="00AC7DDB"/>
    <w:rsid w:val="00AD2647"/>
    <w:rsid w:val="00AD62B2"/>
    <w:rsid w:val="00AE017C"/>
    <w:rsid w:val="00AE045E"/>
    <w:rsid w:val="00AE19FA"/>
    <w:rsid w:val="00AE7809"/>
    <w:rsid w:val="00AE7C04"/>
    <w:rsid w:val="00AF1145"/>
    <w:rsid w:val="00AF70E4"/>
    <w:rsid w:val="00AF713C"/>
    <w:rsid w:val="00B017EA"/>
    <w:rsid w:val="00B07E70"/>
    <w:rsid w:val="00B10909"/>
    <w:rsid w:val="00B13571"/>
    <w:rsid w:val="00B177DA"/>
    <w:rsid w:val="00B21093"/>
    <w:rsid w:val="00B21AB3"/>
    <w:rsid w:val="00B262B3"/>
    <w:rsid w:val="00B51A75"/>
    <w:rsid w:val="00B5269C"/>
    <w:rsid w:val="00B54182"/>
    <w:rsid w:val="00B610B0"/>
    <w:rsid w:val="00B62DF7"/>
    <w:rsid w:val="00B74605"/>
    <w:rsid w:val="00B750B7"/>
    <w:rsid w:val="00B75661"/>
    <w:rsid w:val="00B81203"/>
    <w:rsid w:val="00B861A0"/>
    <w:rsid w:val="00B87AED"/>
    <w:rsid w:val="00B929AA"/>
    <w:rsid w:val="00B933CB"/>
    <w:rsid w:val="00BA57A4"/>
    <w:rsid w:val="00BA6CF1"/>
    <w:rsid w:val="00BB27CE"/>
    <w:rsid w:val="00BC52CA"/>
    <w:rsid w:val="00BC597E"/>
    <w:rsid w:val="00BD119C"/>
    <w:rsid w:val="00BD27C1"/>
    <w:rsid w:val="00BD6545"/>
    <w:rsid w:val="00BE268B"/>
    <w:rsid w:val="00BF19FE"/>
    <w:rsid w:val="00BF3147"/>
    <w:rsid w:val="00BF7C9E"/>
    <w:rsid w:val="00C02524"/>
    <w:rsid w:val="00C0774E"/>
    <w:rsid w:val="00C1753D"/>
    <w:rsid w:val="00C20727"/>
    <w:rsid w:val="00C20945"/>
    <w:rsid w:val="00C2096D"/>
    <w:rsid w:val="00C21495"/>
    <w:rsid w:val="00C26EB2"/>
    <w:rsid w:val="00C346F4"/>
    <w:rsid w:val="00C4046B"/>
    <w:rsid w:val="00C434C1"/>
    <w:rsid w:val="00C44F6F"/>
    <w:rsid w:val="00C5456E"/>
    <w:rsid w:val="00C57CEA"/>
    <w:rsid w:val="00C646B0"/>
    <w:rsid w:val="00C674F2"/>
    <w:rsid w:val="00C7099E"/>
    <w:rsid w:val="00C70E03"/>
    <w:rsid w:val="00C711F8"/>
    <w:rsid w:val="00C71892"/>
    <w:rsid w:val="00C72AA9"/>
    <w:rsid w:val="00C7704C"/>
    <w:rsid w:val="00C832BC"/>
    <w:rsid w:val="00C838EF"/>
    <w:rsid w:val="00C933E3"/>
    <w:rsid w:val="00C95D2E"/>
    <w:rsid w:val="00CB57A5"/>
    <w:rsid w:val="00CB7D1E"/>
    <w:rsid w:val="00CC1CFE"/>
    <w:rsid w:val="00CC1D7F"/>
    <w:rsid w:val="00CC4C47"/>
    <w:rsid w:val="00CC525E"/>
    <w:rsid w:val="00CC5BDE"/>
    <w:rsid w:val="00CC6154"/>
    <w:rsid w:val="00CC7639"/>
    <w:rsid w:val="00CD155E"/>
    <w:rsid w:val="00CD1811"/>
    <w:rsid w:val="00CD1F98"/>
    <w:rsid w:val="00CD5BF2"/>
    <w:rsid w:val="00CE4125"/>
    <w:rsid w:val="00CE5B9E"/>
    <w:rsid w:val="00CF0144"/>
    <w:rsid w:val="00CF0A35"/>
    <w:rsid w:val="00CF21D6"/>
    <w:rsid w:val="00CF24C0"/>
    <w:rsid w:val="00D06A8C"/>
    <w:rsid w:val="00D1152C"/>
    <w:rsid w:val="00D151FB"/>
    <w:rsid w:val="00D206B5"/>
    <w:rsid w:val="00D220ED"/>
    <w:rsid w:val="00D26033"/>
    <w:rsid w:val="00D26B54"/>
    <w:rsid w:val="00D31102"/>
    <w:rsid w:val="00D352B4"/>
    <w:rsid w:val="00D47B66"/>
    <w:rsid w:val="00D51472"/>
    <w:rsid w:val="00D52065"/>
    <w:rsid w:val="00D5274A"/>
    <w:rsid w:val="00D60325"/>
    <w:rsid w:val="00D611CF"/>
    <w:rsid w:val="00D6122E"/>
    <w:rsid w:val="00D671A9"/>
    <w:rsid w:val="00D70992"/>
    <w:rsid w:val="00D717B1"/>
    <w:rsid w:val="00D7210B"/>
    <w:rsid w:val="00D77597"/>
    <w:rsid w:val="00D82C5F"/>
    <w:rsid w:val="00D85B72"/>
    <w:rsid w:val="00D94BD9"/>
    <w:rsid w:val="00D97FDA"/>
    <w:rsid w:val="00DA0682"/>
    <w:rsid w:val="00DA2F65"/>
    <w:rsid w:val="00DB3A57"/>
    <w:rsid w:val="00DB74D5"/>
    <w:rsid w:val="00DB7AE8"/>
    <w:rsid w:val="00DC0EFC"/>
    <w:rsid w:val="00DC16E2"/>
    <w:rsid w:val="00DC423F"/>
    <w:rsid w:val="00DC4475"/>
    <w:rsid w:val="00DD20D8"/>
    <w:rsid w:val="00DD227A"/>
    <w:rsid w:val="00DD5973"/>
    <w:rsid w:val="00DD63F3"/>
    <w:rsid w:val="00DD78E9"/>
    <w:rsid w:val="00DE098A"/>
    <w:rsid w:val="00DE22EE"/>
    <w:rsid w:val="00DE60F8"/>
    <w:rsid w:val="00E0024B"/>
    <w:rsid w:val="00E02712"/>
    <w:rsid w:val="00E03355"/>
    <w:rsid w:val="00E06AA2"/>
    <w:rsid w:val="00E1084B"/>
    <w:rsid w:val="00E1227B"/>
    <w:rsid w:val="00E1777F"/>
    <w:rsid w:val="00E17FA8"/>
    <w:rsid w:val="00E27084"/>
    <w:rsid w:val="00E35AB6"/>
    <w:rsid w:val="00E40A43"/>
    <w:rsid w:val="00E46F0B"/>
    <w:rsid w:val="00E51BB8"/>
    <w:rsid w:val="00E53088"/>
    <w:rsid w:val="00E60B48"/>
    <w:rsid w:val="00E634E9"/>
    <w:rsid w:val="00E63C35"/>
    <w:rsid w:val="00E646B9"/>
    <w:rsid w:val="00E67DE2"/>
    <w:rsid w:val="00E7020A"/>
    <w:rsid w:val="00E7077A"/>
    <w:rsid w:val="00E71162"/>
    <w:rsid w:val="00E726B3"/>
    <w:rsid w:val="00E7281F"/>
    <w:rsid w:val="00E761F2"/>
    <w:rsid w:val="00E80008"/>
    <w:rsid w:val="00EA1258"/>
    <w:rsid w:val="00EA57A4"/>
    <w:rsid w:val="00EA58A6"/>
    <w:rsid w:val="00EA66F8"/>
    <w:rsid w:val="00EA76BC"/>
    <w:rsid w:val="00EB19B7"/>
    <w:rsid w:val="00EB6756"/>
    <w:rsid w:val="00EC30F1"/>
    <w:rsid w:val="00EC7339"/>
    <w:rsid w:val="00EC7552"/>
    <w:rsid w:val="00ED272E"/>
    <w:rsid w:val="00ED488E"/>
    <w:rsid w:val="00EE19D1"/>
    <w:rsid w:val="00EE45CA"/>
    <w:rsid w:val="00EE4633"/>
    <w:rsid w:val="00EF0227"/>
    <w:rsid w:val="00F05353"/>
    <w:rsid w:val="00F10F9D"/>
    <w:rsid w:val="00F11626"/>
    <w:rsid w:val="00F14D0C"/>
    <w:rsid w:val="00F2044D"/>
    <w:rsid w:val="00F2446B"/>
    <w:rsid w:val="00F27C3C"/>
    <w:rsid w:val="00F30B81"/>
    <w:rsid w:val="00F30F44"/>
    <w:rsid w:val="00F33BBD"/>
    <w:rsid w:val="00F37EE1"/>
    <w:rsid w:val="00F409BA"/>
    <w:rsid w:val="00F41D71"/>
    <w:rsid w:val="00F455ED"/>
    <w:rsid w:val="00F46BD6"/>
    <w:rsid w:val="00F50762"/>
    <w:rsid w:val="00F64630"/>
    <w:rsid w:val="00F6585E"/>
    <w:rsid w:val="00F7144B"/>
    <w:rsid w:val="00F92982"/>
    <w:rsid w:val="00F9585E"/>
    <w:rsid w:val="00F97149"/>
    <w:rsid w:val="00FA1453"/>
    <w:rsid w:val="00FA3FFD"/>
    <w:rsid w:val="00FB0CE5"/>
    <w:rsid w:val="00FB15EB"/>
    <w:rsid w:val="00FB6D6E"/>
    <w:rsid w:val="00FC14E1"/>
    <w:rsid w:val="00FC4A1C"/>
    <w:rsid w:val="00FC555A"/>
    <w:rsid w:val="00FC75E8"/>
    <w:rsid w:val="00FD2A6E"/>
    <w:rsid w:val="00FD5A93"/>
    <w:rsid w:val="00FE4C63"/>
    <w:rsid w:val="00FE53B6"/>
    <w:rsid w:val="00FE6DE4"/>
    <w:rsid w:val="00FF3496"/>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5E44B95D-079C-47C0-9C6A-C1B1B5054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iPriority="0"/>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117" Type="http://schemas.openxmlformats.org/officeDocument/2006/relationships/theme" Target="theme/theme1.xml"/><Relationship Id="rId21" Type="http://schemas.openxmlformats.org/officeDocument/2006/relationships/image" Target="media/image4.emf"/><Relationship Id="rId42" Type="http://schemas.openxmlformats.org/officeDocument/2006/relationships/image" Target="media/image14.emf"/><Relationship Id="rId47" Type="http://schemas.openxmlformats.org/officeDocument/2006/relationships/image" Target="media/image17.emf"/><Relationship Id="rId63" Type="http://schemas.openxmlformats.org/officeDocument/2006/relationships/package" Target="embeddings/Microsoft_Visio___17.vsdx"/><Relationship Id="rId68" Type="http://schemas.openxmlformats.org/officeDocument/2006/relationships/image" Target="media/image28.emf"/><Relationship Id="rId84" Type="http://schemas.openxmlformats.org/officeDocument/2006/relationships/package" Target="embeddings/Microsoft_Visio___26.vsdx"/><Relationship Id="rId89" Type="http://schemas.openxmlformats.org/officeDocument/2006/relationships/image" Target="media/image38.emf"/><Relationship Id="rId112" Type="http://schemas.openxmlformats.org/officeDocument/2006/relationships/header" Target="header12.xml"/><Relationship Id="rId16" Type="http://schemas.openxmlformats.org/officeDocument/2006/relationships/header" Target="header4.xml"/><Relationship Id="rId107" Type="http://schemas.openxmlformats.org/officeDocument/2006/relationships/hyperlink" Target="http://open.weibo.com/" TargetMode="External"/><Relationship Id="rId11" Type="http://schemas.openxmlformats.org/officeDocument/2006/relationships/footer" Target="footer1.xml"/><Relationship Id="rId32" Type="http://schemas.openxmlformats.org/officeDocument/2006/relationships/image" Target="media/image9.emf"/><Relationship Id="rId37" Type="http://schemas.openxmlformats.org/officeDocument/2006/relationships/package" Target="embeddings/Microsoft_Visio___6.vsdx"/><Relationship Id="rId53" Type="http://schemas.openxmlformats.org/officeDocument/2006/relationships/package" Target="embeddings/Microsoft_Visio___13.vsdx"/><Relationship Id="rId58" Type="http://schemas.openxmlformats.org/officeDocument/2006/relationships/image" Target="media/image23.emf"/><Relationship Id="rId74" Type="http://schemas.openxmlformats.org/officeDocument/2006/relationships/image" Target="media/image31.png"/><Relationship Id="rId79" Type="http://schemas.openxmlformats.org/officeDocument/2006/relationships/image" Target="media/image34.emf"/><Relationship Id="rId102" Type="http://schemas.openxmlformats.org/officeDocument/2006/relationships/image" Target="media/image44.png"/><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package" Target="embeddings/Microsoft_Visio___31.vsdx"/><Relationship Id="rId22" Type="http://schemas.openxmlformats.org/officeDocument/2006/relationships/oleObject" Target="embeddings/Microsoft_Visio_2003-2010___1.vsd"/><Relationship Id="rId27" Type="http://schemas.openxmlformats.org/officeDocument/2006/relationships/header" Target="header5.xml"/><Relationship Id="rId43" Type="http://schemas.openxmlformats.org/officeDocument/2006/relationships/package" Target="embeddings/Microsoft_Visio___9.vsdx"/><Relationship Id="rId48" Type="http://schemas.openxmlformats.org/officeDocument/2006/relationships/package" Target="embeddings/Microsoft_Visio___11.vsdx"/><Relationship Id="rId64" Type="http://schemas.openxmlformats.org/officeDocument/2006/relationships/image" Target="media/image26.emf"/><Relationship Id="rId69" Type="http://schemas.openxmlformats.org/officeDocument/2006/relationships/package" Target="embeddings/Microsoft_Visio___20.vsdx"/><Relationship Id="rId113" Type="http://schemas.openxmlformats.org/officeDocument/2006/relationships/header" Target="header13.xml"/><Relationship Id="rId80" Type="http://schemas.openxmlformats.org/officeDocument/2006/relationships/package" Target="embeddings/Microsoft_Visio___25.vsdx"/><Relationship Id="rId85" Type="http://schemas.openxmlformats.org/officeDocument/2006/relationships/image" Target="media/image36.emf"/><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package" Target="embeddings/Microsoft_Visio___4.vsdx"/><Relationship Id="rId38" Type="http://schemas.openxmlformats.org/officeDocument/2006/relationships/image" Target="media/image12.emf"/><Relationship Id="rId59" Type="http://schemas.openxmlformats.org/officeDocument/2006/relationships/package" Target="embeddings/Microsoft_Visio___15.vsdx"/><Relationship Id="rId103" Type="http://schemas.openxmlformats.org/officeDocument/2006/relationships/image" Target="media/image45.png"/><Relationship Id="rId108" Type="http://schemas.openxmlformats.org/officeDocument/2006/relationships/hyperlink" Target="http://dev.t.qq.com/" TargetMode="External"/><Relationship Id="rId54" Type="http://schemas.openxmlformats.org/officeDocument/2006/relationships/image" Target="media/image20.png"/><Relationship Id="rId70" Type="http://schemas.openxmlformats.org/officeDocument/2006/relationships/image" Target="media/image29.emf"/><Relationship Id="rId75" Type="http://schemas.openxmlformats.org/officeDocument/2006/relationships/image" Target="media/image32.emf"/><Relationship Id="rId91" Type="http://schemas.openxmlformats.org/officeDocument/2006/relationships/image" Target="media/image39.emf"/><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image" Target="media/image7.emf"/><Relationship Id="rId49" Type="http://schemas.openxmlformats.org/officeDocument/2006/relationships/header" Target="header6.xml"/><Relationship Id="rId114" Type="http://schemas.openxmlformats.org/officeDocument/2006/relationships/header" Target="header14.xml"/><Relationship Id="rId10" Type="http://schemas.openxmlformats.org/officeDocument/2006/relationships/header" Target="header1.xml"/><Relationship Id="rId31" Type="http://schemas.openxmlformats.org/officeDocument/2006/relationships/package" Target="embeddings/Microsoft_Visio___3.vsdx"/><Relationship Id="rId44" Type="http://schemas.openxmlformats.org/officeDocument/2006/relationships/image" Target="media/image15.png"/><Relationship Id="rId52" Type="http://schemas.openxmlformats.org/officeDocument/2006/relationships/image" Target="media/image19.emf"/><Relationship Id="rId60" Type="http://schemas.openxmlformats.org/officeDocument/2006/relationships/image" Target="media/image24.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header" Target="header7.xml"/><Relationship Id="rId86" Type="http://schemas.openxmlformats.org/officeDocument/2006/relationships/package" Target="embeddings/Microsoft_Visio___27.vsdx"/><Relationship Id="rId94" Type="http://schemas.openxmlformats.org/officeDocument/2006/relationships/image" Target="media/image41.emf"/><Relationship Id="rId99" Type="http://schemas.openxmlformats.org/officeDocument/2006/relationships/chart" Target="charts/chart2.xml"/><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7.vsdx"/><Relationship Id="rId109" Type="http://schemas.openxmlformats.org/officeDocument/2006/relationships/hyperlink" Target="http://open.t.sohu.com/" TargetMode="External"/><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image" Target="media/image21.png"/><Relationship Id="rId76" Type="http://schemas.openxmlformats.org/officeDocument/2006/relationships/package" Target="embeddings/Microsoft_Visio___23.vsdx"/><Relationship Id="rId97" Type="http://schemas.openxmlformats.org/officeDocument/2006/relationships/package" Target="embeddings/Microsoft_Visio___32.vsdx"/><Relationship Id="rId104"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2.vsdx"/><Relationship Id="rId24" Type="http://schemas.openxmlformats.org/officeDocument/2006/relationships/package" Target="embeddings/Microsoft_Visio___.vsdx"/><Relationship Id="rId40" Type="http://schemas.openxmlformats.org/officeDocument/2006/relationships/image" Target="media/image13.emf"/><Relationship Id="rId45" Type="http://schemas.openxmlformats.org/officeDocument/2006/relationships/image" Target="media/image16.emf"/><Relationship Id="rId66" Type="http://schemas.openxmlformats.org/officeDocument/2006/relationships/image" Target="media/image27.emf"/><Relationship Id="rId87" Type="http://schemas.openxmlformats.org/officeDocument/2006/relationships/image" Target="media/image37.emf"/><Relationship Id="rId110" Type="http://schemas.openxmlformats.org/officeDocument/2006/relationships/hyperlink" Target="https://pdfbox.apache.org/,PDFBox" TargetMode="External"/><Relationship Id="rId115" Type="http://schemas.openxmlformats.org/officeDocument/2006/relationships/fontTable" Target="fontTable.xml"/><Relationship Id="rId61" Type="http://schemas.openxmlformats.org/officeDocument/2006/relationships/package" Target="embeddings/Microsoft_Visio___16.vsdx"/><Relationship Id="rId82" Type="http://schemas.openxmlformats.org/officeDocument/2006/relationships/header" Target="header8.xml"/><Relationship Id="rId19" Type="http://schemas.openxmlformats.org/officeDocument/2006/relationships/image" Target="media/image3.emf"/><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__5.vsdx"/><Relationship Id="rId56" Type="http://schemas.openxmlformats.org/officeDocument/2006/relationships/image" Target="media/image22.emf"/><Relationship Id="rId77" Type="http://schemas.openxmlformats.org/officeDocument/2006/relationships/image" Target="media/image33.emf"/><Relationship Id="rId100" Type="http://schemas.openxmlformats.org/officeDocument/2006/relationships/chart" Target="charts/chart3.xml"/><Relationship Id="rId105"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package" Target="embeddings/Microsoft_Visio___12.vsdx"/><Relationship Id="rId72" Type="http://schemas.openxmlformats.org/officeDocument/2006/relationships/image" Target="media/image30.emf"/><Relationship Id="rId93" Type="http://schemas.openxmlformats.org/officeDocument/2006/relationships/image" Target="media/image40.png"/><Relationship Id="rId98" Type="http://schemas.openxmlformats.org/officeDocument/2006/relationships/chart" Target="charts/chart1.xm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__10.vsdx"/><Relationship Id="rId67" Type="http://schemas.openxmlformats.org/officeDocument/2006/relationships/package" Target="embeddings/Microsoft_Visio___19.vsdx"/><Relationship Id="rId116" Type="http://schemas.microsoft.com/office/2011/relationships/people" Target="people.xml"/><Relationship Id="rId20" Type="http://schemas.openxmlformats.org/officeDocument/2006/relationships/oleObject" Target="embeddings/Microsoft_Visio_2003-2010___.vsd"/><Relationship Id="rId41" Type="http://schemas.openxmlformats.org/officeDocument/2006/relationships/package" Target="embeddings/Microsoft_Visio___8.vsdx"/><Relationship Id="rId62" Type="http://schemas.openxmlformats.org/officeDocument/2006/relationships/image" Target="media/image25.emf"/><Relationship Id="rId83" Type="http://schemas.openxmlformats.org/officeDocument/2006/relationships/image" Target="media/image35.emf"/><Relationship Id="rId88" Type="http://schemas.openxmlformats.org/officeDocument/2006/relationships/package" Target="embeddings/Microsoft_Visio___28.vsdx"/><Relationship Id="rId111" Type="http://schemas.openxmlformats.org/officeDocument/2006/relationships/header" Target="header11.xml"/><Relationship Id="rId15" Type="http://schemas.openxmlformats.org/officeDocument/2006/relationships/header" Target="header3.xml"/><Relationship Id="rId36" Type="http://schemas.openxmlformats.org/officeDocument/2006/relationships/image" Target="media/image11.emf"/><Relationship Id="rId57" Type="http://schemas.openxmlformats.org/officeDocument/2006/relationships/package" Target="embeddings/Microsoft_Visio___14.vsdx"/><Relationship Id="rId106" Type="http://schemas.openxmlformats.org/officeDocument/2006/relationships/hyperlink" Target="https://www.google.com/,google"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3.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4.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2364448"/>
        <c:axId val="212365008"/>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2365568"/>
        <c:axId val="212366128"/>
      </c:lineChart>
      <c:catAx>
        <c:axId val="21236444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5008"/>
        <c:crosses val="autoZero"/>
        <c:auto val="1"/>
        <c:lblAlgn val="ctr"/>
        <c:lblOffset val="100"/>
        <c:noMultiLvlLbl val="0"/>
      </c:catAx>
      <c:valAx>
        <c:axId val="21236500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4448"/>
        <c:crosses val="autoZero"/>
        <c:crossBetween val="between"/>
      </c:valAx>
      <c:catAx>
        <c:axId val="212365568"/>
        <c:scaling>
          <c:orientation val="minMax"/>
        </c:scaling>
        <c:delete val="1"/>
        <c:axPos val="b"/>
        <c:numFmt formatCode="General" sourceLinked="1"/>
        <c:majorTickMark val="out"/>
        <c:minorTickMark val="none"/>
        <c:tickLblPos val="nextTo"/>
        <c:crossAx val="212366128"/>
        <c:crosses val="autoZero"/>
        <c:auto val="1"/>
        <c:lblAlgn val="ctr"/>
        <c:lblOffset val="100"/>
        <c:noMultiLvlLbl val="0"/>
      </c:catAx>
      <c:valAx>
        <c:axId val="212366128"/>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5568"/>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2371168"/>
        <c:axId val="212371728"/>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2372288"/>
        <c:axId val="212372848"/>
      </c:lineChart>
      <c:catAx>
        <c:axId val="212371168"/>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1728"/>
        <c:crosses val="autoZero"/>
        <c:auto val="1"/>
        <c:lblAlgn val="ctr"/>
        <c:lblOffset val="100"/>
        <c:noMultiLvlLbl val="0"/>
      </c:catAx>
      <c:valAx>
        <c:axId val="212371728"/>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1168"/>
        <c:crosses val="autoZero"/>
        <c:crossBetween val="between"/>
      </c:valAx>
      <c:catAx>
        <c:axId val="212372288"/>
        <c:scaling>
          <c:orientation val="minMax"/>
        </c:scaling>
        <c:delete val="1"/>
        <c:axPos val="b"/>
        <c:numFmt formatCode="General" sourceLinked="1"/>
        <c:majorTickMark val="out"/>
        <c:minorTickMark val="none"/>
        <c:tickLblPos val="nextTo"/>
        <c:crossAx val="212372848"/>
        <c:crosses val="autoZero"/>
        <c:auto val="1"/>
        <c:lblAlgn val="ctr"/>
        <c:lblOffset val="100"/>
        <c:noMultiLvlLbl val="0"/>
      </c:catAx>
      <c:valAx>
        <c:axId val="212372848"/>
        <c:scaling>
          <c:orientation val="minMax"/>
          <c:min val="0.610000000000000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72288"/>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172B4-384A-41C1-A228-5875BAEB4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74</Pages>
  <Words>8194</Words>
  <Characters>46711</Characters>
  <Application>Microsoft Office Word</Application>
  <DocSecurity>0</DocSecurity>
  <PresentationFormat/>
  <Lines>389</Lines>
  <Paragraphs>109</Paragraphs>
  <Slides>0</Slides>
  <Notes>0</Notes>
  <HiddenSlides>0</HiddenSlides>
  <MMClips>0</MMClips>
  <ScaleCrop>false</ScaleCrop>
  <Company>pku-cis</Company>
  <LinksUpToDate>false</LinksUpToDate>
  <CharactersWithSpaces>54796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86</cp:revision>
  <cp:lastPrinted>2014-11-24T09:29:00Z</cp:lastPrinted>
  <dcterms:created xsi:type="dcterms:W3CDTF">2014-12-04T10:19:00Z</dcterms:created>
  <dcterms:modified xsi:type="dcterms:W3CDTF">2017-11-07T13:51:00Z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