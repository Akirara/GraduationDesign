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60DBFABC" w14:textId="3D182D03" w:rsidR="00232801" w:rsidDel="003C525D" w:rsidRDefault="00173303" w:rsidP="00EC1CBA">
      <w:pPr>
        <w:ind w:firstLineChars="300" w:firstLine="1084"/>
        <w:rPr>
          <w:del w:id="0" w:author="xuan Zhao" w:date="2017-11-06T14:19:00Z"/>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ins w:id="1" w:author="xuan Zhao" w:date="2017-11-06T14:20:00Z">
        <w:r w:rsidR="003C525D">
          <w:rPr>
            <w:rFonts w:hint="eastAsia"/>
            <w:b/>
            <w:sz w:val="36"/>
            <w:szCs w:val="32"/>
            <w:u w:val="single"/>
          </w:rPr>
          <w:t>基于深度学习的排序模型的研究与</w:t>
        </w:r>
      </w:ins>
      <w:ins w:id="2" w:author="xuan Zhao" w:date="2017-11-06T14:21:00Z">
        <w:r w:rsidR="007400F7">
          <w:rPr>
            <w:rFonts w:hint="eastAsia"/>
            <w:b/>
            <w:sz w:val="36"/>
            <w:szCs w:val="32"/>
            <w:u w:val="single"/>
          </w:rPr>
          <w:t>实现</w:t>
        </w:r>
      </w:ins>
      <w:ins w:id="3" w:author="xuan Zhao" w:date="2017-11-06T14:20:00Z">
        <w:r w:rsidR="003C525D">
          <w:rPr>
            <w:rFonts w:hint="eastAsia"/>
            <w:b/>
            <w:sz w:val="36"/>
            <w:szCs w:val="32"/>
            <w:u w:val="single"/>
          </w:rPr>
          <w:t xml:space="preserve"> </w:t>
        </w:r>
      </w:ins>
      <w:del w:id="4" w:author="xuan Zhao" w:date="2017-11-06T14:19:00Z">
        <w:r w:rsidR="00232801" w:rsidDel="003C525D">
          <w:rPr>
            <w:rFonts w:hint="eastAsia"/>
            <w:b/>
            <w:sz w:val="36"/>
            <w:szCs w:val="32"/>
            <w:u w:val="single"/>
          </w:rPr>
          <w:delText>一种</w:delText>
        </w:r>
        <w:r w:rsidR="00C2096D" w:rsidDel="003C525D">
          <w:rPr>
            <w:rFonts w:hint="eastAsia"/>
            <w:b/>
            <w:sz w:val="36"/>
            <w:szCs w:val="32"/>
            <w:u w:val="single"/>
          </w:rPr>
          <w:delText>面向</w:delText>
        </w:r>
        <w:r w:rsidR="00232801" w:rsidDel="003C525D">
          <w:rPr>
            <w:rFonts w:hint="eastAsia"/>
            <w:b/>
            <w:sz w:val="36"/>
            <w:szCs w:val="32"/>
            <w:u w:val="single"/>
          </w:rPr>
          <w:delText>PDF</w:delText>
        </w:r>
        <w:r w:rsidR="00C2096D" w:rsidDel="003C525D">
          <w:rPr>
            <w:rFonts w:hint="eastAsia"/>
            <w:b/>
            <w:sz w:val="36"/>
            <w:szCs w:val="32"/>
            <w:u w:val="single"/>
          </w:rPr>
          <w:delText>文件</w:delText>
        </w:r>
        <w:r w:rsidR="00232801" w:rsidDel="003C525D">
          <w:rPr>
            <w:rFonts w:hint="eastAsia"/>
            <w:b/>
            <w:sz w:val="36"/>
            <w:szCs w:val="32"/>
            <w:u w:val="single"/>
          </w:rPr>
          <w:delText>的表格数据抽取</w:delText>
        </w:r>
      </w:del>
    </w:p>
    <w:p w14:paraId="722EF13C" w14:textId="77777777" w:rsidR="00173303" w:rsidRDefault="00CC1CFE">
      <w:pPr>
        <w:ind w:firstLineChars="300" w:firstLine="1084"/>
        <w:rPr>
          <w:b/>
          <w:sz w:val="36"/>
          <w:szCs w:val="32"/>
          <w:u w:val="single"/>
        </w:rPr>
        <w:pPrChange w:id="5" w:author="Zhao ,Xuan(HPB)" w:date="2017-11-09T00:25:00Z">
          <w:pPr>
            <w:ind w:firstLineChars="850" w:firstLine="3072"/>
          </w:pPr>
        </w:pPrChange>
      </w:pPr>
      <w:del w:id="6" w:author="xuan Zhao" w:date="2017-11-06T14:19:00Z">
        <w:r w:rsidDel="003C525D">
          <w:rPr>
            <w:rFonts w:hint="eastAsia"/>
            <w:b/>
            <w:sz w:val="36"/>
            <w:szCs w:val="32"/>
            <w:u w:val="single"/>
          </w:rPr>
          <w:delText>方法</w:delText>
        </w:r>
        <w:r w:rsidR="00232801" w:rsidDel="003C525D">
          <w:rPr>
            <w:rFonts w:hint="eastAsia"/>
            <w:b/>
            <w:sz w:val="36"/>
            <w:szCs w:val="32"/>
            <w:u w:val="single"/>
          </w:rPr>
          <w:delText>的研究与实现</w:delText>
        </w:r>
      </w:del>
      <w:r w:rsidR="00173303">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05B1A02"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ins w:id="7" w:author="xuan Zhao" w:date="2017-11-06T14:20:00Z">
        <w:r w:rsidR="00DE22EE">
          <w:rPr>
            <w:rFonts w:ascii="宋体" w:hAnsi="宋体"/>
            <w:b/>
            <w:sz w:val="28"/>
            <w:szCs w:val="28"/>
            <w:u w:val="single"/>
          </w:rPr>
          <w:t>5111589</w:t>
        </w:r>
      </w:ins>
      <w:del w:id="8" w:author="xuan Zhao" w:date="2017-11-06T14:20:00Z">
        <w:r w:rsidR="00232801" w:rsidDel="00DE22EE">
          <w:rPr>
            <w:rFonts w:ascii="宋体" w:hAnsi="宋体" w:hint="eastAsia"/>
            <w:b/>
            <w:sz w:val="28"/>
            <w:szCs w:val="28"/>
            <w:u w:val="single"/>
          </w:rPr>
          <w:delText>2111527</w:delText>
        </w:r>
      </w:del>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2FA320ED"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ins w:id="9" w:author="xuan Zhao" w:date="2017-11-06T14:21:00Z">
        <w:r w:rsidR="00DE22EE">
          <w:rPr>
            <w:rFonts w:hint="eastAsia"/>
            <w:b/>
            <w:sz w:val="28"/>
            <w:szCs w:val="28"/>
            <w:u w:val="single"/>
          </w:rPr>
          <w:t>赵</w:t>
        </w:r>
      </w:ins>
      <w:ins w:id="10" w:author="xuan Zhao" w:date="2017-11-06T14:30:00Z">
        <w:r w:rsidR="00630090">
          <w:rPr>
            <w:rFonts w:hint="eastAsia"/>
            <w:b/>
            <w:sz w:val="28"/>
            <w:szCs w:val="28"/>
            <w:u w:val="single"/>
          </w:rPr>
          <w:t xml:space="preserve"> </w:t>
        </w:r>
      </w:ins>
      <w:ins w:id="11" w:author="xuan Zhao" w:date="2017-11-06T14:21:00Z">
        <w:r w:rsidR="00DE22EE">
          <w:rPr>
            <w:rFonts w:hint="eastAsia"/>
            <w:b/>
            <w:sz w:val="28"/>
            <w:szCs w:val="28"/>
            <w:u w:val="single"/>
          </w:rPr>
          <w:t>轩</w:t>
        </w:r>
      </w:ins>
      <w:del w:id="12" w:author="xuan Zhao" w:date="2017-11-06T14:21:00Z">
        <w:r w:rsidR="00232801" w:rsidDel="00DE22EE">
          <w:rPr>
            <w:rFonts w:hint="eastAsia"/>
            <w:b/>
            <w:sz w:val="28"/>
            <w:szCs w:val="28"/>
            <w:u w:val="single"/>
          </w:rPr>
          <w:delText>唐皓瑾</w:delText>
        </w:r>
      </w:del>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153057BB" w:rsidR="00173303" w:rsidRDefault="00173303" w:rsidP="00180EE5">
      <w:pPr>
        <w:jc w:val="center"/>
        <w:rPr>
          <w:b/>
          <w:sz w:val="28"/>
          <w:szCs w:val="28"/>
        </w:rPr>
      </w:pPr>
      <w:r>
        <w:rPr>
          <w:rFonts w:ascii="宋体" w:hAnsi="宋体" w:hint="eastAsia"/>
          <w:b/>
          <w:sz w:val="28"/>
          <w:szCs w:val="28"/>
        </w:rPr>
        <w:t>201</w:t>
      </w:r>
      <w:ins w:id="13" w:author="xuan Zhao" w:date="2017-11-06T14:21:00Z">
        <w:r w:rsidR="00E80008">
          <w:rPr>
            <w:rFonts w:ascii="宋体" w:hAnsi="宋体"/>
            <w:b/>
            <w:sz w:val="28"/>
            <w:szCs w:val="28"/>
          </w:rPr>
          <w:t>7</w:t>
        </w:r>
      </w:ins>
      <w:del w:id="14" w:author="xuan Zhao" w:date="2017-11-06T14:21:00Z">
        <w:r w:rsidR="00232801" w:rsidDel="00E80008">
          <w:rPr>
            <w:rFonts w:ascii="宋体" w:hAnsi="宋体" w:hint="eastAsia"/>
            <w:b/>
            <w:sz w:val="28"/>
            <w:szCs w:val="28"/>
          </w:rPr>
          <w:delText>4</w:delText>
        </w:r>
      </w:del>
      <w:r>
        <w:rPr>
          <w:rFonts w:hint="eastAsia"/>
          <w:b/>
          <w:sz w:val="28"/>
          <w:szCs w:val="28"/>
        </w:rPr>
        <w:t>年</w:t>
      </w:r>
      <w:r>
        <w:rPr>
          <w:rFonts w:hint="eastAsia"/>
          <w:b/>
          <w:sz w:val="28"/>
          <w:szCs w:val="28"/>
        </w:rPr>
        <w:t xml:space="preserve"> </w:t>
      </w:r>
      <w:ins w:id="15" w:author="xuan Zhao" w:date="2017-11-06T14:21:00Z">
        <w:r w:rsidR="00E80008">
          <w:rPr>
            <w:b/>
            <w:sz w:val="28"/>
            <w:szCs w:val="28"/>
          </w:rPr>
          <w:t>11</w:t>
        </w:r>
      </w:ins>
      <w:del w:id="16" w:author="xuan Zhao" w:date="2017-11-06T14:21:00Z">
        <w:r w:rsidDel="00E80008">
          <w:rPr>
            <w:rFonts w:ascii="宋体" w:hAnsi="宋体" w:hint="eastAsia"/>
            <w:b/>
            <w:sz w:val="28"/>
            <w:szCs w:val="28"/>
          </w:rPr>
          <w:delText>12</w:delText>
        </w:r>
      </w:del>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1E36FFE" w:rsidR="00232801" w:rsidRDefault="00F64630" w:rsidP="006E7A03">
      <w:pPr>
        <w:spacing w:afterLines="100" w:after="326"/>
        <w:jc w:val="center"/>
        <w:rPr>
          <w:rFonts w:ascii="Times New Roman" w:eastAsia="黑体" w:hAnsi="Times New Roman"/>
          <w:sz w:val="32"/>
          <w:szCs w:val="32"/>
        </w:rPr>
      </w:pPr>
      <w:ins w:id="17" w:author="xuan Zhao" w:date="2017-11-06T14:44:00Z">
        <w:r>
          <w:rPr>
            <w:rFonts w:ascii="Times New Roman" w:eastAsia="黑体" w:hAnsi="Times New Roman" w:hint="eastAsia"/>
            <w:sz w:val="32"/>
            <w:szCs w:val="32"/>
          </w:rPr>
          <w:lastRenderedPageBreak/>
          <w:t>基于深度学习的排序模型的研究与实现</w:t>
        </w:r>
      </w:ins>
      <w:del w:id="18" w:author="xuan Zhao" w:date="2017-11-06T14:44:00Z">
        <w:r w:rsidR="00232801" w:rsidRPr="00232801" w:rsidDel="00F64630">
          <w:rPr>
            <w:rFonts w:ascii="Times New Roman" w:eastAsia="黑体" w:hAnsi="Times New Roman" w:hint="eastAsia"/>
            <w:sz w:val="32"/>
            <w:szCs w:val="32"/>
          </w:rPr>
          <w:delText>一</w:delText>
        </w:r>
      </w:del>
      <w:del w:id="19" w:author="xuan Zhao" w:date="2017-11-06T14:43:00Z">
        <w:r w:rsidR="00232801" w:rsidRPr="00232801" w:rsidDel="00F64630">
          <w:rPr>
            <w:rFonts w:ascii="Times New Roman" w:eastAsia="黑体" w:hAnsi="Times New Roman" w:hint="eastAsia"/>
            <w:sz w:val="32"/>
            <w:szCs w:val="32"/>
          </w:rPr>
          <w:delText>种</w:delText>
        </w:r>
        <w:r w:rsidR="00563E0E" w:rsidDel="00F64630">
          <w:rPr>
            <w:rFonts w:ascii="Times New Roman" w:eastAsia="黑体" w:hAnsi="Times New Roman" w:hint="eastAsia"/>
            <w:sz w:val="32"/>
            <w:szCs w:val="32"/>
          </w:rPr>
          <w:delText>面向</w:delText>
        </w:r>
        <w:r w:rsidR="00232801" w:rsidRPr="00232801" w:rsidDel="00F64630">
          <w:rPr>
            <w:rFonts w:ascii="Times New Roman" w:eastAsia="黑体" w:hAnsi="Times New Roman" w:hint="eastAsia"/>
            <w:sz w:val="32"/>
            <w:szCs w:val="32"/>
          </w:rPr>
          <w:delText>PDF</w:delText>
        </w:r>
        <w:r w:rsidR="00563E0E" w:rsidDel="00F64630">
          <w:rPr>
            <w:rFonts w:ascii="Times New Roman" w:eastAsia="黑体" w:hAnsi="Times New Roman" w:hint="eastAsia"/>
            <w:sz w:val="32"/>
            <w:szCs w:val="32"/>
          </w:rPr>
          <w:delText>文件</w:delText>
        </w:r>
        <w:r w:rsidR="00232801" w:rsidRPr="00232801" w:rsidDel="00F64630">
          <w:rPr>
            <w:rFonts w:ascii="Times New Roman" w:eastAsia="黑体" w:hAnsi="Times New Roman" w:hint="eastAsia"/>
            <w:sz w:val="32"/>
            <w:szCs w:val="32"/>
          </w:rPr>
          <w:delText>的表格数据抽取</w:delText>
        </w:r>
        <w:r w:rsidR="00563E0E" w:rsidDel="00F64630">
          <w:rPr>
            <w:rFonts w:ascii="Times New Roman" w:eastAsia="黑体" w:hAnsi="Times New Roman" w:hint="eastAsia"/>
            <w:sz w:val="32"/>
            <w:szCs w:val="32"/>
          </w:rPr>
          <w:delText>方法</w:delText>
        </w:r>
        <w:r w:rsidR="00232801" w:rsidRPr="00232801" w:rsidDel="00F64630">
          <w:rPr>
            <w:rFonts w:ascii="Times New Roman" w:eastAsia="黑体" w:hAnsi="Times New Roman" w:hint="eastAsia"/>
            <w:sz w:val="32"/>
            <w:szCs w:val="32"/>
          </w:rPr>
          <w:delText>的研究与实现</w:delText>
        </w:r>
      </w:del>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2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2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w:t>
      </w:r>
      <w:r w:rsidRPr="006019EC">
        <w:rPr>
          <w:rFonts w:ascii="Times New Roman" w:hAnsi="Times New Roman"/>
          <w:kern w:val="0"/>
          <w:sz w:val="28"/>
          <w:szCs w:val="28"/>
        </w:rPr>
        <w:lastRenderedPageBreak/>
        <w:t xml:space="preserve">analysis 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5611CF3C" w14:textId="77777777" w:rsidR="008C5BD0"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06841142" w:history="1">
        <w:r w:rsidR="008C5BD0" w:rsidRPr="00E4333E">
          <w:rPr>
            <w:rStyle w:val="ae"/>
            <w:rFonts w:hint="eastAsia"/>
            <w:noProof/>
          </w:rPr>
          <w:t>第</w:t>
        </w:r>
        <w:r w:rsidR="008C5BD0" w:rsidRPr="00E4333E">
          <w:rPr>
            <w:rStyle w:val="ae"/>
            <w:rFonts w:hint="eastAsia"/>
            <w:noProof/>
          </w:rPr>
          <w:t>1</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绪论</w:t>
        </w:r>
        <w:r w:rsidR="008C5BD0">
          <w:rPr>
            <w:noProof/>
            <w:webHidden/>
          </w:rPr>
          <w:tab/>
        </w:r>
        <w:r w:rsidR="008C5BD0">
          <w:rPr>
            <w:noProof/>
            <w:webHidden/>
          </w:rPr>
          <w:fldChar w:fldCharType="begin"/>
        </w:r>
        <w:r w:rsidR="008C5BD0">
          <w:rPr>
            <w:noProof/>
            <w:webHidden/>
          </w:rPr>
          <w:instrText xml:space="preserve"> PAGEREF _Toc406841142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0448071E"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43" w:history="1">
        <w:r w:rsidR="008C5BD0" w:rsidRPr="00E4333E">
          <w:rPr>
            <w:rStyle w:val="ae"/>
            <w:noProof/>
          </w:rPr>
          <w:t>1.1</w:t>
        </w:r>
        <w:r w:rsidR="008C5BD0" w:rsidRPr="00E4333E">
          <w:rPr>
            <w:rStyle w:val="ae"/>
            <w:rFonts w:hint="eastAsia"/>
            <w:noProof/>
          </w:rPr>
          <w:t xml:space="preserve"> </w:t>
        </w:r>
        <w:r w:rsidR="008C5BD0" w:rsidRPr="00E4333E">
          <w:rPr>
            <w:rStyle w:val="ae"/>
            <w:rFonts w:hint="eastAsia"/>
            <w:noProof/>
          </w:rPr>
          <w:t>研究背景</w:t>
        </w:r>
        <w:r w:rsidR="008C5BD0">
          <w:rPr>
            <w:noProof/>
            <w:webHidden/>
          </w:rPr>
          <w:tab/>
        </w:r>
        <w:r w:rsidR="008C5BD0">
          <w:rPr>
            <w:noProof/>
            <w:webHidden/>
          </w:rPr>
          <w:fldChar w:fldCharType="begin"/>
        </w:r>
        <w:r w:rsidR="008C5BD0">
          <w:rPr>
            <w:noProof/>
            <w:webHidden/>
          </w:rPr>
          <w:instrText xml:space="preserve"> PAGEREF _Toc406841143 \h </w:instrText>
        </w:r>
        <w:r w:rsidR="008C5BD0">
          <w:rPr>
            <w:noProof/>
            <w:webHidden/>
          </w:rPr>
        </w:r>
        <w:r w:rsidR="008C5BD0">
          <w:rPr>
            <w:noProof/>
            <w:webHidden/>
          </w:rPr>
          <w:fldChar w:fldCharType="separate"/>
        </w:r>
        <w:r w:rsidR="00EC1CBA">
          <w:rPr>
            <w:noProof/>
            <w:webHidden/>
          </w:rPr>
          <w:t>1</w:t>
        </w:r>
        <w:r w:rsidR="008C5BD0">
          <w:rPr>
            <w:noProof/>
            <w:webHidden/>
          </w:rPr>
          <w:fldChar w:fldCharType="end"/>
        </w:r>
      </w:hyperlink>
    </w:p>
    <w:p w14:paraId="5A45C6F7"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44" w:history="1">
        <w:r w:rsidR="008C5BD0" w:rsidRPr="00E4333E">
          <w:rPr>
            <w:rStyle w:val="ae"/>
            <w:noProof/>
          </w:rPr>
          <w:t>1.2</w:t>
        </w:r>
        <w:r w:rsidR="008C5BD0" w:rsidRPr="00E4333E">
          <w:rPr>
            <w:rStyle w:val="ae"/>
            <w:rFonts w:hint="eastAsia"/>
            <w:noProof/>
          </w:rPr>
          <w:t xml:space="preserve"> </w:t>
        </w:r>
        <w:r w:rsidR="008C5BD0" w:rsidRPr="00E4333E">
          <w:rPr>
            <w:rStyle w:val="ae"/>
            <w:rFonts w:hint="eastAsia"/>
            <w:noProof/>
          </w:rPr>
          <w:t>研究意义</w:t>
        </w:r>
        <w:r w:rsidR="008C5BD0">
          <w:rPr>
            <w:noProof/>
            <w:webHidden/>
          </w:rPr>
          <w:tab/>
        </w:r>
        <w:r w:rsidR="008C5BD0">
          <w:rPr>
            <w:noProof/>
            <w:webHidden/>
          </w:rPr>
          <w:fldChar w:fldCharType="begin"/>
        </w:r>
        <w:r w:rsidR="008C5BD0">
          <w:rPr>
            <w:noProof/>
            <w:webHidden/>
          </w:rPr>
          <w:instrText xml:space="preserve"> PAGEREF _Toc406841144 \h </w:instrText>
        </w:r>
        <w:r w:rsidR="008C5BD0">
          <w:rPr>
            <w:noProof/>
            <w:webHidden/>
          </w:rPr>
        </w:r>
        <w:r w:rsidR="008C5BD0">
          <w:rPr>
            <w:noProof/>
            <w:webHidden/>
          </w:rPr>
          <w:fldChar w:fldCharType="separate"/>
        </w:r>
        <w:r w:rsidR="00EC1CBA">
          <w:rPr>
            <w:noProof/>
            <w:webHidden/>
          </w:rPr>
          <w:t>2</w:t>
        </w:r>
        <w:r w:rsidR="008C5BD0">
          <w:rPr>
            <w:noProof/>
            <w:webHidden/>
          </w:rPr>
          <w:fldChar w:fldCharType="end"/>
        </w:r>
      </w:hyperlink>
    </w:p>
    <w:p w14:paraId="41EECCFE"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45" w:history="1">
        <w:r w:rsidR="008C5BD0" w:rsidRPr="00E4333E">
          <w:rPr>
            <w:rStyle w:val="ae"/>
            <w:noProof/>
          </w:rPr>
          <w:t>1.3</w:t>
        </w:r>
        <w:r w:rsidR="008C5BD0" w:rsidRPr="00E4333E">
          <w:rPr>
            <w:rStyle w:val="ae"/>
            <w:rFonts w:hint="eastAsia"/>
            <w:noProof/>
          </w:rPr>
          <w:t xml:space="preserve"> </w:t>
        </w:r>
        <w:r w:rsidR="008C5BD0" w:rsidRPr="00E4333E">
          <w:rPr>
            <w:rStyle w:val="ae"/>
            <w:rFonts w:hint="eastAsia"/>
            <w:noProof/>
          </w:rPr>
          <w:t>硕士研究生期间的工作总结</w:t>
        </w:r>
        <w:r w:rsidR="008C5BD0">
          <w:rPr>
            <w:noProof/>
            <w:webHidden/>
          </w:rPr>
          <w:tab/>
        </w:r>
        <w:r w:rsidR="008C5BD0">
          <w:rPr>
            <w:noProof/>
            <w:webHidden/>
          </w:rPr>
          <w:fldChar w:fldCharType="begin"/>
        </w:r>
        <w:r w:rsidR="008C5BD0">
          <w:rPr>
            <w:noProof/>
            <w:webHidden/>
          </w:rPr>
          <w:instrText xml:space="preserve"> PAGEREF _Toc406841145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013B0F42"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46" w:history="1">
        <w:r w:rsidR="008C5BD0" w:rsidRPr="00E4333E">
          <w:rPr>
            <w:rStyle w:val="ae"/>
            <w:noProof/>
          </w:rPr>
          <w:t>1.4</w:t>
        </w:r>
        <w:r w:rsidR="008C5BD0" w:rsidRPr="00E4333E">
          <w:rPr>
            <w:rStyle w:val="ae"/>
            <w:rFonts w:hint="eastAsia"/>
            <w:noProof/>
          </w:rPr>
          <w:t xml:space="preserve"> </w:t>
        </w:r>
        <w:r w:rsidR="008C5BD0" w:rsidRPr="00E4333E">
          <w:rPr>
            <w:rStyle w:val="ae"/>
            <w:rFonts w:hint="eastAsia"/>
            <w:noProof/>
          </w:rPr>
          <w:t>论文组织结构</w:t>
        </w:r>
        <w:r w:rsidR="008C5BD0">
          <w:rPr>
            <w:noProof/>
            <w:webHidden/>
          </w:rPr>
          <w:tab/>
        </w:r>
        <w:r w:rsidR="008C5BD0">
          <w:rPr>
            <w:noProof/>
            <w:webHidden/>
          </w:rPr>
          <w:fldChar w:fldCharType="begin"/>
        </w:r>
        <w:r w:rsidR="008C5BD0">
          <w:rPr>
            <w:noProof/>
            <w:webHidden/>
          </w:rPr>
          <w:instrText xml:space="preserve"> PAGEREF _Toc406841146 \h </w:instrText>
        </w:r>
        <w:r w:rsidR="008C5BD0">
          <w:rPr>
            <w:noProof/>
            <w:webHidden/>
          </w:rPr>
        </w:r>
        <w:r w:rsidR="008C5BD0">
          <w:rPr>
            <w:noProof/>
            <w:webHidden/>
          </w:rPr>
          <w:fldChar w:fldCharType="separate"/>
        </w:r>
        <w:r w:rsidR="00EC1CBA">
          <w:rPr>
            <w:noProof/>
            <w:webHidden/>
          </w:rPr>
          <w:t>3</w:t>
        </w:r>
        <w:r w:rsidR="008C5BD0">
          <w:rPr>
            <w:noProof/>
            <w:webHidden/>
          </w:rPr>
          <w:fldChar w:fldCharType="end"/>
        </w:r>
      </w:hyperlink>
    </w:p>
    <w:p w14:paraId="51C5086E" w14:textId="77777777" w:rsidR="008C5BD0" w:rsidRDefault="00C57606">
      <w:pPr>
        <w:pStyle w:val="12"/>
        <w:rPr>
          <w:rFonts w:asciiTheme="minorHAnsi" w:eastAsiaTheme="minorEastAsia" w:hAnsiTheme="minorHAnsi" w:cstheme="minorBidi"/>
          <w:noProof/>
          <w:sz w:val="21"/>
          <w:szCs w:val="22"/>
        </w:rPr>
      </w:pPr>
      <w:hyperlink w:anchor="_Toc406841147" w:history="1">
        <w:r w:rsidR="008C5BD0" w:rsidRPr="00E4333E">
          <w:rPr>
            <w:rStyle w:val="ae"/>
            <w:rFonts w:hint="eastAsia"/>
            <w:noProof/>
          </w:rPr>
          <w:t>第</w:t>
        </w:r>
        <w:r w:rsidR="008C5BD0" w:rsidRPr="00E4333E">
          <w:rPr>
            <w:rStyle w:val="ae"/>
            <w:rFonts w:hint="eastAsia"/>
            <w:noProof/>
          </w:rPr>
          <w:t>2</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背景理论及相关技术介绍</w:t>
        </w:r>
        <w:r w:rsidR="008C5BD0">
          <w:rPr>
            <w:noProof/>
            <w:webHidden/>
          </w:rPr>
          <w:tab/>
        </w:r>
        <w:r w:rsidR="008C5BD0">
          <w:rPr>
            <w:noProof/>
            <w:webHidden/>
          </w:rPr>
          <w:fldChar w:fldCharType="begin"/>
        </w:r>
        <w:r w:rsidR="008C5BD0">
          <w:rPr>
            <w:noProof/>
            <w:webHidden/>
          </w:rPr>
          <w:instrText xml:space="preserve"> PAGEREF _Toc406841147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EE1394F"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48" w:history="1">
        <w:r w:rsidR="008C5BD0" w:rsidRPr="00E4333E">
          <w:rPr>
            <w:rStyle w:val="ae"/>
            <w:noProof/>
          </w:rPr>
          <w:t>2.1 PDF</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_Toc406841148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160465E"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49" w:history="1">
        <w:r w:rsidR="008C5BD0" w:rsidRPr="00E4333E">
          <w:rPr>
            <w:rStyle w:val="ae"/>
            <w:noProof/>
          </w:rPr>
          <w:t>2.1.1 PDF</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_Toc406841149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578669B"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50" w:history="1">
        <w:r w:rsidR="008C5BD0" w:rsidRPr="00E4333E">
          <w:rPr>
            <w:rStyle w:val="ae"/>
            <w:noProof/>
          </w:rPr>
          <w:t>2.1.2 PDF</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70515DC"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51" w:history="1">
        <w:r w:rsidR="008C5BD0" w:rsidRPr="00E4333E">
          <w:rPr>
            <w:rStyle w:val="ae"/>
            <w:noProof/>
          </w:rPr>
          <w:t>2.1.3 PDF</w:t>
        </w:r>
        <w:r w:rsidR="008C5BD0" w:rsidRPr="00E4333E">
          <w:rPr>
            <w:rStyle w:val="ae"/>
            <w:rFonts w:hint="eastAsia"/>
            <w:noProof/>
          </w:rPr>
          <w:t>文档示例</w:t>
        </w:r>
        <w:r w:rsidR="008C5BD0">
          <w:rPr>
            <w:noProof/>
            <w:webHidden/>
          </w:rPr>
          <w:tab/>
        </w:r>
        <w:r w:rsidR="008C5BD0">
          <w:rPr>
            <w:noProof/>
            <w:webHidden/>
          </w:rPr>
          <w:fldChar w:fldCharType="begin"/>
        </w:r>
        <w:r w:rsidR="008C5BD0">
          <w:rPr>
            <w:noProof/>
            <w:webHidden/>
          </w:rPr>
          <w:instrText xml:space="preserve"> PAGEREF _Toc406841151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92472B0"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52" w:history="1">
        <w:r w:rsidR="008C5BD0" w:rsidRPr="00E4333E">
          <w:rPr>
            <w:rStyle w:val="ae"/>
            <w:noProof/>
          </w:rPr>
          <w:t>2.2 PDFBox</w:t>
        </w:r>
        <w:r w:rsidR="008C5BD0" w:rsidRPr="00E4333E">
          <w:rPr>
            <w:rStyle w:val="ae"/>
            <w:rFonts w:hint="eastAsia"/>
            <w:noProof/>
          </w:rPr>
          <w:t>介绍</w:t>
        </w:r>
        <w:r w:rsidR="008C5BD0">
          <w:rPr>
            <w:noProof/>
            <w:webHidden/>
          </w:rPr>
          <w:tab/>
        </w:r>
        <w:r w:rsidR="008C5BD0">
          <w:rPr>
            <w:noProof/>
            <w:webHidden/>
          </w:rPr>
          <w:fldChar w:fldCharType="begin"/>
        </w:r>
        <w:r w:rsidR="008C5BD0">
          <w:rPr>
            <w:noProof/>
            <w:webHidden/>
          </w:rPr>
          <w:instrText xml:space="preserve"> PAGEREF _Toc406841152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65094A3"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53" w:history="1">
        <w:r w:rsidR="008C5BD0" w:rsidRPr="00E4333E">
          <w:rPr>
            <w:rStyle w:val="ae"/>
            <w:noProof/>
          </w:rPr>
          <w:t>2.2.1 PDFBox</w:t>
        </w:r>
        <w:r w:rsidR="008C5BD0" w:rsidRPr="00E4333E">
          <w:rPr>
            <w:rStyle w:val="ae"/>
            <w:rFonts w:hint="eastAsia"/>
            <w:noProof/>
          </w:rPr>
          <w:t>概述</w:t>
        </w:r>
        <w:r w:rsidR="008C5BD0">
          <w:rPr>
            <w:noProof/>
            <w:webHidden/>
          </w:rPr>
          <w:tab/>
        </w:r>
        <w:r w:rsidR="008C5BD0">
          <w:rPr>
            <w:noProof/>
            <w:webHidden/>
          </w:rPr>
          <w:fldChar w:fldCharType="begin"/>
        </w:r>
        <w:r w:rsidR="008C5BD0">
          <w:rPr>
            <w:noProof/>
            <w:webHidden/>
          </w:rPr>
          <w:instrText xml:space="preserve"> PAGEREF _Toc406841153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C633518"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54" w:history="1">
        <w:r w:rsidR="008C5BD0" w:rsidRPr="00E4333E">
          <w:rPr>
            <w:rStyle w:val="ae"/>
            <w:noProof/>
          </w:rPr>
          <w:t>2.2.2 PDFBox</w:t>
        </w:r>
        <w:r w:rsidR="008C5BD0" w:rsidRPr="00E4333E">
          <w:rPr>
            <w:rStyle w:val="ae"/>
            <w:rFonts w:hint="eastAsia"/>
            <w:noProof/>
          </w:rPr>
          <w:t>组织结构</w:t>
        </w:r>
        <w:r w:rsidR="008C5BD0">
          <w:rPr>
            <w:noProof/>
            <w:webHidden/>
          </w:rPr>
          <w:tab/>
        </w:r>
        <w:r w:rsidR="008C5BD0">
          <w:rPr>
            <w:noProof/>
            <w:webHidden/>
          </w:rPr>
          <w:fldChar w:fldCharType="begin"/>
        </w:r>
        <w:r w:rsidR="008C5BD0">
          <w:rPr>
            <w:noProof/>
            <w:webHidden/>
          </w:rPr>
          <w:instrText xml:space="preserve"> PAGEREF _Toc406841154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4F88134"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55" w:history="1">
        <w:r w:rsidR="008C5BD0" w:rsidRPr="00E4333E">
          <w:rPr>
            <w:rStyle w:val="ae"/>
            <w:noProof/>
          </w:rPr>
          <w:t>2.3</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_Toc406841155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819D87" w14:textId="77777777" w:rsidR="008C5BD0" w:rsidRDefault="00C57606">
      <w:pPr>
        <w:pStyle w:val="12"/>
        <w:rPr>
          <w:rFonts w:asciiTheme="minorHAnsi" w:eastAsiaTheme="minorEastAsia" w:hAnsiTheme="minorHAnsi" w:cstheme="minorBidi"/>
          <w:noProof/>
          <w:sz w:val="21"/>
          <w:szCs w:val="22"/>
        </w:rPr>
      </w:pPr>
      <w:hyperlink w:anchor="_Toc406841156" w:history="1">
        <w:r w:rsidR="008C5BD0" w:rsidRPr="00E4333E">
          <w:rPr>
            <w:rStyle w:val="ae"/>
            <w:rFonts w:hint="eastAsia"/>
            <w:noProof/>
          </w:rPr>
          <w:t>第</w:t>
        </w:r>
        <w:r w:rsidR="008C5BD0" w:rsidRPr="00E4333E">
          <w:rPr>
            <w:rStyle w:val="ae"/>
            <w:rFonts w:hint="eastAsia"/>
            <w:noProof/>
          </w:rPr>
          <w:t>3</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常见表格数据抽取方法的介绍与分析</w:t>
        </w:r>
        <w:r w:rsidR="008C5BD0">
          <w:rPr>
            <w:noProof/>
            <w:webHidden/>
          </w:rPr>
          <w:tab/>
        </w:r>
        <w:r w:rsidR="008C5BD0">
          <w:rPr>
            <w:noProof/>
            <w:webHidden/>
          </w:rPr>
          <w:fldChar w:fldCharType="begin"/>
        </w:r>
        <w:r w:rsidR="008C5BD0">
          <w:rPr>
            <w:noProof/>
            <w:webHidden/>
          </w:rPr>
          <w:instrText xml:space="preserve"> PAGEREF _Toc406841156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385249F"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57" w:history="1">
        <w:r w:rsidR="008C5BD0" w:rsidRPr="00E4333E">
          <w:rPr>
            <w:rStyle w:val="ae"/>
            <w:noProof/>
          </w:rPr>
          <w:t>3.1</w:t>
        </w:r>
        <w:r w:rsidR="008C5BD0" w:rsidRPr="00E4333E">
          <w:rPr>
            <w:rStyle w:val="ae"/>
            <w:rFonts w:hint="eastAsia"/>
            <w:noProof/>
          </w:rPr>
          <w:t xml:space="preserve"> </w:t>
        </w:r>
        <w:r w:rsidR="008C5BD0" w:rsidRPr="00E4333E">
          <w:rPr>
            <w:rStyle w:val="ae"/>
            <w:rFonts w:hint="eastAsia"/>
            <w:noProof/>
          </w:rPr>
          <w:t>通用的表格识别方法介绍</w:t>
        </w:r>
        <w:r w:rsidR="008C5BD0">
          <w:rPr>
            <w:noProof/>
            <w:webHidden/>
          </w:rPr>
          <w:tab/>
        </w:r>
        <w:r w:rsidR="008C5BD0">
          <w:rPr>
            <w:noProof/>
            <w:webHidden/>
          </w:rPr>
          <w:fldChar w:fldCharType="begin"/>
        </w:r>
        <w:r w:rsidR="008C5BD0">
          <w:rPr>
            <w:noProof/>
            <w:webHidden/>
          </w:rPr>
          <w:instrText xml:space="preserve"> PAGEREF _Toc406841157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5DAED22"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58" w:history="1">
        <w:r w:rsidR="008C5BD0" w:rsidRPr="00E4333E">
          <w:rPr>
            <w:rStyle w:val="ae"/>
            <w:noProof/>
          </w:rPr>
          <w:t>3.2</w:t>
        </w:r>
        <w:r w:rsidR="008C5BD0" w:rsidRPr="00E4333E">
          <w:rPr>
            <w:rStyle w:val="ae"/>
            <w:rFonts w:hint="eastAsia"/>
            <w:noProof/>
          </w:rPr>
          <w:t xml:space="preserve"> </w:t>
        </w:r>
        <w:r w:rsidR="008C5BD0" w:rsidRPr="00E4333E">
          <w:rPr>
            <w:rStyle w:val="ae"/>
            <w:rFonts w:hint="eastAsia"/>
            <w:noProof/>
          </w:rPr>
          <w:t>不同媒介下的表格特征识别</w:t>
        </w:r>
        <w:r w:rsidR="008C5BD0">
          <w:rPr>
            <w:noProof/>
            <w:webHidden/>
          </w:rPr>
          <w:tab/>
        </w:r>
        <w:r w:rsidR="008C5BD0">
          <w:rPr>
            <w:noProof/>
            <w:webHidden/>
          </w:rPr>
          <w:fldChar w:fldCharType="begin"/>
        </w:r>
        <w:r w:rsidR="008C5BD0">
          <w:rPr>
            <w:noProof/>
            <w:webHidden/>
          </w:rPr>
          <w:instrText xml:space="preserve"> PAGEREF _Toc406841158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8177A"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59" w:history="1">
        <w:r w:rsidR="008C5BD0" w:rsidRPr="00E4333E">
          <w:rPr>
            <w:rStyle w:val="ae"/>
            <w:noProof/>
          </w:rPr>
          <w:t>3.2.1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Web</w:t>
        </w:r>
        <w:r w:rsidR="008C5BD0" w:rsidRPr="00E4333E">
          <w:rPr>
            <w:rStyle w:val="ae"/>
            <w:rFonts w:hint="eastAsia"/>
            <w:noProof/>
          </w:rPr>
          <w:t>的表格特征识别</w:t>
        </w:r>
        <w:r w:rsidR="008C5BD0">
          <w:rPr>
            <w:noProof/>
            <w:webHidden/>
          </w:rPr>
          <w:tab/>
        </w:r>
        <w:r w:rsidR="008C5BD0">
          <w:rPr>
            <w:noProof/>
            <w:webHidden/>
          </w:rPr>
          <w:fldChar w:fldCharType="begin"/>
        </w:r>
        <w:r w:rsidR="008C5BD0">
          <w:rPr>
            <w:noProof/>
            <w:webHidden/>
          </w:rPr>
          <w:instrText xml:space="preserve"> PAGEREF _Toc406841159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9399343"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60" w:history="1">
        <w:r w:rsidR="008C5BD0" w:rsidRPr="00E4333E">
          <w:rPr>
            <w:rStyle w:val="ae"/>
            <w:noProof/>
          </w:rPr>
          <w:t>3.2.2</w:t>
        </w:r>
        <w:r w:rsidR="008C5BD0" w:rsidRPr="00E4333E">
          <w:rPr>
            <w:rStyle w:val="ae"/>
            <w:rFonts w:hint="eastAsia"/>
            <w:noProof/>
          </w:rPr>
          <w:t xml:space="preserve"> </w:t>
        </w:r>
        <w:r w:rsidR="008C5BD0" w:rsidRPr="00E4333E">
          <w:rPr>
            <w:rStyle w:val="ae"/>
            <w:rFonts w:hint="eastAsia"/>
            <w:noProof/>
          </w:rPr>
          <w:t>基于图像的表格特征提取</w:t>
        </w:r>
        <w:r w:rsidR="008C5BD0">
          <w:rPr>
            <w:noProof/>
            <w:webHidden/>
          </w:rPr>
          <w:tab/>
        </w:r>
        <w:r w:rsidR="008C5BD0">
          <w:rPr>
            <w:noProof/>
            <w:webHidden/>
          </w:rPr>
          <w:fldChar w:fldCharType="begin"/>
        </w:r>
        <w:r w:rsidR="008C5BD0">
          <w:rPr>
            <w:noProof/>
            <w:webHidden/>
          </w:rPr>
          <w:instrText xml:space="preserve"> PAGEREF _Toc406841160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D3596B"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61" w:history="1">
        <w:r w:rsidR="008C5BD0" w:rsidRPr="00E4333E">
          <w:rPr>
            <w:rStyle w:val="ae"/>
            <w:noProof/>
          </w:rPr>
          <w:t>3.2.3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1A1CE3"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62" w:history="1">
        <w:r w:rsidR="008C5BD0" w:rsidRPr="00E4333E">
          <w:rPr>
            <w:rStyle w:val="ae"/>
            <w:noProof/>
          </w:rPr>
          <w:t>3.3</w:t>
        </w:r>
        <w:r w:rsidR="008C5BD0" w:rsidRPr="00E4333E">
          <w:rPr>
            <w:rStyle w:val="ae"/>
            <w:rFonts w:hint="eastAsia"/>
            <w:noProof/>
          </w:rPr>
          <w:t xml:space="preserve"> </w:t>
        </w:r>
        <w:r w:rsidR="008C5BD0" w:rsidRPr="00E4333E">
          <w:rPr>
            <w:rStyle w:val="ae"/>
            <w:rFonts w:hint="eastAsia"/>
            <w:noProof/>
          </w:rPr>
          <w:t>表格数据抽取的难点分析</w:t>
        </w:r>
        <w:r w:rsidR="008C5BD0">
          <w:rPr>
            <w:noProof/>
            <w:webHidden/>
          </w:rPr>
          <w:tab/>
        </w:r>
        <w:r w:rsidR="008C5BD0">
          <w:rPr>
            <w:noProof/>
            <w:webHidden/>
          </w:rPr>
          <w:fldChar w:fldCharType="begin"/>
        </w:r>
        <w:r w:rsidR="008C5BD0">
          <w:rPr>
            <w:noProof/>
            <w:webHidden/>
          </w:rPr>
          <w:instrText xml:space="preserve"> PAGEREF _Toc406841162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D30116"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63" w:history="1">
        <w:r w:rsidR="008C5BD0" w:rsidRPr="00E4333E">
          <w:rPr>
            <w:rStyle w:val="ae"/>
            <w:noProof/>
          </w:rPr>
          <w:t>3.3.1</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_Toc406841163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CDD93EA"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64" w:history="1">
        <w:r w:rsidR="008C5BD0" w:rsidRPr="00E4333E">
          <w:rPr>
            <w:rStyle w:val="ae"/>
            <w:noProof/>
          </w:rPr>
          <w:t>3.3.2</w:t>
        </w:r>
        <w:r w:rsidR="008C5BD0" w:rsidRPr="00E4333E">
          <w:rPr>
            <w:rStyle w:val="ae"/>
            <w:rFonts w:hint="eastAsia"/>
            <w:noProof/>
          </w:rPr>
          <w:t xml:space="preserve"> </w:t>
        </w:r>
        <w:r w:rsidR="008C5BD0" w:rsidRPr="00E4333E">
          <w:rPr>
            <w:rStyle w:val="ae"/>
            <w:rFonts w:hint="eastAsia"/>
            <w:noProof/>
          </w:rPr>
          <w:t>复杂表头的处理</w:t>
        </w:r>
        <w:r w:rsidR="008C5BD0">
          <w:rPr>
            <w:noProof/>
            <w:webHidden/>
          </w:rPr>
          <w:tab/>
        </w:r>
        <w:r w:rsidR="008C5BD0">
          <w:rPr>
            <w:noProof/>
            <w:webHidden/>
          </w:rPr>
          <w:fldChar w:fldCharType="begin"/>
        </w:r>
        <w:r w:rsidR="008C5BD0">
          <w:rPr>
            <w:noProof/>
            <w:webHidden/>
          </w:rPr>
          <w:instrText xml:space="preserve"> PAGEREF _Toc406841164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B8059A4"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65" w:history="1">
        <w:r w:rsidR="008C5BD0" w:rsidRPr="00E4333E">
          <w:rPr>
            <w:rStyle w:val="ae"/>
            <w:noProof/>
          </w:rPr>
          <w:t>3.3.3</w:t>
        </w:r>
        <w:r w:rsidR="008C5BD0" w:rsidRPr="00E4333E">
          <w:rPr>
            <w:rStyle w:val="ae"/>
            <w:rFonts w:hint="eastAsia"/>
            <w:noProof/>
          </w:rPr>
          <w:t xml:space="preserve"> </w:t>
        </w:r>
        <w:r w:rsidR="008C5BD0" w:rsidRPr="00E4333E">
          <w:rPr>
            <w:rStyle w:val="ae"/>
            <w:rFonts w:hint="eastAsia"/>
            <w:noProof/>
          </w:rPr>
          <w:t>无框线表格的还原</w:t>
        </w:r>
        <w:r w:rsidR="008C5BD0">
          <w:rPr>
            <w:noProof/>
            <w:webHidden/>
          </w:rPr>
          <w:tab/>
        </w:r>
        <w:r w:rsidR="008C5BD0">
          <w:rPr>
            <w:noProof/>
            <w:webHidden/>
          </w:rPr>
          <w:fldChar w:fldCharType="begin"/>
        </w:r>
        <w:r w:rsidR="008C5BD0">
          <w:rPr>
            <w:noProof/>
            <w:webHidden/>
          </w:rPr>
          <w:instrText xml:space="preserve"> PAGEREF _Toc406841165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5FBB60E"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66" w:history="1">
        <w:r w:rsidR="008C5BD0" w:rsidRPr="00E4333E">
          <w:rPr>
            <w:rStyle w:val="ae"/>
            <w:noProof/>
          </w:rPr>
          <w:t>3.4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_Toc406841166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8409E1" w14:textId="77777777" w:rsidR="008C5BD0" w:rsidRDefault="00C57606">
      <w:pPr>
        <w:pStyle w:val="12"/>
        <w:rPr>
          <w:rFonts w:asciiTheme="minorHAnsi" w:eastAsiaTheme="minorEastAsia" w:hAnsiTheme="minorHAnsi" w:cstheme="minorBidi"/>
          <w:noProof/>
          <w:sz w:val="21"/>
          <w:szCs w:val="22"/>
        </w:rPr>
      </w:pPr>
      <w:hyperlink w:anchor="_Toc406841167" w:history="1">
        <w:r w:rsidR="008C5BD0" w:rsidRPr="00E4333E">
          <w:rPr>
            <w:rStyle w:val="ae"/>
            <w:rFonts w:hint="eastAsia"/>
            <w:noProof/>
          </w:rPr>
          <w:t>第</w:t>
        </w:r>
        <w:r w:rsidR="008C5BD0" w:rsidRPr="00E4333E">
          <w:rPr>
            <w:rStyle w:val="ae"/>
            <w:rFonts w:hint="eastAsia"/>
            <w:noProof/>
          </w:rPr>
          <w:t>4</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文件的表格数据抽取关键问题研究</w:t>
        </w:r>
        <w:r w:rsidR="008C5BD0">
          <w:rPr>
            <w:noProof/>
            <w:webHidden/>
          </w:rPr>
          <w:tab/>
        </w:r>
        <w:r w:rsidR="008C5BD0">
          <w:rPr>
            <w:noProof/>
            <w:webHidden/>
          </w:rPr>
          <w:fldChar w:fldCharType="begin"/>
        </w:r>
        <w:r w:rsidR="008C5BD0">
          <w:rPr>
            <w:noProof/>
            <w:webHidden/>
          </w:rPr>
          <w:instrText xml:space="preserve"> PAGEREF _Toc406841167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87BF1ED"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68" w:history="1">
        <w:r w:rsidR="008C5BD0" w:rsidRPr="00E4333E">
          <w:rPr>
            <w:rStyle w:val="ae"/>
            <w:noProof/>
          </w:rPr>
          <w:t>4.1</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的表格特征提取</w:t>
        </w:r>
        <w:r w:rsidR="008C5BD0">
          <w:rPr>
            <w:noProof/>
            <w:webHidden/>
          </w:rPr>
          <w:tab/>
        </w:r>
        <w:r w:rsidR="008C5BD0">
          <w:rPr>
            <w:noProof/>
            <w:webHidden/>
          </w:rPr>
          <w:fldChar w:fldCharType="begin"/>
        </w:r>
        <w:r w:rsidR="008C5BD0">
          <w:rPr>
            <w:noProof/>
            <w:webHidden/>
          </w:rPr>
          <w:instrText xml:space="preserve"> PAGEREF _Toc406841168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5FCEE3D"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69" w:history="1">
        <w:r w:rsidR="008C5BD0" w:rsidRPr="00E4333E">
          <w:rPr>
            <w:rStyle w:val="ae"/>
            <w:noProof/>
          </w:rPr>
          <w:t>4.1.1 PDF</w:t>
        </w:r>
        <w:r w:rsidR="008C5BD0" w:rsidRPr="00E4333E">
          <w:rPr>
            <w:rStyle w:val="ae"/>
            <w:rFonts w:hint="eastAsia"/>
            <w:noProof/>
          </w:rPr>
          <w:t>字符流中表格的基本格式介绍</w:t>
        </w:r>
        <w:r w:rsidR="008C5BD0" w:rsidRPr="00E4333E">
          <w:rPr>
            <w:rStyle w:val="ae"/>
            <w:noProof/>
            <w:vertAlign w:val="superscript"/>
          </w:rPr>
          <w:t>[1]</w:t>
        </w:r>
        <w:r w:rsidR="008C5BD0">
          <w:rPr>
            <w:noProof/>
            <w:webHidden/>
          </w:rPr>
          <w:tab/>
        </w:r>
        <w:r w:rsidR="008C5BD0">
          <w:rPr>
            <w:noProof/>
            <w:webHidden/>
          </w:rPr>
          <w:fldChar w:fldCharType="begin"/>
        </w:r>
        <w:r w:rsidR="008C5BD0">
          <w:rPr>
            <w:noProof/>
            <w:webHidden/>
          </w:rPr>
          <w:instrText xml:space="preserve"> PAGEREF _Toc406841169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4C452B"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70" w:history="1">
        <w:r w:rsidR="008C5BD0" w:rsidRPr="00E4333E">
          <w:rPr>
            <w:rStyle w:val="ae"/>
            <w:noProof/>
          </w:rPr>
          <w:t>4.1.2 PDFBox</w:t>
        </w:r>
        <w:r w:rsidR="008C5BD0" w:rsidRPr="00E4333E">
          <w:rPr>
            <w:rStyle w:val="ae"/>
            <w:rFonts w:hint="eastAsia"/>
            <w:noProof/>
          </w:rPr>
          <w:t>中文字和线条的处理介绍</w:t>
        </w:r>
        <w:r w:rsidR="008C5BD0">
          <w:rPr>
            <w:noProof/>
            <w:webHidden/>
          </w:rPr>
          <w:tab/>
        </w:r>
        <w:r w:rsidR="008C5BD0">
          <w:rPr>
            <w:noProof/>
            <w:webHidden/>
          </w:rPr>
          <w:fldChar w:fldCharType="begin"/>
        </w:r>
        <w:r w:rsidR="008C5BD0">
          <w:rPr>
            <w:noProof/>
            <w:webHidden/>
          </w:rPr>
          <w:instrText xml:space="preserve"> PAGEREF _Toc406841170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0066680"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71" w:history="1">
        <w:r w:rsidR="008C5BD0" w:rsidRPr="00E4333E">
          <w:rPr>
            <w:rStyle w:val="ae"/>
            <w:noProof/>
          </w:rPr>
          <w:t>4.1.3</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的文字信息提取与封装</w:t>
        </w:r>
        <w:r w:rsidR="008C5BD0">
          <w:rPr>
            <w:noProof/>
            <w:webHidden/>
          </w:rPr>
          <w:tab/>
        </w:r>
        <w:r w:rsidR="008C5BD0">
          <w:rPr>
            <w:noProof/>
            <w:webHidden/>
          </w:rPr>
          <w:fldChar w:fldCharType="begin"/>
        </w:r>
        <w:r w:rsidR="008C5BD0">
          <w:rPr>
            <w:noProof/>
            <w:webHidden/>
          </w:rPr>
          <w:instrText xml:space="preserve"> PAGEREF _Toc406841171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0971B37"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72" w:history="1">
        <w:r w:rsidR="008C5BD0" w:rsidRPr="00E4333E">
          <w:rPr>
            <w:rStyle w:val="ae"/>
            <w:noProof/>
          </w:rPr>
          <w:t>4.1.4</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的线条信息提取与封装</w:t>
        </w:r>
        <w:r w:rsidR="008C5BD0">
          <w:rPr>
            <w:noProof/>
            <w:webHidden/>
          </w:rPr>
          <w:tab/>
        </w:r>
        <w:r w:rsidR="008C5BD0">
          <w:rPr>
            <w:noProof/>
            <w:webHidden/>
          </w:rPr>
          <w:fldChar w:fldCharType="begin"/>
        </w:r>
        <w:r w:rsidR="008C5BD0">
          <w:rPr>
            <w:noProof/>
            <w:webHidden/>
          </w:rPr>
          <w:instrText xml:space="preserve"> PAGEREF _Toc406841172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FFBB0DF"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73" w:history="1">
        <w:r w:rsidR="008C5BD0" w:rsidRPr="00E4333E">
          <w:rPr>
            <w:rStyle w:val="ae"/>
            <w:noProof/>
          </w:rPr>
          <w:t>4.2</w:t>
        </w:r>
        <w:r w:rsidR="008C5BD0" w:rsidRPr="00E4333E">
          <w:rPr>
            <w:rStyle w:val="ae"/>
            <w:rFonts w:hint="eastAsia"/>
            <w:noProof/>
          </w:rPr>
          <w:t xml:space="preserve"> </w:t>
        </w:r>
        <w:r w:rsidR="008C5BD0" w:rsidRPr="00E4333E">
          <w:rPr>
            <w:rStyle w:val="ae"/>
            <w:rFonts w:hint="eastAsia"/>
            <w:noProof/>
          </w:rPr>
          <w:t>表格还原</w:t>
        </w:r>
        <w:r w:rsidR="008C5BD0">
          <w:rPr>
            <w:noProof/>
            <w:webHidden/>
          </w:rPr>
          <w:tab/>
        </w:r>
        <w:r w:rsidR="008C5BD0">
          <w:rPr>
            <w:noProof/>
            <w:webHidden/>
          </w:rPr>
          <w:fldChar w:fldCharType="begin"/>
        </w:r>
        <w:r w:rsidR="008C5BD0">
          <w:rPr>
            <w:noProof/>
            <w:webHidden/>
          </w:rPr>
          <w:instrText xml:space="preserve"> PAGEREF _Toc406841173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5BD3514"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74" w:history="1">
        <w:r w:rsidR="008C5BD0" w:rsidRPr="00E4333E">
          <w:rPr>
            <w:rStyle w:val="ae"/>
            <w:noProof/>
          </w:rPr>
          <w:t>4.2.1</w:t>
        </w:r>
        <w:r w:rsidR="008C5BD0" w:rsidRPr="00E4333E">
          <w:rPr>
            <w:rStyle w:val="ae"/>
            <w:rFonts w:hint="eastAsia"/>
            <w:noProof/>
          </w:rPr>
          <w:t xml:space="preserve"> </w:t>
        </w:r>
        <w:r w:rsidR="008C5BD0" w:rsidRPr="00E4333E">
          <w:rPr>
            <w:rStyle w:val="ae"/>
            <w:rFonts w:hint="eastAsia"/>
            <w:noProof/>
          </w:rPr>
          <w:t>基于线条信息还原基本二维表结构</w:t>
        </w:r>
        <w:r w:rsidR="008C5BD0">
          <w:rPr>
            <w:noProof/>
            <w:webHidden/>
          </w:rPr>
          <w:tab/>
        </w:r>
        <w:r w:rsidR="008C5BD0">
          <w:rPr>
            <w:noProof/>
            <w:webHidden/>
          </w:rPr>
          <w:fldChar w:fldCharType="begin"/>
        </w:r>
        <w:r w:rsidR="008C5BD0">
          <w:rPr>
            <w:noProof/>
            <w:webHidden/>
          </w:rPr>
          <w:instrText xml:space="preserve"> PAGEREF _Toc406841174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6AA0BF2"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75" w:history="1">
        <w:r w:rsidR="008C5BD0" w:rsidRPr="00E4333E">
          <w:rPr>
            <w:rStyle w:val="ae"/>
            <w:noProof/>
          </w:rPr>
          <w:t>4.2.2</w:t>
        </w:r>
        <w:r w:rsidR="008C5BD0" w:rsidRPr="00E4333E">
          <w:rPr>
            <w:rStyle w:val="ae"/>
            <w:rFonts w:hint="eastAsia"/>
            <w:noProof/>
          </w:rPr>
          <w:t xml:space="preserve"> </w:t>
        </w:r>
        <w:r w:rsidR="008C5BD0" w:rsidRPr="00E4333E">
          <w:rPr>
            <w:rStyle w:val="ae"/>
            <w:rFonts w:hint="eastAsia"/>
            <w:noProof/>
          </w:rPr>
          <w:t>基于位置信息填充表格文字</w:t>
        </w:r>
        <w:r w:rsidR="008C5BD0">
          <w:rPr>
            <w:noProof/>
            <w:webHidden/>
          </w:rPr>
          <w:tab/>
        </w:r>
        <w:r w:rsidR="008C5BD0">
          <w:rPr>
            <w:noProof/>
            <w:webHidden/>
          </w:rPr>
          <w:fldChar w:fldCharType="begin"/>
        </w:r>
        <w:r w:rsidR="008C5BD0">
          <w:rPr>
            <w:noProof/>
            <w:webHidden/>
          </w:rPr>
          <w:instrText xml:space="preserve"> PAGEREF _Toc406841175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49907ED"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76" w:history="1">
        <w:r w:rsidR="008C5BD0" w:rsidRPr="00E4333E">
          <w:rPr>
            <w:rStyle w:val="ae"/>
            <w:noProof/>
          </w:rPr>
          <w:t>4.2.3</w:t>
        </w:r>
        <w:r w:rsidR="008C5BD0" w:rsidRPr="00E4333E">
          <w:rPr>
            <w:rStyle w:val="ae"/>
            <w:rFonts w:hint="eastAsia"/>
            <w:noProof/>
          </w:rPr>
          <w:t xml:space="preserve"> </w:t>
        </w:r>
        <w:r w:rsidR="008C5BD0" w:rsidRPr="00E4333E">
          <w:rPr>
            <w:rStyle w:val="ae"/>
            <w:rFonts w:hint="eastAsia"/>
            <w:noProof/>
          </w:rPr>
          <w:t>一表多页的复杂表格合并</w:t>
        </w:r>
        <w:r w:rsidR="008C5BD0">
          <w:rPr>
            <w:noProof/>
            <w:webHidden/>
          </w:rPr>
          <w:tab/>
        </w:r>
        <w:r w:rsidR="008C5BD0">
          <w:rPr>
            <w:noProof/>
            <w:webHidden/>
          </w:rPr>
          <w:fldChar w:fldCharType="begin"/>
        </w:r>
        <w:r w:rsidR="008C5BD0">
          <w:rPr>
            <w:noProof/>
            <w:webHidden/>
          </w:rPr>
          <w:instrText xml:space="preserve"> PAGEREF _Toc406841176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DD1CDBC"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77" w:history="1">
        <w:r w:rsidR="008C5BD0" w:rsidRPr="00E4333E">
          <w:rPr>
            <w:rStyle w:val="ae"/>
            <w:noProof/>
          </w:rPr>
          <w:t>4.3</w:t>
        </w:r>
        <w:r w:rsidR="008C5BD0" w:rsidRPr="00E4333E">
          <w:rPr>
            <w:rStyle w:val="ae"/>
            <w:rFonts w:hint="eastAsia"/>
            <w:noProof/>
          </w:rPr>
          <w:t xml:space="preserve"> </w:t>
        </w:r>
        <w:r w:rsidR="008C5BD0" w:rsidRPr="00E4333E">
          <w:rPr>
            <w:rStyle w:val="ae"/>
            <w:rFonts w:hint="eastAsia"/>
            <w:noProof/>
          </w:rPr>
          <w:t>表格结构识别</w:t>
        </w:r>
        <w:r w:rsidR="008C5BD0">
          <w:rPr>
            <w:noProof/>
            <w:webHidden/>
          </w:rPr>
          <w:tab/>
        </w:r>
        <w:r w:rsidR="008C5BD0">
          <w:rPr>
            <w:noProof/>
            <w:webHidden/>
          </w:rPr>
          <w:fldChar w:fldCharType="begin"/>
        </w:r>
        <w:r w:rsidR="008C5BD0">
          <w:rPr>
            <w:noProof/>
            <w:webHidden/>
          </w:rPr>
          <w:instrText xml:space="preserve"> PAGEREF _Toc406841177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4CE9FCE"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78" w:history="1">
        <w:r w:rsidR="008C5BD0" w:rsidRPr="00E4333E">
          <w:rPr>
            <w:rStyle w:val="ae"/>
            <w:noProof/>
          </w:rPr>
          <w:t>4.3.1</w:t>
        </w:r>
        <w:r w:rsidR="008C5BD0" w:rsidRPr="00E4333E">
          <w:rPr>
            <w:rStyle w:val="ae"/>
            <w:rFonts w:hint="eastAsia"/>
            <w:noProof/>
          </w:rPr>
          <w:t xml:space="preserve"> </w:t>
        </w:r>
        <w:r w:rsidR="008C5BD0" w:rsidRPr="00E4333E">
          <w:rPr>
            <w:rStyle w:val="ae"/>
            <w:rFonts w:hint="eastAsia"/>
            <w:noProof/>
          </w:rPr>
          <w:t>复杂表头的识别与转换</w:t>
        </w:r>
        <w:r w:rsidR="008C5BD0">
          <w:rPr>
            <w:noProof/>
            <w:webHidden/>
          </w:rPr>
          <w:tab/>
        </w:r>
        <w:r w:rsidR="008C5BD0">
          <w:rPr>
            <w:noProof/>
            <w:webHidden/>
          </w:rPr>
          <w:fldChar w:fldCharType="begin"/>
        </w:r>
        <w:r w:rsidR="008C5BD0">
          <w:rPr>
            <w:noProof/>
            <w:webHidden/>
          </w:rPr>
          <w:instrText xml:space="preserve"> PAGEREF _Toc406841178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25D57B14"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79" w:history="1">
        <w:r w:rsidR="008C5BD0" w:rsidRPr="00E4333E">
          <w:rPr>
            <w:rStyle w:val="ae"/>
            <w:noProof/>
          </w:rPr>
          <w:t>4.3.2</w:t>
        </w:r>
        <w:r w:rsidR="008C5BD0" w:rsidRPr="00E4333E">
          <w:rPr>
            <w:rStyle w:val="ae"/>
            <w:rFonts w:hint="eastAsia"/>
            <w:noProof/>
          </w:rPr>
          <w:t xml:space="preserve"> </w:t>
        </w:r>
        <w:r w:rsidR="008C5BD0" w:rsidRPr="00E4333E">
          <w:rPr>
            <w:rStyle w:val="ae"/>
            <w:rFonts w:hint="eastAsia"/>
            <w:noProof/>
          </w:rPr>
          <w:t>表格结构类型</w:t>
        </w:r>
        <w:r w:rsidR="008C5BD0">
          <w:rPr>
            <w:noProof/>
            <w:webHidden/>
          </w:rPr>
          <w:tab/>
        </w:r>
        <w:r w:rsidR="008C5BD0">
          <w:rPr>
            <w:noProof/>
            <w:webHidden/>
          </w:rPr>
          <w:fldChar w:fldCharType="begin"/>
        </w:r>
        <w:r w:rsidR="008C5BD0">
          <w:rPr>
            <w:noProof/>
            <w:webHidden/>
          </w:rPr>
          <w:instrText xml:space="preserve"> PAGEREF _Toc406841179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9DF6E8F"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80" w:history="1">
        <w:r w:rsidR="008C5BD0" w:rsidRPr="00E4333E">
          <w:rPr>
            <w:rStyle w:val="ae"/>
            <w:noProof/>
          </w:rPr>
          <w:t>4.3.3</w:t>
        </w:r>
        <w:r w:rsidR="008C5BD0" w:rsidRPr="00E4333E">
          <w:rPr>
            <w:rStyle w:val="ae"/>
            <w:rFonts w:hint="eastAsia"/>
            <w:noProof/>
          </w:rPr>
          <w:t xml:space="preserve"> </w:t>
        </w:r>
        <w:r w:rsidR="008C5BD0" w:rsidRPr="00E4333E">
          <w:rPr>
            <w:rStyle w:val="ae"/>
            <w:rFonts w:hint="eastAsia"/>
            <w:noProof/>
          </w:rPr>
          <w:t>表格展开方向识别</w:t>
        </w:r>
        <w:r w:rsidR="008C5BD0">
          <w:rPr>
            <w:noProof/>
            <w:webHidden/>
          </w:rPr>
          <w:tab/>
        </w:r>
        <w:r w:rsidR="008C5BD0">
          <w:rPr>
            <w:noProof/>
            <w:webHidden/>
          </w:rPr>
          <w:fldChar w:fldCharType="begin"/>
        </w:r>
        <w:r w:rsidR="008C5BD0">
          <w:rPr>
            <w:noProof/>
            <w:webHidden/>
          </w:rPr>
          <w:instrText xml:space="preserve"> PAGEREF _Toc406841180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BA11194"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81" w:history="1">
        <w:r w:rsidR="008C5BD0" w:rsidRPr="00E4333E">
          <w:rPr>
            <w:rStyle w:val="ae"/>
            <w:noProof/>
          </w:rPr>
          <w:t>4.4</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_Toc406841181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D2C4C5B" w14:textId="77777777" w:rsidR="008C5BD0" w:rsidRDefault="00C57606">
      <w:pPr>
        <w:pStyle w:val="12"/>
        <w:rPr>
          <w:rFonts w:asciiTheme="minorHAnsi" w:eastAsiaTheme="minorEastAsia" w:hAnsiTheme="minorHAnsi" w:cstheme="minorBidi"/>
          <w:noProof/>
          <w:sz w:val="21"/>
          <w:szCs w:val="22"/>
        </w:rPr>
      </w:pPr>
      <w:hyperlink w:anchor="_Toc406841182" w:history="1">
        <w:r w:rsidR="008C5BD0" w:rsidRPr="00E4333E">
          <w:rPr>
            <w:rStyle w:val="ae"/>
            <w:rFonts w:hint="eastAsia"/>
            <w:noProof/>
          </w:rPr>
          <w:t>第</w:t>
        </w:r>
        <w:r w:rsidR="008C5BD0" w:rsidRPr="00E4333E">
          <w:rPr>
            <w:rStyle w:val="ae"/>
            <w:rFonts w:hint="eastAsia"/>
            <w:noProof/>
          </w:rPr>
          <w:t>5</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noProof/>
          </w:rPr>
          <w:t>PDF</w:t>
        </w:r>
        <w:r w:rsidR="008C5BD0" w:rsidRPr="00E4333E">
          <w:rPr>
            <w:rStyle w:val="ae"/>
            <w:rFonts w:hint="eastAsia"/>
            <w:noProof/>
          </w:rPr>
          <w:t>表格数据抽取系统设计与实现</w:t>
        </w:r>
        <w:r w:rsidR="008C5BD0">
          <w:rPr>
            <w:noProof/>
            <w:webHidden/>
          </w:rPr>
          <w:tab/>
        </w:r>
        <w:r w:rsidR="008C5BD0">
          <w:rPr>
            <w:noProof/>
            <w:webHidden/>
          </w:rPr>
          <w:fldChar w:fldCharType="begin"/>
        </w:r>
        <w:r w:rsidR="008C5BD0">
          <w:rPr>
            <w:noProof/>
            <w:webHidden/>
          </w:rPr>
          <w:instrText xml:space="preserve"> PAGEREF _Toc406841182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77A26FC"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83" w:history="1">
        <w:r w:rsidR="008C5BD0" w:rsidRPr="00E4333E">
          <w:rPr>
            <w:rStyle w:val="ae"/>
            <w:noProof/>
          </w:rPr>
          <w:t>5.1 PDF</w:t>
        </w:r>
        <w:r w:rsidR="008C5BD0" w:rsidRPr="00E4333E">
          <w:rPr>
            <w:rStyle w:val="ae"/>
            <w:rFonts w:hint="eastAsia"/>
            <w:noProof/>
          </w:rPr>
          <w:t>表格数据抽取系统的整体设计</w:t>
        </w:r>
        <w:r w:rsidR="008C5BD0">
          <w:rPr>
            <w:noProof/>
            <w:webHidden/>
          </w:rPr>
          <w:tab/>
        </w:r>
        <w:r w:rsidR="008C5BD0">
          <w:rPr>
            <w:noProof/>
            <w:webHidden/>
          </w:rPr>
          <w:fldChar w:fldCharType="begin"/>
        </w:r>
        <w:r w:rsidR="008C5BD0">
          <w:rPr>
            <w:noProof/>
            <w:webHidden/>
          </w:rPr>
          <w:instrText xml:space="preserve"> PAGEREF _Toc406841183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43668E9"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84" w:history="1">
        <w:r w:rsidR="008C5BD0" w:rsidRPr="00E4333E">
          <w:rPr>
            <w:rStyle w:val="ae"/>
            <w:noProof/>
          </w:rPr>
          <w:t>5.1.1</w:t>
        </w:r>
        <w:r w:rsidR="008C5BD0" w:rsidRPr="00E4333E">
          <w:rPr>
            <w:rStyle w:val="ae"/>
            <w:rFonts w:hint="eastAsia"/>
            <w:noProof/>
          </w:rPr>
          <w:t xml:space="preserve"> </w:t>
        </w:r>
        <w:r w:rsidR="008C5BD0" w:rsidRPr="00E4333E">
          <w:rPr>
            <w:rStyle w:val="ae"/>
            <w:rFonts w:hint="eastAsia"/>
            <w:noProof/>
          </w:rPr>
          <w:t>系统整体流程设计</w:t>
        </w:r>
        <w:r w:rsidR="008C5BD0">
          <w:rPr>
            <w:noProof/>
            <w:webHidden/>
          </w:rPr>
          <w:tab/>
        </w:r>
        <w:r w:rsidR="008C5BD0">
          <w:rPr>
            <w:noProof/>
            <w:webHidden/>
          </w:rPr>
          <w:fldChar w:fldCharType="begin"/>
        </w:r>
        <w:r w:rsidR="008C5BD0">
          <w:rPr>
            <w:noProof/>
            <w:webHidden/>
          </w:rPr>
          <w:instrText xml:space="preserve"> PAGEREF _Toc406841184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1663AAE8"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85" w:history="1">
        <w:r w:rsidR="008C5BD0" w:rsidRPr="00E4333E">
          <w:rPr>
            <w:rStyle w:val="ae"/>
            <w:noProof/>
          </w:rPr>
          <w:t>5.1.2</w:t>
        </w:r>
        <w:r w:rsidR="008C5BD0" w:rsidRPr="00E4333E">
          <w:rPr>
            <w:rStyle w:val="ae"/>
            <w:rFonts w:hint="eastAsia"/>
            <w:noProof/>
          </w:rPr>
          <w:t xml:space="preserve"> </w:t>
        </w:r>
        <w:r w:rsidR="008C5BD0" w:rsidRPr="00E4333E">
          <w:rPr>
            <w:rStyle w:val="ae"/>
            <w:rFonts w:hint="eastAsia"/>
            <w:noProof/>
          </w:rPr>
          <w:t>系统层次描述</w:t>
        </w:r>
        <w:r w:rsidR="008C5BD0">
          <w:rPr>
            <w:noProof/>
            <w:webHidden/>
          </w:rPr>
          <w:tab/>
        </w:r>
        <w:r w:rsidR="008C5BD0">
          <w:rPr>
            <w:noProof/>
            <w:webHidden/>
          </w:rPr>
          <w:fldChar w:fldCharType="begin"/>
        </w:r>
        <w:r w:rsidR="008C5BD0">
          <w:rPr>
            <w:noProof/>
            <w:webHidden/>
          </w:rPr>
          <w:instrText xml:space="preserve"> PAGEREF _Toc406841185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A04E37"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86" w:history="1">
        <w:r w:rsidR="008C5BD0" w:rsidRPr="00E4333E">
          <w:rPr>
            <w:rStyle w:val="ae"/>
            <w:noProof/>
          </w:rPr>
          <w:t>5.2</w:t>
        </w:r>
        <w:r w:rsidR="008C5BD0" w:rsidRPr="00E4333E">
          <w:rPr>
            <w:rStyle w:val="ae"/>
            <w:rFonts w:hint="eastAsia"/>
            <w:noProof/>
          </w:rPr>
          <w:t xml:space="preserve"> </w:t>
        </w:r>
        <w:r w:rsidR="008C5BD0" w:rsidRPr="00E4333E">
          <w:rPr>
            <w:rStyle w:val="ae"/>
            <w:rFonts w:hint="eastAsia"/>
            <w:noProof/>
          </w:rPr>
          <w:t>基于</w:t>
        </w:r>
        <w:r w:rsidR="008C5BD0" w:rsidRPr="00E4333E">
          <w:rPr>
            <w:rStyle w:val="ae"/>
            <w:noProof/>
          </w:rPr>
          <w:t>PDFBox</w:t>
        </w:r>
        <w:r w:rsidR="008C5BD0" w:rsidRPr="00E4333E">
          <w:rPr>
            <w:rStyle w:val="ae"/>
            <w:rFonts w:hint="eastAsia"/>
            <w:noProof/>
          </w:rPr>
          <w:t>的文档解析层</w:t>
        </w:r>
        <w:r w:rsidR="008C5BD0">
          <w:rPr>
            <w:noProof/>
            <w:webHidden/>
          </w:rPr>
          <w:tab/>
        </w:r>
        <w:r w:rsidR="008C5BD0">
          <w:rPr>
            <w:noProof/>
            <w:webHidden/>
          </w:rPr>
          <w:fldChar w:fldCharType="begin"/>
        </w:r>
        <w:r w:rsidR="008C5BD0">
          <w:rPr>
            <w:noProof/>
            <w:webHidden/>
          </w:rPr>
          <w:instrText xml:space="preserve"> PAGEREF _Toc406841186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8E555D9"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87" w:history="1">
        <w:r w:rsidR="008C5BD0" w:rsidRPr="00E4333E">
          <w:rPr>
            <w:rStyle w:val="ae"/>
            <w:noProof/>
          </w:rPr>
          <w:t>5.3 PDF</w:t>
        </w:r>
        <w:r w:rsidR="008C5BD0" w:rsidRPr="00E4333E">
          <w:rPr>
            <w:rStyle w:val="ae"/>
            <w:rFonts w:hint="eastAsia"/>
            <w:noProof/>
          </w:rPr>
          <w:t>表格还原层</w:t>
        </w:r>
        <w:r w:rsidR="008C5BD0">
          <w:rPr>
            <w:noProof/>
            <w:webHidden/>
          </w:rPr>
          <w:tab/>
        </w:r>
        <w:r w:rsidR="008C5BD0">
          <w:rPr>
            <w:noProof/>
            <w:webHidden/>
          </w:rPr>
          <w:fldChar w:fldCharType="begin"/>
        </w:r>
        <w:r w:rsidR="008C5BD0">
          <w:rPr>
            <w:noProof/>
            <w:webHidden/>
          </w:rPr>
          <w:instrText xml:space="preserve"> PAGEREF _Toc406841187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11B0C58"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88" w:history="1">
        <w:r w:rsidR="008C5BD0" w:rsidRPr="00E4333E">
          <w:rPr>
            <w:rStyle w:val="ae"/>
            <w:noProof/>
          </w:rPr>
          <w:t>5.4 PDF</w:t>
        </w:r>
        <w:r w:rsidR="008C5BD0" w:rsidRPr="00E4333E">
          <w:rPr>
            <w:rStyle w:val="ae"/>
            <w:rFonts w:hint="eastAsia"/>
            <w:noProof/>
          </w:rPr>
          <w:t>表格数据封装层</w:t>
        </w:r>
        <w:r w:rsidR="008C5BD0">
          <w:rPr>
            <w:noProof/>
            <w:webHidden/>
          </w:rPr>
          <w:tab/>
        </w:r>
        <w:r w:rsidR="008C5BD0">
          <w:rPr>
            <w:noProof/>
            <w:webHidden/>
          </w:rPr>
          <w:fldChar w:fldCharType="begin"/>
        </w:r>
        <w:r w:rsidR="008C5BD0">
          <w:rPr>
            <w:noProof/>
            <w:webHidden/>
          </w:rPr>
          <w:instrText xml:space="preserve"> PAGEREF _Toc406841188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5B573BE"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89" w:history="1">
        <w:r w:rsidR="008C5BD0" w:rsidRPr="00E4333E">
          <w:rPr>
            <w:rStyle w:val="ae"/>
            <w:noProof/>
          </w:rPr>
          <w:t>5.4.1</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HTML</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_Toc406841189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D262FD0"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90" w:history="1">
        <w:r w:rsidR="008C5BD0" w:rsidRPr="00E4333E">
          <w:rPr>
            <w:rStyle w:val="ae"/>
            <w:noProof/>
          </w:rPr>
          <w:t>5.4.2</w:t>
        </w:r>
        <w:r w:rsidR="008C5BD0" w:rsidRPr="00E4333E">
          <w:rPr>
            <w:rStyle w:val="ae"/>
            <w:rFonts w:hint="eastAsia"/>
            <w:noProof/>
          </w:rPr>
          <w:t xml:space="preserve"> </w:t>
        </w:r>
        <w:r w:rsidR="008C5BD0" w:rsidRPr="00E4333E">
          <w:rPr>
            <w:rStyle w:val="ae"/>
            <w:rFonts w:hint="eastAsia"/>
            <w:noProof/>
          </w:rPr>
          <w:t>表格数据的</w:t>
        </w:r>
        <w:r w:rsidR="008C5BD0" w:rsidRPr="00E4333E">
          <w:rPr>
            <w:rStyle w:val="ae"/>
            <w:noProof/>
          </w:rPr>
          <w:t>JSON</w:t>
        </w:r>
        <w:r w:rsidR="008C5BD0" w:rsidRPr="00E4333E">
          <w:rPr>
            <w:rStyle w:val="ae"/>
            <w:rFonts w:hint="eastAsia"/>
            <w:noProof/>
          </w:rPr>
          <w:t>格式封装</w:t>
        </w:r>
        <w:r w:rsidR="008C5BD0">
          <w:rPr>
            <w:noProof/>
            <w:webHidden/>
          </w:rPr>
          <w:tab/>
        </w:r>
        <w:r w:rsidR="008C5BD0">
          <w:rPr>
            <w:noProof/>
            <w:webHidden/>
          </w:rPr>
          <w:fldChar w:fldCharType="begin"/>
        </w:r>
        <w:r w:rsidR="008C5BD0">
          <w:rPr>
            <w:noProof/>
            <w:webHidden/>
          </w:rPr>
          <w:instrText xml:space="preserve"> PAGEREF _Toc406841190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3D053F11"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91" w:history="1">
        <w:r w:rsidR="008C5BD0" w:rsidRPr="00E4333E">
          <w:rPr>
            <w:rStyle w:val="ae"/>
            <w:noProof/>
          </w:rPr>
          <w:t>5.5</w:t>
        </w:r>
        <w:r w:rsidR="008C5BD0" w:rsidRPr="00E4333E">
          <w:rPr>
            <w:rStyle w:val="ae"/>
            <w:rFonts w:hint="eastAsia"/>
            <w:noProof/>
          </w:rPr>
          <w:t xml:space="preserve"> </w:t>
        </w:r>
        <w:r w:rsidR="008C5BD0" w:rsidRPr="00E4333E">
          <w:rPr>
            <w:rStyle w:val="ae"/>
            <w:rFonts w:hint="eastAsia"/>
            <w:noProof/>
          </w:rPr>
          <w:t>测试和分析</w:t>
        </w:r>
        <w:r w:rsidR="008C5BD0">
          <w:rPr>
            <w:noProof/>
            <w:webHidden/>
          </w:rPr>
          <w:tab/>
        </w:r>
        <w:r w:rsidR="008C5BD0">
          <w:rPr>
            <w:noProof/>
            <w:webHidden/>
          </w:rPr>
          <w:fldChar w:fldCharType="begin"/>
        </w:r>
        <w:r w:rsidR="008C5BD0">
          <w:rPr>
            <w:noProof/>
            <w:webHidden/>
          </w:rPr>
          <w:instrText xml:space="preserve"> PAGEREF _Toc406841191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D513670"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92" w:history="1">
        <w:r w:rsidR="008C5BD0" w:rsidRPr="00E4333E">
          <w:rPr>
            <w:rStyle w:val="ae"/>
            <w:noProof/>
          </w:rPr>
          <w:t>5.5.1</w:t>
        </w:r>
        <w:r w:rsidR="008C5BD0" w:rsidRPr="00E4333E">
          <w:rPr>
            <w:rStyle w:val="ae"/>
            <w:rFonts w:hint="eastAsia"/>
            <w:noProof/>
          </w:rPr>
          <w:t xml:space="preserve"> </w:t>
        </w:r>
        <w:r w:rsidR="008C5BD0" w:rsidRPr="00E4333E">
          <w:rPr>
            <w:rStyle w:val="ae"/>
            <w:rFonts w:hint="eastAsia"/>
            <w:noProof/>
          </w:rPr>
          <w:t>表格识别技术的评估参数</w:t>
        </w:r>
        <w:r w:rsidR="008C5BD0">
          <w:rPr>
            <w:noProof/>
            <w:webHidden/>
          </w:rPr>
          <w:tab/>
        </w:r>
        <w:r w:rsidR="008C5BD0">
          <w:rPr>
            <w:noProof/>
            <w:webHidden/>
          </w:rPr>
          <w:fldChar w:fldCharType="begin"/>
        </w:r>
        <w:r w:rsidR="008C5BD0">
          <w:rPr>
            <w:noProof/>
            <w:webHidden/>
          </w:rPr>
          <w:instrText xml:space="preserve"> PAGEREF _Toc406841192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FA21032"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93" w:history="1">
        <w:r w:rsidR="008C5BD0" w:rsidRPr="00E4333E">
          <w:rPr>
            <w:rStyle w:val="ae"/>
            <w:noProof/>
          </w:rPr>
          <w:t>5.5.2</w:t>
        </w:r>
        <w:r w:rsidR="008C5BD0" w:rsidRPr="00E4333E">
          <w:rPr>
            <w:rStyle w:val="ae"/>
            <w:rFonts w:hint="eastAsia"/>
            <w:noProof/>
          </w:rPr>
          <w:t xml:space="preserve"> </w:t>
        </w:r>
        <w:r w:rsidR="008C5BD0" w:rsidRPr="00E4333E">
          <w:rPr>
            <w:rStyle w:val="ae"/>
            <w:rFonts w:hint="eastAsia"/>
            <w:noProof/>
          </w:rPr>
          <w:t>实验结果与分析</w:t>
        </w:r>
        <w:r w:rsidR="008C5BD0">
          <w:rPr>
            <w:noProof/>
            <w:webHidden/>
          </w:rPr>
          <w:tab/>
        </w:r>
        <w:r w:rsidR="008C5BD0">
          <w:rPr>
            <w:noProof/>
            <w:webHidden/>
          </w:rPr>
          <w:fldChar w:fldCharType="begin"/>
        </w:r>
        <w:r w:rsidR="008C5BD0">
          <w:rPr>
            <w:noProof/>
            <w:webHidden/>
          </w:rPr>
          <w:instrText xml:space="preserve"> PAGEREF _Toc406841193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7544022" w14:textId="77777777" w:rsidR="008C5BD0" w:rsidRDefault="00C57606">
      <w:pPr>
        <w:pStyle w:val="31"/>
        <w:tabs>
          <w:tab w:val="right" w:leader="dot" w:pos="8778"/>
        </w:tabs>
        <w:ind w:left="960"/>
        <w:rPr>
          <w:rFonts w:asciiTheme="minorHAnsi" w:eastAsiaTheme="minorEastAsia" w:hAnsiTheme="minorHAnsi" w:cstheme="minorBidi"/>
          <w:noProof/>
          <w:sz w:val="21"/>
          <w:szCs w:val="22"/>
        </w:rPr>
      </w:pPr>
      <w:hyperlink w:anchor="_Toc406841194" w:history="1">
        <w:r w:rsidR="008C5BD0" w:rsidRPr="00E4333E">
          <w:rPr>
            <w:rStyle w:val="ae"/>
            <w:noProof/>
          </w:rPr>
          <w:t>5.5.3</w:t>
        </w:r>
        <w:r w:rsidR="008C5BD0" w:rsidRPr="00E4333E">
          <w:rPr>
            <w:rStyle w:val="ae"/>
            <w:rFonts w:hint="eastAsia"/>
            <w:noProof/>
          </w:rPr>
          <w:t xml:space="preserve"> </w:t>
        </w:r>
        <w:r w:rsidR="008C5BD0" w:rsidRPr="00E4333E">
          <w:rPr>
            <w:rStyle w:val="ae"/>
            <w:rFonts w:hint="eastAsia"/>
            <w:noProof/>
          </w:rPr>
          <w:t>表格结构识别测试与分析</w:t>
        </w:r>
        <w:r w:rsidR="008C5BD0">
          <w:rPr>
            <w:noProof/>
            <w:webHidden/>
          </w:rPr>
          <w:tab/>
        </w:r>
        <w:r w:rsidR="008C5BD0">
          <w:rPr>
            <w:noProof/>
            <w:webHidden/>
          </w:rPr>
          <w:fldChar w:fldCharType="begin"/>
        </w:r>
        <w:r w:rsidR="008C5BD0">
          <w:rPr>
            <w:noProof/>
            <w:webHidden/>
          </w:rPr>
          <w:instrText xml:space="preserve"> PAGEREF _Toc406841194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62D1678"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95" w:history="1">
        <w:r w:rsidR="008C5BD0" w:rsidRPr="00E4333E">
          <w:rPr>
            <w:rStyle w:val="ae"/>
            <w:noProof/>
          </w:rPr>
          <w:t>5.6</w:t>
        </w:r>
        <w:r w:rsidR="008C5BD0" w:rsidRPr="00E4333E">
          <w:rPr>
            <w:rStyle w:val="ae"/>
            <w:rFonts w:hint="eastAsia"/>
            <w:noProof/>
          </w:rPr>
          <w:t xml:space="preserve"> </w:t>
        </w:r>
        <w:r w:rsidR="008C5BD0" w:rsidRPr="00E4333E">
          <w:rPr>
            <w:rStyle w:val="ae"/>
            <w:rFonts w:hint="eastAsia"/>
            <w:noProof/>
          </w:rPr>
          <w:t>本章小结</w:t>
        </w:r>
        <w:r w:rsidR="008C5BD0">
          <w:rPr>
            <w:noProof/>
            <w:webHidden/>
          </w:rPr>
          <w:tab/>
        </w:r>
        <w:r w:rsidR="008C5BD0">
          <w:rPr>
            <w:noProof/>
            <w:webHidden/>
          </w:rPr>
          <w:fldChar w:fldCharType="begin"/>
        </w:r>
        <w:r w:rsidR="008C5BD0">
          <w:rPr>
            <w:noProof/>
            <w:webHidden/>
          </w:rPr>
          <w:instrText xml:space="preserve"> PAGEREF _Toc406841195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4AC3C353" w14:textId="77777777" w:rsidR="008C5BD0" w:rsidRDefault="00C57606">
      <w:pPr>
        <w:pStyle w:val="12"/>
        <w:rPr>
          <w:rFonts w:asciiTheme="minorHAnsi" w:eastAsiaTheme="minorEastAsia" w:hAnsiTheme="minorHAnsi" w:cstheme="minorBidi"/>
          <w:noProof/>
          <w:sz w:val="21"/>
          <w:szCs w:val="22"/>
        </w:rPr>
      </w:pPr>
      <w:hyperlink w:anchor="_Toc406841196" w:history="1">
        <w:r w:rsidR="008C5BD0" w:rsidRPr="00E4333E">
          <w:rPr>
            <w:rStyle w:val="ae"/>
            <w:rFonts w:hint="eastAsia"/>
            <w:noProof/>
          </w:rPr>
          <w:t>第</w:t>
        </w:r>
        <w:r w:rsidR="008C5BD0" w:rsidRPr="00E4333E">
          <w:rPr>
            <w:rStyle w:val="ae"/>
            <w:rFonts w:hint="eastAsia"/>
            <w:noProof/>
          </w:rPr>
          <w:t>6</w:t>
        </w:r>
        <w:r w:rsidR="008C5BD0" w:rsidRPr="00E4333E">
          <w:rPr>
            <w:rStyle w:val="ae"/>
            <w:rFonts w:hint="eastAsia"/>
            <w:noProof/>
          </w:rPr>
          <w:t>章</w:t>
        </w:r>
        <w:r w:rsidR="008C5BD0">
          <w:rPr>
            <w:rFonts w:asciiTheme="minorHAnsi" w:eastAsiaTheme="minorEastAsia" w:hAnsiTheme="minorHAnsi" w:cstheme="minorBidi"/>
            <w:noProof/>
            <w:sz w:val="21"/>
            <w:szCs w:val="22"/>
          </w:rPr>
          <w:tab/>
        </w:r>
        <w:r w:rsidR="008C5BD0" w:rsidRPr="00E4333E">
          <w:rPr>
            <w:rStyle w:val="ae"/>
            <w:rFonts w:hint="eastAsia"/>
            <w:noProof/>
          </w:rPr>
          <w:t>总结与展望</w:t>
        </w:r>
        <w:r w:rsidR="008C5BD0">
          <w:rPr>
            <w:noProof/>
            <w:webHidden/>
          </w:rPr>
          <w:tab/>
        </w:r>
        <w:r w:rsidR="008C5BD0">
          <w:rPr>
            <w:noProof/>
            <w:webHidden/>
          </w:rPr>
          <w:fldChar w:fldCharType="begin"/>
        </w:r>
        <w:r w:rsidR="008C5BD0">
          <w:rPr>
            <w:noProof/>
            <w:webHidden/>
          </w:rPr>
          <w:instrText xml:space="preserve"> PAGEREF _Toc406841196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32916CD"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97" w:history="1">
        <w:r w:rsidR="008C5BD0" w:rsidRPr="00E4333E">
          <w:rPr>
            <w:rStyle w:val="ae"/>
            <w:noProof/>
          </w:rPr>
          <w:t>6.1</w:t>
        </w:r>
        <w:r w:rsidR="008C5BD0" w:rsidRPr="00E4333E">
          <w:rPr>
            <w:rStyle w:val="ae"/>
            <w:rFonts w:hint="eastAsia"/>
            <w:noProof/>
          </w:rPr>
          <w:t xml:space="preserve"> </w:t>
        </w:r>
        <w:r w:rsidR="008C5BD0" w:rsidRPr="00E4333E">
          <w:rPr>
            <w:rStyle w:val="ae"/>
            <w:rFonts w:hint="eastAsia"/>
            <w:noProof/>
          </w:rPr>
          <w:t>论文总结</w:t>
        </w:r>
        <w:r w:rsidR="008C5BD0">
          <w:rPr>
            <w:noProof/>
            <w:webHidden/>
          </w:rPr>
          <w:tab/>
        </w:r>
        <w:r w:rsidR="008C5BD0">
          <w:rPr>
            <w:noProof/>
            <w:webHidden/>
          </w:rPr>
          <w:fldChar w:fldCharType="begin"/>
        </w:r>
        <w:r w:rsidR="008C5BD0">
          <w:rPr>
            <w:noProof/>
            <w:webHidden/>
          </w:rPr>
          <w:instrText xml:space="preserve"> PAGEREF _Toc406841197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6A5C9388" w14:textId="77777777" w:rsidR="008C5BD0" w:rsidRDefault="00C57606">
      <w:pPr>
        <w:pStyle w:val="21"/>
        <w:tabs>
          <w:tab w:val="right" w:leader="dot" w:pos="8778"/>
        </w:tabs>
        <w:ind w:left="480"/>
        <w:rPr>
          <w:rFonts w:asciiTheme="minorHAnsi" w:eastAsiaTheme="minorEastAsia" w:hAnsiTheme="minorHAnsi" w:cstheme="minorBidi"/>
          <w:noProof/>
          <w:sz w:val="21"/>
          <w:szCs w:val="22"/>
        </w:rPr>
      </w:pPr>
      <w:hyperlink w:anchor="_Toc406841198" w:history="1">
        <w:r w:rsidR="008C5BD0" w:rsidRPr="00E4333E">
          <w:rPr>
            <w:rStyle w:val="ae"/>
            <w:noProof/>
          </w:rPr>
          <w:t>6.2</w:t>
        </w:r>
        <w:r w:rsidR="008C5BD0" w:rsidRPr="00E4333E">
          <w:rPr>
            <w:rStyle w:val="ae"/>
            <w:rFonts w:hint="eastAsia"/>
            <w:noProof/>
          </w:rPr>
          <w:t xml:space="preserve"> </w:t>
        </w:r>
        <w:r w:rsidR="008C5BD0" w:rsidRPr="00E4333E">
          <w:rPr>
            <w:rStyle w:val="ae"/>
            <w:rFonts w:hint="eastAsia"/>
            <w:noProof/>
          </w:rPr>
          <w:t>工作展望</w:t>
        </w:r>
        <w:r w:rsidR="008C5BD0">
          <w:rPr>
            <w:noProof/>
            <w:webHidden/>
          </w:rPr>
          <w:tab/>
        </w:r>
        <w:r w:rsidR="008C5BD0">
          <w:rPr>
            <w:noProof/>
            <w:webHidden/>
          </w:rPr>
          <w:fldChar w:fldCharType="begin"/>
        </w:r>
        <w:r w:rsidR="008C5BD0">
          <w:rPr>
            <w:noProof/>
            <w:webHidden/>
          </w:rPr>
          <w:instrText xml:space="preserve"> PAGEREF _Toc406841198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C94B92C" w14:textId="77777777" w:rsidR="008C5BD0" w:rsidRDefault="00C57606">
      <w:pPr>
        <w:pStyle w:val="12"/>
        <w:rPr>
          <w:rFonts w:asciiTheme="minorHAnsi" w:eastAsiaTheme="minorEastAsia" w:hAnsiTheme="minorHAnsi" w:cstheme="minorBidi"/>
          <w:noProof/>
          <w:sz w:val="21"/>
          <w:szCs w:val="22"/>
        </w:rPr>
      </w:pPr>
      <w:hyperlink w:anchor="_Toc406841199" w:history="1">
        <w:r w:rsidR="008C5BD0" w:rsidRPr="00E4333E">
          <w:rPr>
            <w:rStyle w:val="ae"/>
            <w:rFonts w:hint="eastAsia"/>
            <w:noProof/>
          </w:rPr>
          <w:t>参考文献</w:t>
        </w:r>
        <w:r w:rsidR="008C5BD0">
          <w:rPr>
            <w:noProof/>
            <w:webHidden/>
          </w:rPr>
          <w:tab/>
        </w:r>
        <w:r w:rsidR="008C5BD0">
          <w:rPr>
            <w:noProof/>
            <w:webHidden/>
          </w:rPr>
          <w:fldChar w:fldCharType="begin"/>
        </w:r>
        <w:r w:rsidR="008C5BD0">
          <w:rPr>
            <w:noProof/>
            <w:webHidden/>
          </w:rPr>
          <w:instrText xml:space="preserve"> PAGEREF _Toc406841199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090B4FB" w14:textId="294590C3" w:rsidR="008C5BD0" w:rsidRDefault="00C57606">
      <w:pPr>
        <w:pStyle w:val="12"/>
        <w:rPr>
          <w:rFonts w:asciiTheme="minorHAnsi" w:eastAsiaTheme="minorEastAsia" w:hAnsiTheme="minorHAnsi" w:cstheme="minorBidi"/>
          <w:noProof/>
          <w:sz w:val="21"/>
          <w:szCs w:val="22"/>
        </w:rPr>
      </w:pPr>
      <w:hyperlink w:anchor="_Toc406841200" w:history="1">
        <w:r w:rsidR="008C5BD0" w:rsidRPr="00E4333E">
          <w:rPr>
            <w:rStyle w:val="ae"/>
            <w:rFonts w:hint="eastAsia"/>
            <w:noProof/>
          </w:rPr>
          <w:t>附录</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_Toc406841200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7A7C05E1" w14:textId="6CCF3FE9" w:rsidR="008C5BD0" w:rsidRDefault="00C57606">
      <w:pPr>
        <w:pStyle w:val="12"/>
        <w:rPr>
          <w:rFonts w:asciiTheme="minorHAnsi" w:eastAsiaTheme="minorEastAsia" w:hAnsiTheme="minorHAnsi" w:cstheme="minorBidi"/>
          <w:noProof/>
          <w:sz w:val="21"/>
          <w:szCs w:val="22"/>
        </w:rPr>
      </w:pPr>
      <w:hyperlink w:anchor="_Toc406841201" w:history="1">
        <w:r w:rsidR="008C5BD0" w:rsidRPr="00E4333E">
          <w:rPr>
            <w:rStyle w:val="ae"/>
            <w:rFonts w:hint="eastAsia"/>
            <w:noProof/>
          </w:rPr>
          <w:t>致</w:t>
        </w:r>
        <w:r w:rsidR="008C5BD0" w:rsidRPr="00E4333E">
          <w:rPr>
            <w:rStyle w:val="ae"/>
            <w:noProof/>
          </w:rPr>
          <w:t xml:space="preserve">  </w:t>
        </w:r>
        <w:r w:rsidR="008C5BD0" w:rsidRPr="00E4333E">
          <w:rPr>
            <w:rStyle w:val="ae"/>
            <w:rFonts w:hint="eastAsia"/>
            <w:noProof/>
          </w:rPr>
          <w:t>谢</w:t>
        </w:r>
        <w:r w:rsidR="008C5BD0">
          <w:rPr>
            <w:noProof/>
            <w:webHidden/>
          </w:rPr>
          <w:tab/>
        </w:r>
        <w:r w:rsidR="008C5BD0" w:rsidRPr="008C5BD0">
          <w:rPr>
            <w:noProof/>
            <w:webHidden/>
          </w:rPr>
          <w:tab/>
        </w:r>
        <w:r w:rsidR="008C5BD0">
          <w:rPr>
            <w:noProof/>
            <w:webHidden/>
          </w:rPr>
          <w:fldChar w:fldCharType="begin"/>
        </w:r>
        <w:r w:rsidR="008C5BD0">
          <w:rPr>
            <w:noProof/>
            <w:webHidden/>
          </w:rPr>
          <w:instrText xml:space="preserve"> PAGEREF _Toc406841201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02FA7CF5" w14:textId="77777777" w:rsidR="008C5BD0" w:rsidRDefault="00C57606">
      <w:pPr>
        <w:pStyle w:val="12"/>
        <w:rPr>
          <w:rFonts w:asciiTheme="minorHAnsi" w:eastAsiaTheme="minorEastAsia" w:hAnsiTheme="minorHAnsi" w:cstheme="minorBidi"/>
          <w:noProof/>
          <w:sz w:val="21"/>
          <w:szCs w:val="22"/>
        </w:rPr>
      </w:pPr>
      <w:hyperlink w:anchor="_Toc406841202" w:history="1">
        <w:r w:rsidR="008C5BD0" w:rsidRPr="00E4333E">
          <w:rPr>
            <w:rStyle w:val="ae"/>
            <w:rFonts w:hint="eastAsia"/>
            <w:noProof/>
          </w:rPr>
          <w:t>攻读学位期间发表的学术论文目录</w:t>
        </w:r>
        <w:r w:rsidR="008C5BD0">
          <w:rPr>
            <w:noProof/>
            <w:webHidden/>
          </w:rPr>
          <w:tab/>
        </w:r>
        <w:r w:rsidR="008C5BD0">
          <w:rPr>
            <w:noProof/>
            <w:webHidden/>
          </w:rPr>
          <w:fldChar w:fldCharType="begin"/>
        </w:r>
        <w:r w:rsidR="008C5BD0">
          <w:rPr>
            <w:noProof/>
            <w:webHidden/>
          </w:rPr>
          <w:instrText xml:space="preserve"> PAGEREF _Toc406841202 \h </w:instrText>
        </w:r>
        <w:r w:rsidR="008C5BD0">
          <w:rPr>
            <w:noProof/>
            <w:webHidden/>
          </w:rPr>
        </w:r>
        <w:r w:rsidR="008C5BD0">
          <w:rPr>
            <w:noProof/>
            <w:webHidden/>
          </w:rPr>
          <w:fldChar w:fldCharType="separate"/>
        </w:r>
        <w:r w:rsidR="00EC1CBA">
          <w:rPr>
            <w:noProof/>
            <w:webHidden/>
          </w:rPr>
          <w:t>4</w:t>
        </w:r>
        <w:r w:rsidR="008C5BD0">
          <w:rPr>
            <w:noProof/>
            <w:webHidden/>
          </w:rPr>
          <w:fldChar w:fldCharType="end"/>
        </w:r>
      </w:hyperlink>
    </w:p>
    <w:p w14:paraId="524CFE8C" w14:textId="77777777"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21" w:name="_Toc248481436"/>
      <w:r>
        <w:rPr>
          <w:rFonts w:hint="eastAsia"/>
        </w:rPr>
        <w:lastRenderedPageBreak/>
        <w:t xml:space="preserve"> </w:t>
      </w:r>
      <w:bookmarkStart w:id="22" w:name="_Toc406841142"/>
      <w:r w:rsidR="00173303">
        <w:t>绪论</w:t>
      </w:r>
      <w:bookmarkEnd w:id="21"/>
      <w:bookmarkEnd w:id="22"/>
    </w:p>
    <w:p w14:paraId="734ABD8D" w14:textId="77777777" w:rsidR="00173303" w:rsidRDefault="00173303">
      <w:pPr>
        <w:pStyle w:val="2"/>
      </w:pPr>
      <w:bookmarkStart w:id="23" w:name="_Toc248481437"/>
      <w:bookmarkStart w:id="24" w:name="_Toc406841143"/>
      <w:r>
        <w:t>研究背景</w:t>
      </w:r>
      <w:bookmarkEnd w:id="23"/>
      <w:bookmarkEnd w:id="24"/>
    </w:p>
    <w:p w14:paraId="5AEA6B71" w14:textId="6058343D" w:rsidR="00723837" w:rsidRDefault="008A73BE">
      <w:pPr>
        <w:spacing w:line="400" w:lineRule="exact"/>
        <w:ind w:firstLine="420"/>
        <w:rPr>
          <w:ins w:id="25" w:author="xuan Zhao" w:date="2017-11-06T15:16:00Z"/>
          <w:rFonts w:ascii="Times New Roman" w:hAnsi="宋体"/>
          <w:szCs w:val="24"/>
          <w:lang w:val="en-AU"/>
        </w:rPr>
      </w:pPr>
      <w:ins w:id="26" w:author="xuan Zhao" w:date="2017-11-06T15:07:00Z">
        <w:r>
          <w:rPr>
            <w:rFonts w:ascii="Times New Roman" w:hAnsi="宋体" w:hint="eastAsia"/>
            <w:szCs w:val="24"/>
            <w:lang w:val="en-AU"/>
          </w:rPr>
          <w:t>随着互联网的</w:t>
        </w:r>
      </w:ins>
      <w:ins w:id="27" w:author="xuan Zhao" w:date="2017-11-06T15:08:00Z">
        <w:r w:rsidR="0013198C">
          <w:rPr>
            <w:rFonts w:ascii="Times New Roman" w:hAnsi="宋体" w:hint="eastAsia"/>
            <w:szCs w:val="24"/>
            <w:lang w:val="en-AU"/>
          </w:rPr>
          <w:t>高速</w:t>
        </w:r>
      </w:ins>
      <w:ins w:id="28" w:author="xuan Zhao" w:date="2017-11-06T15:07:00Z">
        <w:r>
          <w:rPr>
            <w:rFonts w:ascii="Times New Roman" w:hAnsi="宋体" w:hint="eastAsia"/>
            <w:szCs w:val="24"/>
            <w:lang w:val="en-AU"/>
          </w:rPr>
          <w:t>发展，计算机相关技术已经渗透入人们</w:t>
        </w:r>
      </w:ins>
      <w:ins w:id="29" w:author="xuan Zhao" w:date="2017-11-06T15:08:00Z">
        <w:r>
          <w:rPr>
            <w:rFonts w:ascii="Times New Roman" w:hAnsi="宋体" w:hint="eastAsia"/>
            <w:szCs w:val="24"/>
            <w:lang w:val="en-AU"/>
          </w:rPr>
          <w:t>学习生活的方方面面。</w:t>
        </w:r>
      </w:ins>
      <w:ins w:id="30" w:author="xuan Zhao" w:date="2017-11-06T15:10:00Z">
        <w:r w:rsidR="00C711F8">
          <w:rPr>
            <w:rFonts w:ascii="Times New Roman" w:hAnsi="宋体" w:hint="eastAsia"/>
            <w:szCs w:val="24"/>
            <w:lang w:val="en-AU"/>
          </w:rPr>
          <w:t>现在，人们可以使用搜索引擎获取</w:t>
        </w:r>
      </w:ins>
      <w:ins w:id="31" w:author="xuan Zhao" w:date="2017-11-06T15:23:00Z">
        <w:r w:rsidR="000B3BAB">
          <w:rPr>
            <w:rFonts w:ascii="Times New Roman" w:hAnsi="宋体" w:hint="eastAsia"/>
            <w:szCs w:val="24"/>
            <w:lang w:val="en-AU"/>
          </w:rPr>
          <w:t>各类</w:t>
        </w:r>
      </w:ins>
      <w:ins w:id="32" w:author="xuan Zhao" w:date="2017-11-06T15:10:00Z">
        <w:r w:rsidR="00C711F8">
          <w:rPr>
            <w:rFonts w:ascii="Times New Roman" w:hAnsi="宋体" w:hint="eastAsia"/>
            <w:szCs w:val="24"/>
            <w:lang w:val="en-AU"/>
          </w:rPr>
          <w:t>信息</w:t>
        </w:r>
      </w:ins>
      <w:ins w:id="33" w:author="xuan Zhao" w:date="2017-11-06T15:11:00Z">
        <w:r w:rsidR="00C711F8">
          <w:rPr>
            <w:rFonts w:ascii="Times New Roman" w:hAnsi="宋体" w:hint="eastAsia"/>
            <w:szCs w:val="24"/>
            <w:lang w:val="en-AU"/>
          </w:rPr>
          <w:t>知识，可以在电商平台进行网上购物，可以使用社交</w:t>
        </w:r>
      </w:ins>
      <w:ins w:id="34" w:author="xuan Zhao" w:date="2017-11-06T15:12:00Z">
        <w:r w:rsidR="00C711F8">
          <w:rPr>
            <w:rFonts w:ascii="Times New Roman" w:hAnsi="宋体" w:hint="eastAsia"/>
            <w:szCs w:val="24"/>
            <w:lang w:val="en-AU"/>
          </w:rPr>
          <w:t>软件与亲友保持联系</w:t>
        </w:r>
      </w:ins>
      <w:ins w:id="35" w:author="xuan Zhao" w:date="2017-11-06T15:13:00Z">
        <w:r w:rsidR="00C711F8">
          <w:rPr>
            <w:rFonts w:ascii="Times New Roman" w:hAnsi="宋体" w:hint="eastAsia"/>
            <w:szCs w:val="24"/>
            <w:lang w:val="en-AU"/>
          </w:rPr>
          <w:t>。</w:t>
        </w:r>
      </w:ins>
      <w:ins w:id="36" w:author="xuan Zhao" w:date="2017-11-06T15:22:00Z">
        <w:r w:rsidR="000B3BAB">
          <w:rPr>
            <w:rFonts w:ascii="Times New Roman" w:hAnsi="宋体" w:hint="eastAsia"/>
            <w:szCs w:val="24"/>
            <w:lang w:val="en-AU"/>
          </w:rPr>
          <w:t>得益于</w:t>
        </w:r>
      </w:ins>
      <w:ins w:id="37" w:author="xuan Zhao" w:date="2017-11-06T15:27:00Z">
        <w:r w:rsidR="00407A33">
          <w:rPr>
            <w:rFonts w:ascii="Times New Roman" w:hAnsi="宋体" w:hint="eastAsia"/>
            <w:szCs w:val="24"/>
            <w:lang w:val="en-AU"/>
          </w:rPr>
          <w:t>信息检索和</w:t>
        </w:r>
      </w:ins>
      <w:ins w:id="38" w:author="xuan Zhao" w:date="2017-11-06T15:23:00Z">
        <w:r w:rsidR="000B3BAB">
          <w:rPr>
            <w:rFonts w:ascii="Times New Roman" w:hAnsi="宋体" w:hint="eastAsia"/>
            <w:szCs w:val="24"/>
            <w:lang w:val="en-AU"/>
          </w:rPr>
          <w:t>推荐系统领域相关技术的发展进步，各类互联网服务</w:t>
        </w:r>
      </w:ins>
      <w:ins w:id="39" w:author="xuan Zhao" w:date="2017-11-06T15:24:00Z">
        <w:r w:rsidR="00F97149">
          <w:rPr>
            <w:rFonts w:ascii="Times New Roman" w:hAnsi="宋体" w:hint="eastAsia"/>
            <w:szCs w:val="24"/>
            <w:lang w:val="en-AU"/>
          </w:rPr>
          <w:t>正趋于个性化和智能化</w:t>
        </w:r>
        <w:r w:rsidR="00EA58A6">
          <w:rPr>
            <w:rFonts w:ascii="Times New Roman" w:hAnsi="宋体" w:hint="eastAsia"/>
            <w:szCs w:val="24"/>
            <w:lang w:val="en-AU"/>
          </w:rPr>
          <w:t>：</w:t>
        </w:r>
      </w:ins>
      <w:ins w:id="40" w:author="xuan Zhao" w:date="2017-11-06T15:28:00Z">
        <w:r w:rsidR="00407A33">
          <w:rPr>
            <w:rFonts w:ascii="Times New Roman" w:hAnsi="宋体" w:hint="eastAsia"/>
            <w:szCs w:val="24"/>
            <w:lang w:val="en-AU"/>
          </w:rPr>
          <w:t>搜索引擎会根据用户的搜索点击历史，为其提供</w:t>
        </w:r>
      </w:ins>
      <w:ins w:id="41" w:author="xuan Zhao" w:date="2017-11-06T15:29:00Z">
        <w:r w:rsidR="00407A33">
          <w:rPr>
            <w:rFonts w:ascii="Times New Roman" w:hAnsi="宋体" w:hint="eastAsia"/>
            <w:szCs w:val="24"/>
            <w:lang w:val="en-AU"/>
          </w:rPr>
          <w:t>个性化的搜索结果</w:t>
        </w:r>
        <w:r w:rsidR="00664D5A">
          <w:rPr>
            <w:rFonts w:ascii="Times New Roman" w:hAnsi="宋体" w:hint="eastAsia"/>
            <w:szCs w:val="24"/>
            <w:lang w:val="en-AU"/>
          </w:rPr>
          <w:t>；</w:t>
        </w:r>
      </w:ins>
      <w:ins w:id="42" w:author="xuan Zhao" w:date="2017-11-06T15:25:00Z">
        <w:r w:rsidR="00AD62B2">
          <w:rPr>
            <w:rFonts w:ascii="Times New Roman" w:hAnsi="宋体" w:hint="eastAsia"/>
            <w:szCs w:val="24"/>
            <w:lang w:val="en-AU"/>
          </w:rPr>
          <w:t>新闻资讯类应用软件可以</w:t>
        </w:r>
      </w:ins>
      <w:ins w:id="43" w:author="xuan Zhao" w:date="2017-11-06T15:26:00Z">
        <w:r w:rsidR="00AD62B2">
          <w:rPr>
            <w:rFonts w:ascii="Times New Roman" w:hAnsi="宋体" w:hint="eastAsia"/>
            <w:szCs w:val="24"/>
            <w:lang w:val="en-AU"/>
          </w:rPr>
          <w:t>主动给用户推送其可能感兴趣的信息内容；</w:t>
        </w:r>
      </w:ins>
      <w:ins w:id="44" w:author="xuan Zhao" w:date="2017-11-06T15:27:00Z">
        <w:r w:rsidR="00407A33">
          <w:rPr>
            <w:rFonts w:ascii="Times New Roman" w:hAnsi="宋体" w:hint="eastAsia"/>
            <w:szCs w:val="24"/>
            <w:lang w:val="en-AU"/>
          </w:rPr>
          <w:t>电商平台</w:t>
        </w:r>
      </w:ins>
      <w:ins w:id="45" w:author="xuan Zhao" w:date="2017-11-06T15:29:00Z">
        <w:r w:rsidR="00AA21EF">
          <w:rPr>
            <w:rFonts w:ascii="Times New Roman" w:hAnsi="宋体" w:hint="eastAsia"/>
            <w:szCs w:val="24"/>
            <w:lang w:val="en-AU"/>
          </w:rPr>
          <w:t>会</w:t>
        </w:r>
      </w:ins>
      <w:ins w:id="46" w:author="xuan Zhao" w:date="2017-11-06T15:30:00Z">
        <w:r w:rsidR="00AA21EF">
          <w:rPr>
            <w:rFonts w:ascii="Times New Roman" w:hAnsi="宋体" w:hint="eastAsia"/>
            <w:szCs w:val="24"/>
            <w:lang w:val="en-AU"/>
          </w:rPr>
          <w:t>根据消费者特点进行商品推荐；</w:t>
        </w:r>
      </w:ins>
      <w:ins w:id="47" w:author="xuan Zhao" w:date="2017-11-06T15:31:00Z">
        <w:r w:rsidR="00D5274A">
          <w:rPr>
            <w:rFonts w:ascii="Times New Roman" w:hAnsi="宋体" w:hint="eastAsia"/>
            <w:szCs w:val="24"/>
            <w:lang w:val="en-AU"/>
          </w:rPr>
          <w:t>社交应用通过分析用户的人际关系，向</w:t>
        </w:r>
      </w:ins>
      <w:ins w:id="48" w:author="xuan Zhao" w:date="2017-11-06T15:32:00Z">
        <w:r w:rsidR="00D5274A">
          <w:rPr>
            <w:rFonts w:ascii="Times New Roman" w:hAnsi="宋体" w:hint="eastAsia"/>
            <w:szCs w:val="24"/>
            <w:lang w:val="en-AU"/>
          </w:rPr>
          <w:t>其推荐可能认识的人，帮助用户结识新朋友</w:t>
        </w:r>
      </w:ins>
      <w:ins w:id="49" w:author="xuan Zhao" w:date="2017-11-06T15:33:00Z">
        <w:r w:rsidR="0032797F">
          <w:rPr>
            <w:rFonts w:ascii="Times New Roman" w:hAnsi="宋体" w:hint="eastAsia"/>
            <w:szCs w:val="24"/>
            <w:lang w:val="en-AU"/>
          </w:rPr>
          <w:t>、</w:t>
        </w:r>
      </w:ins>
      <w:ins w:id="50" w:author="xuan Zhao" w:date="2017-11-06T15:32:00Z">
        <w:r w:rsidR="00D5274A">
          <w:rPr>
            <w:rFonts w:ascii="Times New Roman" w:hAnsi="宋体" w:hint="eastAsia"/>
            <w:szCs w:val="24"/>
            <w:lang w:val="en-AU"/>
          </w:rPr>
          <w:t>拓展人脉</w:t>
        </w:r>
        <w:r w:rsidR="00752E9A">
          <w:rPr>
            <w:rFonts w:ascii="Times New Roman" w:hAnsi="宋体" w:hint="eastAsia"/>
            <w:szCs w:val="24"/>
            <w:lang w:val="en-AU"/>
          </w:rPr>
          <w:t>。</w:t>
        </w:r>
      </w:ins>
      <w:ins w:id="51" w:author="xuan Zhao" w:date="2017-11-06T15:34:00Z">
        <w:r w:rsidR="001566D2">
          <w:rPr>
            <w:rFonts w:ascii="Times New Roman" w:hAnsi="宋体" w:hint="eastAsia"/>
            <w:szCs w:val="24"/>
            <w:lang w:val="en-AU"/>
          </w:rPr>
          <w:t>在</w:t>
        </w:r>
      </w:ins>
      <w:ins w:id="52" w:author="xuan Zhao" w:date="2017-11-06T15:35:00Z">
        <w:r w:rsidR="001566D2">
          <w:rPr>
            <w:rFonts w:ascii="Times New Roman" w:hAnsi="宋体" w:hint="eastAsia"/>
            <w:szCs w:val="24"/>
            <w:lang w:val="en-AU"/>
          </w:rPr>
          <w:t>此背景下，</w:t>
        </w:r>
      </w:ins>
      <w:ins w:id="53" w:author="xuan Zhao" w:date="2017-11-07T21:48:00Z">
        <w:r w:rsidR="00CC1D7F">
          <w:rPr>
            <w:rFonts w:ascii="Times New Roman" w:hAnsi="宋体" w:hint="eastAsia"/>
            <w:szCs w:val="24"/>
            <w:lang w:val="en-AU"/>
          </w:rPr>
          <w:t>如何</w:t>
        </w:r>
      </w:ins>
      <w:ins w:id="54" w:author="xuan Zhao" w:date="2017-11-06T15:35:00Z">
        <w:r w:rsidR="001566D2">
          <w:rPr>
            <w:rFonts w:ascii="Times New Roman" w:hAnsi="宋体" w:hint="eastAsia"/>
            <w:szCs w:val="24"/>
            <w:lang w:val="en-AU"/>
          </w:rPr>
          <w:t>提高检索和推荐结果的准确度，</w:t>
        </w:r>
      </w:ins>
      <w:ins w:id="55" w:author="xuan Zhao" w:date="2017-11-07T21:49:00Z">
        <w:r w:rsidR="00CC1D7F">
          <w:rPr>
            <w:rFonts w:ascii="Times New Roman" w:hAnsi="宋体" w:hint="eastAsia"/>
            <w:szCs w:val="24"/>
            <w:lang w:val="en-AU"/>
          </w:rPr>
          <w:t>成为</w:t>
        </w:r>
      </w:ins>
      <w:ins w:id="56" w:author="xuan Zhao" w:date="2017-11-06T15:36:00Z">
        <w:r w:rsidR="001566D2">
          <w:rPr>
            <w:rFonts w:ascii="Times New Roman" w:hAnsi="宋体" w:hint="eastAsia"/>
            <w:szCs w:val="24"/>
            <w:lang w:val="en-AU"/>
          </w:rPr>
          <w:t>当前迫切需要解决的问题</w:t>
        </w:r>
      </w:ins>
      <w:ins w:id="57" w:author="xuan Zhao" w:date="2017-11-06T16:03:00Z">
        <w:r w:rsidR="00D352B4">
          <w:rPr>
            <w:rFonts w:ascii="Times New Roman" w:hAnsi="宋体" w:hint="eastAsia"/>
            <w:szCs w:val="24"/>
            <w:lang w:val="en-AU"/>
          </w:rPr>
          <w:t>，</w:t>
        </w:r>
      </w:ins>
      <w:ins w:id="58" w:author="xuan Zhao" w:date="2017-11-07T21:49:00Z">
        <w:r w:rsidR="00CC1D7F">
          <w:rPr>
            <w:rFonts w:ascii="Times New Roman" w:hAnsi="宋体" w:hint="eastAsia"/>
            <w:szCs w:val="24"/>
            <w:lang w:val="en-AU"/>
          </w:rPr>
          <w:t>针对这一问题的研究</w:t>
        </w:r>
      </w:ins>
      <w:ins w:id="59" w:author="xuan Zhao" w:date="2017-11-06T16:03:00Z">
        <w:r w:rsidR="00D352B4">
          <w:rPr>
            <w:rFonts w:ascii="Times New Roman" w:hAnsi="宋体" w:hint="eastAsia"/>
            <w:szCs w:val="24"/>
            <w:lang w:val="en-AU"/>
          </w:rPr>
          <w:t>具有十分重要的现实意义</w:t>
        </w:r>
      </w:ins>
      <w:ins w:id="60" w:author="xuan Zhao" w:date="2017-11-06T15:36:00Z">
        <w:r w:rsidR="001566D2">
          <w:rPr>
            <w:rFonts w:ascii="Times New Roman" w:hAnsi="宋体" w:hint="eastAsia"/>
            <w:szCs w:val="24"/>
            <w:lang w:val="en-AU"/>
          </w:rPr>
          <w:t>。</w:t>
        </w:r>
      </w:ins>
    </w:p>
    <w:p w14:paraId="4C5CE4AD" w14:textId="3427C6E4" w:rsidR="00197111" w:rsidRPr="00183AE2" w:rsidRDefault="00E634E9">
      <w:pPr>
        <w:spacing w:line="400" w:lineRule="exact"/>
        <w:ind w:firstLine="420"/>
        <w:rPr>
          <w:ins w:id="61" w:author="xuan Zhao" w:date="2017-11-06T14:59:00Z"/>
          <w:rFonts w:ascii="Times New Roman" w:hAnsi="宋体"/>
          <w:szCs w:val="24"/>
          <w:lang w:val="en-AU"/>
        </w:rPr>
      </w:pPr>
      <w:ins w:id="62" w:author="xuan Zhao" w:date="2017-11-06T15:49:00Z">
        <w:r>
          <w:rPr>
            <w:rFonts w:ascii="Times New Roman" w:hAnsi="宋体" w:hint="eastAsia"/>
            <w:szCs w:val="24"/>
            <w:lang w:val="en-AU"/>
          </w:rPr>
          <w:t>排序问题是</w:t>
        </w:r>
      </w:ins>
      <w:ins w:id="63" w:author="xuan Zhao" w:date="2017-11-06T14:59:00Z">
        <w:r w:rsidR="007E2E46">
          <w:rPr>
            <w:rFonts w:ascii="Times New Roman" w:hAnsi="宋体" w:hint="eastAsia"/>
            <w:szCs w:val="24"/>
            <w:lang w:val="en-AU"/>
          </w:rPr>
          <w:t>信息检索和推荐系统</w:t>
        </w:r>
      </w:ins>
      <w:ins w:id="64" w:author="xuan Zhao" w:date="2017-11-06T15:49:00Z">
        <w:r>
          <w:rPr>
            <w:rFonts w:ascii="Times New Roman" w:hAnsi="宋体" w:hint="eastAsia"/>
            <w:szCs w:val="24"/>
            <w:lang w:val="en-AU"/>
          </w:rPr>
          <w:t>等领域的</w:t>
        </w:r>
      </w:ins>
      <w:ins w:id="65" w:author="xuan Zhao" w:date="2017-11-06T15:50:00Z">
        <w:r>
          <w:rPr>
            <w:rFonts w:ascii="Times New Roman" w:hAnsi="宋体" w:hint="eastAsia"/>
            <w:szCs w:val="24"/>
            <w:lang w:val="en-AU"/>
          </w:rPr>
          <w:t>核心问题</w:t>
        </w:r>
      </w:ins>
      <w:ins w:id="66" w:author="xuan Zhao" w:date="2017-11-06T15:57:00Z">
        <w:r w:rsidR="00012455">
          <w:rPr>
            <w:rFonts w:ascii="Times New Roman" w:hAnsi="宋体" w:hint="eastAsia"/>
            <w:szCs w:val="24"/>
            <w:lang w:val="en-AU"/>
          </w:rPr>
          <w:t>之一</w:t>
        </w:r>
      </w:ins>
      <w:ins w:id="67" w:author="xuan Zhao" w:date="2017-11-06T14:59:00Z">
        <w:r w:rsidR="000E7F4A" w:rsidRPr="000E7F4A">
          <w:rPr>
            <w:rFonts w:ascii="Times New Roman" w:hAnsi="宋体" w:hint="eastAsia"/>
            <w:szCs w:val="24"/>
            <w:lang w:val="en-AU"/>
          </w:rPr>
          <w:t>。例如，在搜索引擎</w:t>
        </w:r>
      </w:ins>
      <w:ins w:id="68" w:author="xuan Zhao" w:date="2017-11-06T15:04:00Z">
        <w:r w:rsidR="00164A18">
          <w:rPr>
            <w:rFonts w:ascii="Times New Roman" w:hAnsi="宋体" w:hint="eastAsia"/>
            <w:szCs w:val="24"/>
            <w:lang w:val="en-AU"/>
          </w:rPr>
          <w:t>的应用场景</w:t>
        </w:r>
      </w:ins>
      <w:ins w:id="69" w:author="xuan Zhao" w:date="2017-11-06T14:59:00Z">
        <w:r w:rsidR="000E7F4A" w:rsidRPr="000E7F4A">
          <w:rPr>
            <w:rFonts w:ascii="Times New Roman" w:hAnsi="宋体" w:hint="eastAsia"/>
            <w:szCs w:val="24"/>
            <w:lang w:val="en-AU"/>
          </w:rPr>
          <w:t>中，需要将</w:t>
        </w:r>
      </w:ins>
      <w:ins w:id="70" w:author="xuan Zhao" w:date="2017-11-06T15:04:00Z">
        <w:r w:rsidR="00164A18">
          <w:rPr>
            <w:rFonts w:ascii="Times New Roman" w:hAnsi="宋体" w:hint="eastAsia"/>
            <w:szCs w:val="24"/>
            <w:lang w:val="en-AU"/>
          </w:rPr>
          <w:t>网页</w:t>
        </w:r>
      </w:ins>
      <w:ins w:id="71" w:author="xuan Zhao" w:date="2017-11-06T14:59:00Z">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w:t>
        </w:r>
      </w:ins>
      <w:ins w:id="72" w:author="xuan Zhao" w:date="2017-11-06T16:01:00Z">
        <w:r w:rsidR="00D82C5F">
          <w:rPr>
            <w:rFonts w:ascii="Times New Roman" w:hAnsi="宋体" w:hint="eastAsia"/>
            <w:szCs w:val="24"/>
            <w:lang w:val="en-AU"/>
          </w:rPr>
          <w:t>排序结果</w:t>
        </w:r>
      </w:ins>
      <w:ins w:id="73" w:author="xuan Zhao" w:date="2017-11-06T16:18:00Z">
        <w:r w:rsidR="000B6F75">
          <w:rPr>
            <w:rFonts w:ascii="Times New Roman" w:hAnsi="宋体" w:hint="eastAsia"/>
            <w:szCs w:val="24"/>
            <w:lang w:val="en-AU"/>
          </w:rPr>
          <w:t>的准确</w:t>
        </w:r>
      </w:ins>
      <w:ins w:id="74" w:author="xuan Zhao" w:date="2017-11-06T16:19:00Z">
        <w:r w:rsidR="000B6F75">
          <w:rPr>
            <w:rFonts w:ascii="Times New Roman" w:hAnsi="宋体" w:hint="eastAsia"/>
            <w:szCs w:val="24"/>
            <w:lang w:val="en-AU"/>
          </w:rPr>
          <w:t>性和合理性</w:t>
        </w:r>
      </w:ins>
      <w:ins w:id="75" w:author="xuan Zhao" w:date="2017-11-06T16:05:00Z">
        <w:r w:rsidR="00B54182">
          <w:rPr>
            <w:rFonts w:ascii="Times New Roman" w:hAnsi="宋体" w:hint="eastAsia"/>
            <w:szCs w:val="24"/>
            <w:lang w:val="en-AU"/>
          </w:rPr>
          <w:t>会</w:t>
        </w:r>
      </w:ins>
      <w:ins w:id="76" w:author="xuan Zhao" w:date="2017-11-06T16:01:00Z">
        <w:r w:rsidR="00D82C5F">
          <w:rPr>
            <w:rFonts w:ascii="Times New Roman" w:hAnsi="宋体" w:hint="eastAsia"/>
            <w:szCs w:val="24"/>
            <w:lang w:val="en-AU"/>
          </w:rPr>
          <w:t>直接影响</w:t>
        </w:r>
      </w:ins>
      <w:ins w:id="77" w:author="xuan Zhao" w:date="2017-11-06T16:02:00Z">
        <w:r w:rsidR="00AE7809">
          <w:rPr>
            <w:rFonts w:ascii="Times New Roman" w:hAnsi="宋体" w:hint="eastAsia"/>
            <w:szCs w:val="24"/>
            <w:lang w:val="en-AU"/>
          </w:rPr>
          <w:t>检索和推荐的质量</w:t>
        </w:r>
      </w:ins>
      <w:ins w:id="78" w:author="xuan Zhao" w:date="2017-11-07T21:51:00Z">
        <w:r w:rsidR="00AE7809">
          <w:rPr>
            <w:rFonts w:ascii="Times New Roman" w:hAnsi="宋体" w:hint="eastAsia"/>
            <w:szCs w:val="24"/>
            <w:lang w:val="en-AU"/>
          </w:rPr>
          <w:t>。</w:t>
        </w:r>
      </w:ins>
      <w:ins w:id="79" w:author="xuan Zhao" w:date="2017-11-06T16:02:00Z">
        <w:r w:rsidR="00D82C5F">
          <w:rPr>
            <w:rFonts w:ascii="Times New Roman" w:hAnsi="宋体" w:hint="eastAsia"/>
            <w:szCs w:val="24"/>
            <w:lang w:val="en-AU"/>
          </w:rPr>
          <w:t>因此，</w:t>
        </w:r>
      </w:ins>
      <w:ins w:id="80" w:author="xuan Zhao" w:date="2017-11-06T16:05:00Z">
        <w:r w:rsidR="00B54182">
          <w:rPr>
            <w:rFonts w:ascii="Times New Roman" w:hAnsi="宋体" w:hint="eastAsia"/>
            <w:szCs w:val="24"/>
            <w:lang w:val="en-AU"/>
          </w:rPr>
          <w:t>对</w:t>
        </w:r>
      </w:ins>
      <w:ins w:id="81" w:author="xuan Zhao" w:date="2017-11-06T16:02:00Z">
        <w:r w:rsidR="00D82C5F">
          <w:rPr>
            <w:rFonts w:ascii="Times New Roman" w:hAnsi="宋体" w:hint="eastAsia"/>
            <w:szCs w:val="24"/>
            <w:lang w:val="en-AU"/>
          </w:rPr>
          <w:t>排序模型</w:t>
        </w:r>
      </w:ins>
      <w:ins w:id="82" w:author="xuan Zhao" w:date="2017-11-06T16:05:00Z">
        <w:r w:rsidR="00B54182">
          <w:rPr>
            <w:rFonts w:ascii="Times New Roman" w:hAnsi="宋体" w:hint="eastAsia"/>
            <w:szCs w:val="24"/>
            <w:lang w:val="en-AU"/>
          </w:rPr>
          <w:t>和</w:t>
        </w:r>
      </w:ins>
      <w:ins w:id="83" w:author="xuan Zhao" w:date="2017-11-06T16:02:00Z">
        <w:r w:rsidR="00D82C5F">
          <w:rPr>
            <w:rFonts w:ascii="Times New Roman" w:hAnsi="宋体" w:hint="eastAsia"/>
            <w:szCs w:val="24"/>
            <w:lang w:val="en-AU"/>
          </w:rPr>
          <w:t>排序结果</w:t>
        </w:r>
      </w:ins>
      <w:ins w:id="84" w:author="xuan Zhao" w:date="2017-11-06T16:05:00Z">
        <w:r w:rsidR="001E095E">
          <w:rPr>
            <w:rFonts w:ascii="Times New Roman" w:hAnsi="宋体" w:hint="eastAsia"/>
            <w:szCs w:val="24"/>
            <w:lang w:val="en-AU"/>
          </w:rPr>
          <w:t>优化方法</w:t>
        </w:r>
      </w:ins>
      <w:ins w:id="85" w:author="xuan Zhao" w:date="2017-11-07T22:33:00Z">
        <w:r w:rsidR="001E095E">
          <w:rPr>
            <w:rFonts w:ascii="Times New Roman" w:hAnsi="宋体" w:hint="eastAsia"/>
            <w:szCs w:val="24"/>
            <w:lang w:val="en-AU"/>
          </w:rPr>
          <w:t>进行</w:t>
        </w:r>
      </w:ins>
      <w:ins w:id="86" w:author="xuan Zhao" w:date="2017-11-06T16:05:00Z">
        <w:r w:rsidR="00B54182">
          <w:rPr>
            <w:rFonts w:ascii="Times New Roman" w:hAnsi="宋体" w:hint="eastAsia"/>
            <w:szCs w:val="24"/>
            <w:lang w:val="en-AU"/>
          </w:rPr>
          <w:t>研究</w:t>
        </w:r>
      </w:ins>
      <w:ins w:id="87" w:author="xuan Zhao" w:date="2017-11-06T16:16:00Z">
        <w:r w:rsidR="00E53088">
          <w:rPr>
            <w:rFonts w:ascii="Times New Roman" w:hAnsi="宋体" w:hint="eastAsia"/>
            <w:szCs w:val="24"/>
            <w:lang w:val="en-AU"/>
          </w:rPr>
          <w:t>具有很高</w:t>
        </w:r>
      </w:ins>
      <w:ins w:id="88" w:author="xuan Zhao" w:date="2017-11-06T16:18:00Z">
        <w:r w:rsidR="00DC423F">
          <w:rPr>
            <w:rFonts w:ascii="Times New Roman" w:hAnsi="宋体" w:hint="eastAsia"/>
            <w:szCs w:val="24"/>
            <w:lang w:val="en-AU"/>
          </w:rPr>
          <w:t>的</w:t>
        </w:r>
      </w:ins>
      <w:ins w:id="89" w:author="xuan Zhao" w:date="2017-11-06T16:16:00Z">
        <w:r w:rsidR="00E53088">
          <w:rPr>
            <w:rFonts w:ascii="Times New Roman" w:hAnsi="宋体" w:hint="eastAsia"/>
            <w:szCs w:val="24"/>
            <w:lang w:val="en-AU"/>
          </w:rPr>
          <w:t>价值</w:t>
        </w:r>
      </w:ins>
      <w:ins w:id="90" w:author="xuan Zhao" w:date="2017-11-06T14:59:00Z">
        <w:r w:rsidR="000E7F4A" w:rsidRPr="000E7F4A">
          <w:rPr>
            <w:rFonts w:ascii="Times New Roman" w:hAnsi="宋体" w:hint="eastAsia"/>
            <w:szCs w:val="24"/>
            <w:lang w:val="en-AU"/>
          </w:rPr>
          <w:t>。</w:t>
        </w:r>
      </w:ins>
      <w:ins w:id="91" w:author="xuan Zhao" w:date="2017-11-07T22:42:00Z">
        <w:r w:rsidR="002C013F">
          <w:rPr>
            <w:rFonts w:ascii="Times New Roman" w:hAnsi="宋体" w:hint="eastAsia"/>
            <w:szCs w:val="24"/>
            <w:lang w:val="en-AU"/>
          </w:rPr>
          <w:t>排序问题的传统解决方案</w:t>
        </w:r>
        <w:r w:rsidR="002D28C8">
          <w:rPr>
            <w:rFonts w:ascii="Times New Roman" w:hAnsi="宋体" w:hint="eastAsia"/>
            <w:szCs w:val="24"/>
            <w:lang w:val="en-AU"/>
          </w:rPr>
          <w:t>大多</w:t>
        </w:r>
      </w:ins>
      <w:ins w:id="92" w:author="xuan Zhao" w:date="2017-11-07T22:43:00Z">
        <w:r w:rsidR="002D28C8">
          <w:rPr>
            <w:rFonts w:ascii="Times New Roman" w:hAnsi="宋体" w:hint="eastAsia"/>
            <w:szCs w:val="24"/>
            <w:lang w:val="en-AU"/>
          </w:rPr>
          <w:t>依赖人工</w:t>
        </w:r>
      </w:ins>
      <w:ins w:id="93" w:author="xuan Zhao" w:date="2017-11-07T22:44:00Z">
        <w:r w:rsidR="002D28C8">
          <w:rPr>
            <w:rFonts w:ascii="Times New Roman" w:hAnsi="宋体" w:hint="eastAsia"/>
            <w:szCs w:val="24"/>
            <w:lang w:val="en-AU"/>
          </w:rPr>
          <w:t>经验，通过</w:t>
        </w:r>
      </w:ins>
      <w:ins w:id="94" w:author="xuan Zhao" w:date="2017-11-07T23:02:00Z">
        <w:r w:rsidR="00367687">
          <w:rPr>
            <w:rFonts w:ascii="Times New Roman" w:hAnsi="宋体" w:hint="eastAsia"/>
            <w:szCs w:val="24"/>
            <w:lang w:val="en-AU"/>
          </w:rPr>
          <w:t>组合</w:t>
        </w:r>
      </w:ins>
      <w:ins w:id="95" w:author="xuan Zhao" w:date="2017-11-07T22:44:00Z">
        <w:r w:rsidR="002D28C8">
          <w:rPr>
            <w:rFonts w:ascii="Times New Roman" w:hAnsi="宋体" w:hint="eastAsia"/>
            <w:szCs w:val="24"/>
            <w:lang w:val="en-AU"/>
          </w:rPr>
          <w:t>一系列</w:t>
        </w:r>
      </w:ins>
      <w:ins w:id="96" w:author="xuan Zhao" w:date="2017-11-07T22:45:00Z">
        <w:r w:rsidR="002D28C8">
          <w:rPr>
            <w:rFonts w:ascii="Times New Roman" w:hAnsi="宋体" w:hint="eastAsia"/>
            <w:szCs w:val="24"/>
            <w:lang w:val="en-AU"/>
          </w:rPr>
          <w:t>排序</w:t>
        </w:r>
      </w:ins>
      <w:ins w:id="97" w:author="xuan Zhao" w:date="2017-11-07T22:44:00Z">
        <w:r w:rsidR="002D28C8">
          <w:rPr>
            <w:rFonts w:ascii="Times New Roman" w:hAnsi="宋体" w:hint="eastAsia"/>
            <w:szCs w:val="24"/>
            <w:lang w:val="en-AU"/>
          </w:rPr>
          <w:t>规则</w:t>
        </w:r>
      </w:ins>
      <w:ins w:id="98" w:author="xuan Zhao" w:date="2017-11-07T22:45:00Z">
        <w:r w:rsidR="002D28C8">
          <w:rPr>
            <w:rFonts w:ascii="Times New Roman" w:hAnsi="宋体" w:hint="eastAsia"/>
            <w:szCs w:val="24"/>
            <w:lang w:val="en-AU"/>
          </w:rPr>
          <w:t>，或是由专家</w:t>
        </w:r>
      </w:ins>
      <w:ins w:id="99" w:author="xuan Zhao" w:date="2017-11-07T23:03:00Z">
        <w:r w:rsidR="007331EB">
          <w:rPr>
            <w:rFonts w:ascii="Times New Roman" w:hAnsi="宋体" w:hint="eastAsia"/>
            <w:szCs w:val="24"/>
            <w:lang w:val="en-AU"/>
          </w:rPr>
          <w:t>根据待排序项的特征</w:t>
        </w:r>
      </w:ins>
      <w:ins w:id="100" w:author="xuan Zhao" w:date="2017-11-07T22:45:00Z">
        <w:r w:rsidR="002D28C8">
          <w:rPr>
            <w:rFonts w:ascii="Times New Roman" w:hAnsi="宋体" w:hint="eastAsia"/>
            <w:szCs w:val="24"/>
            <w:lang w:val="en-AU"/>
          </w:rPr>
          <w:t>确定</w:t>
        </w:r>
      </w:ins>
      <w:ins w:id="101" w:author="xuan Zhao" w:date="2017-11-07T23:04:00Z">
        <w:r w:rsidR="007331EB">
          <w:rPr>
            <w:rFonts w:ascii="Times New Roman" w:hAnsi="宋体" w:hint="eastAsia"/>
            <w:szCs w:val="24"/>
            <w:lang w:val="en-AU"/>
          </w:rPr>
          <w:t>排序公式。</w:t>
        </w:r>
      </w:ins>
      <w:ins w:id="102" w:author="xuan Zhao" w:date="2017-11-07T23:14:00Z">
        <w:r w:rsidR="00B76E07">
          <w:rPr>
            <w:rFonts w:ascii="Times New Roman" w:hAnsi="宋体" w:hint="eastAsia"/>
            <w:szCs w:val="24"/>
            <w:lang w:val="en-AU"/>
          </w:rPr>
          <w:t>随着</w:t>
        </w:r>
        <w:r w:rsidR="001C6763">
          <w:rPr>
            <w:rFonts w:ascii="Times New Roman" w:hAnsi="宋体" w:hint="eastAsia"/>
            <w:szCs w:val="24"/>
            <w:lang w:val="en-AU"/>
          </w:rPr>
          <w:t>对排序问题</w:t>
        </w:r>
      </w:ins>
      <w:ins w:id="103" w:author="xuan Zhao" w:date="2017-11-07T23:15:00Z">
        <w:r w:rsidR="001C6763">
          <w:rPr>
            <w:rFonts w:ascii="Times New Roman" w:hAnsi="宋体" w:hint="eastAsia"/>
            <w:szCs w:val="24"/>
            <w:lang w:val="en-AU"/>
          </w:rPr>
          <w:t>研究的不断深入</w:t>
        </w:r>
      </w:ins>
      <w:ins w:id="104" w:author="xuan Zhao" w:date="2017-11-07T23:14:00Z">
        <w:r w:rsidR="00B76E07">
          <w:rPr>
            <w:rFonts w:ascii="Times New Roman" w:hAnsi="宋体" w:hint="eastAsia"/>
            <w:szCs w:val="24"/>
            <w:lang w:val="en-AU"/>
          </w:rPr>
          <w:t>，</w:t>
        </w:r>
      </w:ins>
      <w:ins w:id="105" w:author="xuan Zhao" w:date="2017-11-07T23:08:00Z">
        <w:r w:rsidR="00916E57">
          <w:rPr>
            <w:rFonts w:ascii="Times New Roman" w:hAnsi="宋体" w:hint="eastAsia"/>
            <w:szCs w:val="24"/>
            <w:lang w:val="en-AU"/>
          </w:rPr>
          <w:t>目前比较常用的做法是利用机器学习</w:t>
        </w:r>
      </w:ins>
      <w:ins w:id="106" w:author="xuan Zhao" w:date="2017-11-07T23:15:00Z">
        <w:r w:rsidR="00567845">
          <w:rPr>
            <w:rFonts w:ascii="Times New Roman" w:hAnsi="宋体" w:hint="eastAsia"/>
            <w:szCs w:val="24"/>
            <w:lang w:val="en-AU"/>
          </w:rPr>
          <w:t>相关</w:t>
        </w:r>
      </w:ins>
      <w:ins w:id="107" w:author="xuan Zhao" w:date="2017-11-07T23:08:00Z">
        <w:r w:rsidR="00916E57">
          <w:rPr>
            <w:rFonts w:ascii="Times New Roman" w:hAnsi="宋体" w:hint="eastAsia"/>
            <w:szCs w:val="24"/>
            <w:lang w:val="en-AU"/>
          </w:rPr>
          <w:t>技术解决排序问题。</w:t>
        </w:r>
      </w:ins>
      <w:ins w:id="108" w:author="xuan Zhao" w:date="2017-11-07T23:09:00Z">
        <w:r w:rsidR="007A390C">
          <w:rPr>
            <w:rFonts w:ascii="Times New Roman" w:hAnsi="宋体" w:hint="eastAsia"/>
            <w:szCs w:val="24"/>
            <w:lang w:val="en-AU"/>
          </w:rPr>
          <w:t>与传统解决方案</w:t>
        </w:r>
      </w:ins>
      <w:ins w:id="109" w:author="xuan Zhao" w:date="2017-11-07T23:10:00Z">
        <w:r w:rsidR="007A390C">
          <w:rPr>
            <w:rFonts w:ascii="Times New Roman" w:hAnsi="宋体" w:hint="eastAsia"/>
            <w:szCs w:val="24"/>
            <w:lang w:val="en-AU"/>
          </w:rPr>
          <w:t>相比，基于机器学习的排序模型</w:t>
        </w:r>
      </w:ins>
      <w:ins w:id="110" w:author="xuan Zhao" w:date="2017-11-07T23:11:00Z">
        <w:r w:rsidR="007A390C">
          <w:rPr>
            <w:rFonts w:ascii="Times New Roman" w:hAnsi="宋体" w:hint="eastAsia"/>
            <w:szCs w:val="24"/>
            <w:lang w:val="en-AU"/>
          </w:rPr>
          <w:t>具有更高的效率和准确度，</w:t>
        </w:r>
      </w:ins>
      <w:ins w:id="111" w:author="xuan Zhao" w:date="2017-11-07T23:12:00Z">
        <w:r w:rsidR="0067614A">
          <w:rPr>
            <w:rFonts w:ascii="Times New Roman" w:hAnsi="宋体" w:hint="eastAsia"/>
            <w:szCs w:val="24"/>
            <w:lang w:val="en-AU"/>
          </w:rPr>
          <w:t>得到的</w:t>
        </w:r>
      </w:ins>
      <w:ins w:id="112" w:author="xuan Zhao" w:date="2017-11-07T23:11:00Z">
        <w:r w:rsidR="007A390C">
          <w:rPr>
            <w:rFonts w:ascii="Times New Roman" w:hAnsi="宋体" w:hint="eastAsia"/>
            <w:szCs w:val="24"/>
            <w:lang w:val="en-AU"/>
          </w:rPr>
          <w:t>排序结果也具有更强的客观性和可解释性。</w:t>
        </w:r>
      </w:ins>
    </w:p>
    <w:p w14:paraId="19AC4053" w14:textId="2708648E" w:rsidR="000E7F4A" w:rsidRPr="000E7F4A" w:rsidRDefault="000E7F4A" w:rsidP="000E7F4A">
      <w:pPr>
        <w:spacing w:line="400" w:lineRule="exact"/>
        <w:ind w:firstLine="420"/>
        <w:rPr>
          <w:ins w:id="113" w:author="xuan Zhao" w:date="2017-11-06T14:57:00Z"/>
          <w:rFonts w:ascii="Times New Roman" w:hAnsi="宋体"/>
          <w:szCs w:val="24"/>
          <w:lang w:val="en-AU"/>
          <w:rPrChange w:id="114" w:author="xuan Zhao" w:date="2017-11-06T14:59:00Z">
            <w:rPr>
              <w:ins w:id="115" w:author="xuan Zhao" w:date="2017-11-06T14:57:00Z"/>
              <w:rFonts w:ascii="Times New Roman" w:hAnsi="宋体"/>
              <w:szCs w:val="24"/>
            </w:rPr>
          </w:rPrChange>
        </w:rPr>
      </w:pPr>
      <w:ins w:id="116" w:author="xuan Zhao" w:date="2017-11-06T14:59:00Z">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w:t>
        </w:r>
      </w:ins>
      <w:ins w:id="117" w:author="xuan Zhao" w:date="2017-11-07T23:23:00Z">
        <w:r w:rsidR="00AE5496">
          <w:rPr>
            <w:rFonts w:ascii="Times New Roman" w:hAnsi="宋体" w:hint="eastAsia"/>
            <w:szCs w:val="24"/>
            <w:lang w:val="en-AU"/>
          </w:rPr>
          <w:t>以支持向量机（</w:t>
        </w:r>
      </w:ins>
      <w:ins w:id="118" w:author="xuan Zhao" w:date="2017-11-06T14:59:00Z">
        <w:r w:rsidRPr="000E7F4A">
          <w:rPr>
            <w:rFonts w:ascii="Times New Roman" w:hAnsi="宋体" w:hint="eastAsia"/>
            <w:szCs w:val="24"/>
            <w:lang w:val="en-AU"/>
          </w:rPr>
          <w:t>SVM</w:t>
        </w:r>
      </w:ins>
      <w:ins w:id="119" w:author="xuan Zhao" w:date="2017-11-07T23:23:00Z">
        <w:r w:rsidR="00AE5496">
          <w:rPr>
            <w:rFonts w:ascii="Times New Roman" w:hAnsi="宋体" w:hint="eastAsia"/>
            <w:szCs w:val="24"/>
            <w:lang w:val="en-AU"/>
          </w:rPr>
          <w:t>）为代表的</w:t>
        </w:r>
      </w:ins>
      <w:ins w:id="120" w:author="xuan Zhao" w:date="2017-11-06T14:59:00Z">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ins>
      <w:ins w:id="121" w:author="xuan Zhao" w:date="2017-11-08T16:19:00Z">
        <w:r w:rsidR="00D56F09">
          <w:rPr>
            <w:rFonts w:ascii="Times New Roman" w:hAnsi="宋体" w:hint="eastAsia"/>
            <w:szCs w:val="24"/>
            <w:lang w:val="en-AU"/>
          </w:rPr>
          <w:t>：</w:t>
        </w:r>
      </w:ins>
      <w:ins w:id="122" w:author="xuan Zhao" w:date="2017-11-07T23:25:00Z">
        <w:r w:rsidR="002A1944">
          <w:rPr>
            <w:rFonts w:ascii="Times New Roman" w:hAnsi="宋体" w:hint="eastAsia"/>
            <w:szCs w:val="24"/>
            <w:lang w:val="en-AU"/>
          </w:rPr>
          <w:t>长短时记忆网络</w:t>
        </w:r>
      </w:ins>
      <w:ins w:id="123" w:author="xuan Zhao" w:date="2017-11-07T23:26:00Z">
        <w:r w:rsidR="002A1944">
          <w:rPr>
            <w:rFonts w:ascii="Times New Roman" w:hAnsi="宋体" w:hint="eastAsia"/>
            <w:szCs w:val="24"/>
            <w:lang w:val="en-AU"/>
          </w:rPr>
          <w:t>（</w:t>
        </w:r>
      </w:ins>
      <w:ins w:id="124" w:author="xuan Zhao" w:date="2017-11-06T14:59:00Z">
        <w:r w:rsidRPr="000E7F4A">
          <w:rPr>
            <w:rFonts w:ascii="Times New Roman" w:hAnsi="宋体" w:hint="eastAsia"/>
            <w:szCs w:val="24"/>
            <w:lang w:val="en-AU"/>
          </w:rPr>
          <w:t>LSTM</w:t>
        </w:r>
      </w:ins>
      <w:ins w:id="125" w:author="xuan Zhao" w:date="2017-11-07T23:26:00Z">
        <w:r w:rsidR="002A1944">
          <w:rPr>
            <w:rFonts w:ascii="Times New Roman" w:hAnsi="宋体" w:hint="eastAsia"/>
            <w:szCs w:val="24"/>
            <w:lang w:val="en-AU"/>
          </w:rPr>
          <w:t>）</w:t>
        </w:r>
      </w:ins>
      <w:ins w:id="126" w:author="xuan Zhao" w:date="2017-11-06T14:59:00Z">
        <w:r w:rsidRPr="000E7F4A">
          <w:rPr>
            <w:rFonts w:ascii="Times New Roman" w:hAnsi="宋体" w:hint="eastAsia"/>
            <w:szCs w:val="24"/>
            <w:lang w:val="en-AU"/>
          </w:rPr>
          <w:t>和</w:t>
        </w:r>
      </w:ins>
      <w:ins w:id="127" w:author="xuan Zhao" w:date="2017-11-07T23:26:00Z">
        <w:r w:rsidR="002A1944">
          <w:rPr>
            <w:rFonts w:ascii="Times New Roman" w:hAnsi="宋体" w:hint="eastAsia"/>
            <w:szCs w:val="24"/>
            <w:lang w:val="en-AU"/>
          </w:rPr>
          <w:t>门控循环单元（</w:t>
        </w:r>
      </w:ins>
      <w:ins w:id="128" w:author="xuan Zhao" w:date="2017-11-06T14:59:00Z">
        <w:r w:rsidRPr="000E7F4A">
          <w:rPr>
            <w:rFonts w:ascii="Times New Roman" w:hAnsi="宋体" w:hint="eastAsia"/>
            <w:szCs w:val="24"/>
            <w:lang w:val="en-AU"/>
          </w:rPr>
          <w:t>GRU</w:t>
        </w:r>
      </w:ins>
      <w:ins w:id="129" w:author="xuan Zhao" w:date="2017-11-07T23:26:00Z">
        <w:r w:rsidR="002A1944">
          <w:rPr>
            <w:rFonts w:ascii="Times New Roman" w:hAnsi="宋体" w:hint="eastAsia"/>
            <w:szCs w:val="24"/>
            <w:lang w:val="en-AU"/>
          </w:rPr>
          <w:t>）</w:t>
        </w:r>
      </w:ins>
      <w:ins w:id="130" w:author="xuan Zhao" w:date="2017-11-06T14:59:00Z">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ins>
      <w:ins w:id="131" w:author="xuan Zhao" w:date="2017-11-07T23:27:00Z">
        <w:r w:rsidR="00A46AB3">
          <w:rPr>
            <w:rFonts w:ascii="Times New Roman" w:hAnsi="宋体" w:hint="eastAsia"/>
            <w:szCs w:val="24"/>
            <w:lang w:val="en-AU"/>
          </w:rPr>
          <w:t>处理</w:t>
        </w:r>
      </w:ins>
      <w:ins w:id="132" w:author="xuan Zhao" w:date="2017-11-06T14:59:00Z">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ins>
      <w:ins w:id="133" w:author="xuan Zhao" w:date="2017-11-07T23:28:00Z">
        <w:r w:rsidR="00A46AB3">
          <w:rPr>
            <w:rFonts w:ascii="Times New Roman" w:hAnsi="宋体" w:hint="eastAsia"/>
            <w:szCs w:val="24"/>
            <w:lang w:val="en-AU"/>
          </w:rPr>
          <w:t>机器学习</w:t>
        </w:r>
      </w:ins>
      <w:ins w:id="134" w:author="xuan Zhao" w:date="2017-11-06T14:59:00Z">
        <w:r w:rsidR="002C013F">
          <w:rPr>
            <w:rFonts w:ascii="Times New Roman" w:hAnsi="宋体" w:hint="eastAsia"/>
            <w:szCs w:val="24"/>
            <w:lang w:val="en-AU"/>
          </w:rPr>
          <w:t>算法模型的效果。</w:t>
        </w:r>
      </w:ins>
      <w:ins w:id="135" w:author="xuan Zhao" w:date="2017-11-08T16:34:00Z">
        <w:r w:rsidR="00A05A5B">
          <w:rPr>
            <w:rFonts w:ascii="Times New Roman" w:hAnsi="宋体" w:hint="eastAsia"/>
            <w:szCs w:val="24"/>
            <w:lang w:val="en-AU"/>
          </w:rPr>
          <w:t>深度学习技术在</w:t>
        </w:r>
      </w:ins>
      <w:ins w:id="136" w:author="xuan Zhao" w:date="2017-11-08T16:21:00Z">
        <w:r w:rsidR="00D56F09">
          <w:rPr>
            <w:rFonts w:ascii="Times New Roman" w:hAnsi="宋体" w:hint="eastAsia"/>
            <w:szCs w:val="24"/>
            <w:lang w:val="en-AU"/>
          </w:rPr>
          <w:t>排序问题</w:t>
        </w:r>
      </w:ins>
      <w:ins w:id="137" w:author="xuan Zhao" w:date="2017-11-08T16:34:00Z">
        <w:r w:rsidR="00A05A5B">
          <w:rPr>
            <w:rFonts w:ascii="Times New Roman" w:hAnsi="宋体" w:hint="eastAsia"/>
            <w:szCs w:val="24"/>
            <w:lang w:val="en-AU"/>
          </w:rPr>
          <w:t>中的应用方面</w:t>
        </w:r>
      </w:ins>
      <w:ins w:id="138" w:author="xuan Zhao" w:date="2017-11-08T16:21:00Z">
        <w:r w:rsidR="00D56F09">
          <w:rPr>
            <w:rFonts w:ascii="Times New Roman" w:hAnsi="宋体" w:hint="eastAsia"/>
            <w:szCs w:val="24"/>
            <w:lang w:val="en-AU"/>
          </w:rPr>
          <w:t>，</w:t>
        </w:r>
      </w:ins>
      <w:ins w:id="139" w:author="xuan Zhao" w:date="2017-11-08T16:22:00Z">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ins>
      <w:ins w:id="140" w:author="xuan Zhao" w:date="2017-11-08T16:26:00Z">
        <w:r w:rsidR="00D56F09">
          <w:rPr>
            <w:rFonts w:ascii="Times New Roman" w:hAnsi="宋体" w:hint="eastAsia"/>
            <w:szCs w:val="24"/>
            <w:lang w:val="en-AU"/>
          </w:rPr>
          <w:t>中，提出</w:t>
        </w:r>
      </w:ins>
      <w:ins w:id="141" w:author="xuan Zhao" w:date="2017-11-08T16:32:00Z">
        <w:r w:rsidR="00A05A5B">
          <w:rPr>
            <w:rFonts w:ascii="Times New Roman" w:hAnsi="宋体" w:hint="eastAsia"/>
            <w:szCs w:val="24"/>
            <w:lang w:val="en-AU"/>
          </w:rPr>
          <w:t>其在</w:t>
        </w:r>
      </w:ins>
      <w:ins w:id="142" w:author="xuan Zhao" w:date="2017-11-08T16:33:00Z">
        <w:r w:rsidR="00A05A5B">
          <w:rPr>
            <w:rFonts w:ascii="Times New Roman" w:hAnsi="宋体" w:hint="eastAsia"/>
            <w:szCs w:val="24"/>
            <w:lang w:val="en-AU"/>
          </w:rPr>
          <w:t>YouTube</w:t>
        </w:r>
        <w:r w:rsidR="00A05A5B">
          <w:rPr>
            <w:rFonts w:ascii="Times New Roman" w:hAnsi="宋体" w:hint="eastAsia"/>
            <w:szCs w:val="24"/>
            <w:lang w:val="en-AU"/>
          </w:rPr>
          <w:t>的视频推荐系统</w:t>
        </w:r>
      </w:ins>
      <w:ins w:id="143" w:author="xuan Zhao" w:date="2017-11-08T16:36:00Z">
        <w:r w:rsidR="00857036">
          <w:rPr>
            <w:rFonts w:ascii="Times New Roman" w:hAnsi="宋体" w:hint="eastAsia"/>
            <w:szCs w:val="24"/>
            <w:lang w:val="en-AU"/>
          </w:rPr>
          <w:t>中</w:t>
        </w:r>
      </w:ins>
      <w:ins w:id="144" w:author="xuan Zhao" w:date="2017-11-08T16:33:00Z">
        <w:r w:rsidR="00A05A5B">
          <w:rPr>
            <w:rFonts w:ascii="Times New Roman" w:hAnsi="宋体" w:hint="eastAsia"/>
            <w:szCs w:val="24"/>
            <w:lang w:val="en-AU"/>
          </w:rPr>
          <w:t>使用了深度模型实现的候选生成模块和排序模块</w:t>
        </w:r>
      </w:ins>
      <w:ins w:id="145" w:author="xuan Zhao" w:date="2017-11-08T16:35:00Z">
        <w:r w:rsidR="00E36545">
          <w:rPr>
            <w:rFonts w:ascii="Times New Roman" w:hAnsi="宋体" w:hint="eastAsia"/>
            <w:szCs w:val="24"/>
            <w:lang w:val="en-AU"/>
          </w:rPr>
          <w:t>。</w:t>
        </w:r>
      </w:ins>
      <w:ins w:id="146" w:author="xuan Zhao" w:date="2017-11-08T16:37:00Z">
        <w:r w:rsidR="00857036">
          <w:rPr>
            <w:rFonts w:ascii="Times New Roman" w:hAnsi="宋体" w:hint="eastAsia"/>
            <w:szCs w:val="24"/>
            <w:lang w:val="en-AU"/>
          </w:rPr>
          <w:t>同时，谷歌还</w:t>
        </w:r>
      </w:ins>
      <w:ins w:id="147" w:author="xuan Zhao" w:date="2017-11-08T16:38:00Z">
        <w:r w:rsidR="00857036">
          <w:rPr>
            <w:rFonts w:ascii="Times New Roman" w:hAnsi="宋体" w:hint="eastAsia"/>
            <w:szCs w:val="24"/>
            <w:lang w:val="en-AU"/>
          </w:rPr>
          <w:t>在</w:t>
        </w:r>
        <w:r w:rsidR="00857036">
          <w:rPr>
            <w:rFonts w:ascii="Times New Roman" w:hAnsi="宋体" w:hint="eastAsia"/>
            <w:szCs w:val="24"/>
            <w:lang w:val="en-AU"/>
          </w:rPr>
          <w:lastRenderedPageBreak/>
          <w:t>其另一篇论文中</w:t>
        </w:r>
      </w:ins>
      <w:ins w:id="148" w:author="xuan Zhao" w:date="2017-11-08T16:37:00Z">
        <w:r w:rsidR="00857036">
          <w:rPr>
            <w:rFonts w:ascii="Times New Roman" w:hAnsi="宋体" w:hint="eastAsia"/>
            <w:szCs w:val="24"/>
            <w:lang w:val="en-AU"/>
          </w:rPr>
          <w:t>提出了一种</w:t>
        </w:r>
      </w:ins>
      <w:ins w:id="149" w:author="xuan Zhao" w:date="2017-11-08T16:39:00Z">
        <w:r w:rsidR="00857036">
          <w:rPr>
            <w:rFonts w:ascii="Times New Roman" w:hAnsi="宋体" w:hint="eastAsia"/>
            <w:szCs w:val="24"/>
            <w:lang w:val="en-AU"/>
          </w:rPr>
          <w:t>由广义线性模型和深度神经网络模型组合</w:t>
        </w:r>
      </w:ins>
      <w:ins w:id="150" w:author="xuan Zhao" w:date="2017-11-08T16:40:00Z">
        <w:r w:rsidR="00857036">
          <w:rPr>
            <w:rFonts w:ascii="Times New Roman" w:hAnsi="宋体" w:hint="eastAsia"/>
            <w:szCs w:val="24"/>
            <w:lang w:val="en-AU"/>
          </w:rPr>
          <w:t>而成的混合模型结构</w:t>
        </w:r>
        <w:r w:rsidR="004A4A78">
          <w:rPr>
            <w:rFonts w:ascii="Times New Roman" w:hAnsi="宋体" w:hint="eastAsia"/>
            <w:szCs w:val="24"/>
            <w:lang w:val="en-AU"/>
          </w:rPr>
          <w:t>，将该模型用于</w:t>
        </w:r>
      </w:ins>
      <w:ins w:id="151" w:author="xuan Zhao" w:date="2017-11-08T16:41:00Z">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ins>
      <w:ins w:id="152" w:author="xuan Zhao" w:date="2017-11-08T16:47:00Z">
        <w:r w:rsidR="002E2FF1">
          <w:rPr>
            <w:rFonts w:ascii="Times New Roman" w:hAnsi="宋体" w:hint="eastAsia"/>
            <w:szCs w:val="24"/>
            <w:lang w:val="en-AU"/>
          </w:rPr>
          <w:t>，</w:t>
        </w:r>
        <w:r w:rsidR="002E2FF1">
          <w:rPr>
            <w:rFonts w:ascii="Times New Roman" w:hAnsi="宋体"/>
            <w:szCs w:val="24"/>
            <w:lang w:val="en-AU"/>
          </w:rPr>
          <w:t>并取得了良好的效果</w:t>
        </w:r>
      </w:ins>
      <w:ins w:id="153" w:author="xuan Zhao" w:date="2017-11-08T16:43:00Z">
        <w:r w:rsidR="004A4A78">
          <w:rPr>
            <w:rFonts w:ascii="Times New Roman" w:hAnsi="宋体" w:hint="eastAsia"/>
            <w:szCs w:val="24"/>
            <w:lang w:val="en-AU"/>
          </w:rPr>
          <w:t>。</w:t>
        </w:r>
      </w:ins>
    </w:p>
    <w:p w14:paraId="1556BE4A" w14:textId="08D1DE28" w:rsidR="00DD63F3" w:rsidRPr="00585C4D" w:rsidDel="00500372" w:rsidRDefault="00282CA4" w:rsidP="00DD63F3">
      <w:pPr>
        <w:spacing w:line="400" w:lineRule="exact"/>
        <w:ind w:firstLine="420"/>
        <w:rPr>
          <w:del w:id="154" w:author="xuan Zhao" w:date="2017-11-06T14:59:00Z"/>
          <w:rFonts w:ascii="Times New Roman" w:hAnsi="宋体"/>
          <w:szCs w:val="24"/>
        </w:rPr>
      </w:pPr>
      <w:del w:id="155" w:author="xuan Zhao" w:date="2017-11-06T14:59:00Z">
        <w:r w:rsidRPr="00585C4D" w:rsidDel="00500372">
          <w:rPr>
            <w:rFonts w:ascii="Times New Roman" w:hAnsi="宋体" w:hint="eastAsia"/>
            <w:szCs w:val="24"/>
          </w:rPr>
          <w:delText>随着</w:delText>
        </w:r>
        <w:r w:rsidRPr="00585C4D" w:rsidDel="00500372">
          <w:rPr>
            <w:rFonts w:ascii="Times New Roman" w:hAnsi="宋体"/>
            <w:szCs w:val="24"/>
          </w:rPr>
          <w:delText>互联网的不断发展，</w:delText>
        </w:r>
        <w:r w:rsidRPr="00585C4D" w:rsidDel="00500372">
          <w:rPr>
            <w:rFonts w:ascii="Times New Roman" w:hAnsi="宋体" w:hint="eastAsia"/>
            <w:szCs w:val="24"/>
          </w:rPr>
          <w:delText>互联网</w:delText>
        </w:r>
        <w:r w:rsidRPr="00585C4D" w:rsidDel="00500372">
          <w:rPr>
            <w:rFonts w:ascii="Times New Roman" w:hAnsi="宋体"/>
            <w:szCs w:val="24"/>
          </w:rPr>
          <w:delText>技术已经逐渐渗透到人们生活的方方面面</w:delText>
        </w:r>
        <w:r w:rsidRPr="00585C4D" w:rsidDel="00500372">
          <w:rPr>
            <w:rFonts w:ascii="Times New Roman" w:hAnsi="宋体" w:hint="eastAsia"/>
            <w:szCs w:val="24"/>
          </w:rPr>
          <w:delText>，人类</w:delText>
        </w:r>
        <w:r w:rsidRPr="00585C4D" w:rsidDel="00500372">
          <w:rPr>
            <w:rFonts w:ascii="Times New Roman" w:hAnsi="宋体"/>
            <w:szCs w:val="24"/>
          </w:rPr>
          <w:delText>的学习</w:delText>
        </w:r>
        <w:r w:rsidRPr="00585C4D" w:rsidDel="00500372">
          <w:rPr>
            <w:rFonts w:ascii="Times New Roman" w:hAnsi="宋体" w:hint="eastAsia"/>
            <w:szCs w:val="24"/>
          </w:rPr>
          <w:delText>和</w:delText>
        </w:r>
        <w:r w:rsidRPr="00585C4D" w:rsidDel="00500372">
          <w:rPr>
            <w:rFonts w:ascii="Times New Roman" w:hAnsi="宋体"/>
            <w:szCs w:val="24"/>
          </w:rPr>
          <w:delText>生活习惯</w:delText>
        </w:r>
        <w:r w:rsidRPr="00585C4D" w:rsidDel="00500372">
          <w:rPr>
            <w:rFonts w:ascii="Times New Roman" w:hAnsi="宋体" w:hint="eastAsia"/>
            <w:szCs w:val="24"/>
          </w:rPr>
          <w:delText>也随之</w:delText>
        </w:r>
        <w:r w:rsidRPr="00585C4D" w:rsidDel="00500372">
          <w:rPr>
            <w:rFonts w:ascii="Times New Roman" w:hAnsi="宋体"/>
            <w:szCs w:val="24"/>
          </w:rPr>
          <w:delText>产生了深刻的变革。</w:delText>
        </w:r>
        <w:r w:rsidRPr="00585C4D" w:rsidDel="00500372">
          <w:rPr>
            <w:rFonts w:ascii="Times New Roman" w:hAnsi="宋体" w:hint="eastAsia"/>
            <w:szCs w:val="24"/>
          </w:rPr>
          <w:delText>电子文档由于</w:delText>
        </w:r>
        <w:r w:rsidRPr="00585C4D" w:rsidDel="00500372">
          <w:rPr>
            <w:rFonts w:ascii="Times New Roman" w:hAnsi="宋体"/>
            <w:szCs w:val="24"/>
          </w:rPr>
          <w:delText>其</w:delText>
        </w:r>
        <w:r w:rsidRPr="00585C4D" w:rsidDel="00500372">
          <w:rPr>
            <w:rFonts w:ascii="Times New Roman" w:hAnsi="宋体" w:hint="eastAsia"/>
            <w:szCs w:val="24"/>
          </w:rPr>
          <w:delText>易用</w:delText>
        </w:r>
        <w:r w:rsidRPr="00585C4D" w:rsidDel="00500372">
          <w:rPr>
            <w:rFonts w:ascii="Times New Roman" w:hAnsi="宋体"/>
            <w:szCs w:val="24"/>
          </w:rPr>
          <w:delText>、易</w:delText>
        </w:r>
        <w:r w:rsidRPr="00585C4D" w:rsidDel="00500372">
          <w:rPr>
            <w:rFonts w:ascii="Times New Roman" w:hAnsi="宋体" w:hint="eastAsia"/>
            <w:szCs w:val="24"/>
          </w:rPr>
          <w:delText>传播</w:delText>
        </w:r>
        <w:r w:rsidRPr="00585C4D" w:rsidDel="00500372">
          <w:rPr>
            <w:rFonts w:ascii="Times New Roman" w:hAnsi="宋体"/>
            <w:szCs w:val="24"/>
          </w:rPr>
          <w:delText>、</w:delText>
        </w:r>
        <w:r w:rsidRPr="00585C4D" w:rsidDel="00500372">
          <w:rPr>
            <w:rFonts w:ascii="Times New Roman" w:hAnsi="宋体" w:hint="eastAsia"/>
            <w:szCs w:val="24"/>
          </w:rPr>
          <w:delText>便捷易存储</w:delText>
        </w:r>
        <w:r w:rsidRPr="00585C4D" w:rsidDel="00500372">
          <w:rPr>
            <w:rFonts w:ascii="Times New Roman" w:hAnsi="宋体"/>
            <w:szCs w:val="24"/>
          </w:rPr>
          <w:delText>等优势</w:delText>
        </w:r>
        <w:r w:rsidR="00DD63F3" w:rsidRPr="00585C4D" w:rsidDel="00500372">
          <w:rPr>
            <w:rFonts w:ascii="Times New Roman" w:hAnsi="宋体" w:hint="eastAsia"/>
            <w:szCs w:val="24"/>
          </w:rPr>
          <w:delText>受到</w:delText>
        </w:r>
        <w:r w:rsidR="00DD63F3" w:rsidRPr="00585C4D" w:rsidDel="00500372">
          <w:rPr>
            <w:rFonts w:ascii="Times New Roman" w:hAnsi="宋体"/>
            <w:szCs w:val="24"/>
          </w:rPr>
          <w:delText>了年轻人的追捧。</w:delText>
        </w:r>
        <w:r w:rsidR="00DD63F3" w:rsidRPr="00585C4D" w:rsidDel="00500372">
          <w:rPr>
            <w:rFonts w:ascii="Times New Roman" w:hAnsi="宋体" w:hint="eastAsia"/>
            <w:szCs w:val="24"/>
          </w:rPr>
          <w:delText>传统</w:delText>
        </w:r>
        <w:r w:rsidR="00DD63F3" w:rsidRPr="00585C4D" w:rsidDel="00500372">
          <w:rPr>
            <w:rFonts w:ascii="Times New Roman" w:hAnsi="宋体"/>
            <w:szCs w:val="24"/>
          </w:rPr>
          <w:delText>的纸质书籍报刊杂志</w:delText>
        </w:r>
        <w:r w:rsidR="00DD63F3" w:rsidRPr="00585C4D" w:rsidDel="00500372">
          <w:rPr>
            <w:rFonts w:ascii="Times New Roman" w:hAnsi="宋体" w:hint="eastAsia"/>
            <w:szCs w:val="24"/>
          </w:rPr>
          <w:delText>也相应受到</w:delText>
        </w:r>
        <w:r w:rsidR="00DD63F3" w:rsidRPr="00585C4D" w:rsidDel="00500372">
          <w:rPr>
            <w:rFonts w:ascii="Times New Roman" w:hAnsi="宋体"/>
            <w:szCs w:val="24"/>
          </w:rPr>
          <w:delText>了前所未有的挑战。</w:delText>
        </w:r>
        <w:r w:rsidR="00DD63F3" w:rsidRPr="00585C4D" w:rsidDel="00500372">
          <w:rPr>
            <w:rFonts w:ascii="Times New Roman" w:hAnsi="宋体" w:hint="eastAsia"/>
            <w:szCs w:val="24"/>
          </w:rPr>
          <w:delText>而</w:delText>
        </w:r>
        <w:r w:rsidR="00DD63F3" w:rsidRPr="00585C4D" w:rsidDel="00500372">
          <w:rPr>
            <w:rFonts w:ascii="Times New Roman" w:hAnsi="宋体"/>
            <w:szCs w:val="24"/>
          </w:rPr>
          <w:delText>PDF</w:delText>
        </w:r>
        <w:r w:rsidR="00DD63F3" w:rsidRPr="00585C4D" w:rsidDel="00500372">
          <w:rPr>
            <w:rFonts w:ascii="Times New Roman" w:hAnsi="宋体"/>
            <w:szCs w:val="24"/>
          </w:rPr>
          <w:delText>格式</w:delText>
        </w:r>
        <w:r w:rsidR="00DD63F3" w:rsidRPr="00585C4D" w:rsidDel="00500372">
          <w:rPr>
            <w:rFonts w:ascii="Times New Roman" w:hAnsi="宋体" w:hint="eastAsia"/>
            <w:szCs w:val="24"/>
          </w:rPr>
          <w:delText>由于</w:delText>
        </w:r>
        <w:r w:rsidR="00DD63F3" w:rsidRPr="00585C4D" w:rsidDel="00500372">
          <w:rPr>
            <w:rFonts w:ascii="Times New Roman" w:hAnsi="宋体"/>
            <w:szCs w:val="24"/>
          </w:rPr>
          <w:delText>其</w:delText>
        </w:r>
        <w:r w:rsidR="00DD63F3" w:rsidRPr="00585C4D" w:rsidDel="00500372">
          <w:rPr>
            <w:rFonts w:ascii="Times New Roman" w:hAnsi="宋体" w:hint="eastAsia"/>
            <w:szCs w:val="24"/>
          </w:rPr>
          <w:delText>跨平台特性</w:delText>
        </w:r>
        <w:r w:rsidR="00DD63F3" w:rsidRPr="00585C4D" w:rsidDel="00500372">
          <w:rPr>
            <w:rFonts w:ascii="Times New Roman" w:hAnsi="宋体"/>
            <w:szCs w:val="24"/>
          </w:rPr>
          <w:delText>已广泛运用于</w:delText>
        </w:r>
        <w:r w:rsidRPr="00585C4D" w:rsidDel="00500372">
          <w:rPr>
            <w:rFonts w:ascii="Times New Roman" w:hAnsi="宋体" w:hint="eastAsia"/>
            <w:szCs w:val="24"/>
          </w:rPr>
          <w:delText>Windows</w:delText>
        </w:r>
        <w:r w:rsidRPr="00585C4D" w:rsidDel="00500372">
          <w:rPr>
            <w:rFonts w:ascii="Times New Roman" w:hAnsi="宋体" w:hint="eastAsia"/>
            <w:szCs w:val="24"/>
          </w:rPr>
          <w:delText>，</w:delText>
        </w:r>
        <w:r w:rsidRPr="00585C4D" w:rsidDel="00500372">
          <w:rPr>
            <w:rFonts w:ascii="Times New Roman" w:hAnsi="宋体" w:hint="eastAsia"/>
            <w:szCs w:val="24"/>
          </w:rPr>
          <w:delText>Unix</w:delText>
        </w:r>
        <w:r w:rsidRPr="00585C4D" w:rsidDel="00500372">
          <w:rPr>
            <w:rFonts w:ascii="Times New Roman" w:hAnsi="宋体" w:hint="eastAsia"/>
            <w:szCs w:val="24"/>
          </w:rPr>
          <w:delText>，</w:delText>
        </w:r>
        <w:r w:rsidRPr="00585C4D" w:rsidDel="00500372">
          <w:rPr>
            <w:rFonts w:ascii="Times New Roman" w:hAnsi="宋体" w:hint="eastAsia"/>
            <w:szCs w:val="24"/>
          </w:rPr>
          <w:delText>Mac OS</w:delText>
        </w:r>
        <w:r w:rsidRPr="00585C4D" w:rsidDel="00500372">
          <w:rPr>
            <w:rFonts w:ascii="Times New Roman" w:hAnsi="宋体" w:hint="eastAsia"/>
            <w:szCs w:val="24"/>
          </w:rPr>
          <w:delText>等当前主流的操作系统中，</w:delText>
        </w:r>
        <w:r w:rsidRPr="00585C4D" w:rsidDel="00500372">
          <w:rPr>
            <w:rFonts w:ascii="Times New Roman" w:hAnsi="宋体"/>
            <w:szCs w:val="24"/>
          </w:rPr>
          <w:delText>并</w:delText>
        </w:r>
        <w:r w:rsidR="00DD63F3" w:rsidRPr="00585C4D" w:rsidDel="00500372">
          <w:rPr>
            <w:rFonts w:ascii="Times New Roman" w:hAnsi="宋体" w:hint="eastAsia"/>
            <w:szCs w:val="24"/>
          </w:rPr>
          <w:delText>已经</w:delText>
        </w:r>
        <w:r w:rsidRPr="00585C4D" w:rsidDel="00500372">
          <w:rPr>
            <w:rFonts w:ascii="Times New Roman" w:hAnsi="宋体" w:hint="eastAsia"/>
            <w:szCs w:val="24"/>
          </w:rPr>
          <w:delText>成为</w:delText>
        </w:r>
        <w:r w:rsidRPr="00585C4D" w:rsidDel="00500372">
          <w:rPr>
            <w:rFonts w:ascii="Times New Roman" w:hAnsi="宋体" w:hint="eastAsia"/>
            <w:szCs w:val="24"/>
          </w:rPr>
          <w:delText>Internet</w:delText>
        </w:r>
        <w:r w:rsidRPr="00585C4D" w:rsidDel="00500372">
          <w:rPr>
            <w:rFonts w:ascii="Times New Roman" w:hAnsi="宋体" w:hint="eastAsia"/>
            <w:szCs w:val="24"/>
          </w:rPr>
          <w:delText>上电子文档发行和数字化信息传播的理想文档格式。</w:delText>
        </w:r>
        <w:r w:rsidR="003E10F3" w:rsidDel="00500372">
          <w:rPr>
            <w:rFonts w:ascii="Times New Roman" w:hAnsi="宋体" w:hint="eastAsia"/>
            <w:szCs w:val="24"/>
          </w:rPr>
          <w:delText>全球单单</w:delText>
        </w:r>
        <w:r w:rsidR="003E10F3" w:rsidDel="00500372">
          <w:rPr>
            <w:rFonts w:ascii="Times New Roman" w:hAnsi="宋体"/>
            <w:szCs w:val="24"/>
          </w:rPr>
          <w:delText>从</w:delText>
        </w:r>
        <w:r w:rsidR="003E10F3" w:rsidDel="00500372">
          <w:rPr>
            <w:rFonts w:ascii="Times New Roman" w:hAnsi="宋体"/>
            <w:szCs w:val="24"/>
          </w:rPr>
          <w:delText>Google</w:delText>
        </w:r>
        <w:r w:rsidR="003E10F3" w:rsidDel="00500372">
          <w:rPr>
            <w:rFonts w:ascii="Times New Roman" w:hAnsi="宋体"/>
            <w:szCs w:val="24"/>
          </w:rPr>
          <w:delText>搜索引擎就能搜到</w:delText>
        </w:r>
        <w:r w:rsidR="008D4BFF" w:rsidDel="00500372">
          <w:rPr>
            <w:rFonts w:ascii="Times New Roman" w:hAnsi="宋体" w:hint="eastAsia"/>
            <w:szCs w:val="24"/>
          </w:rPr>
          <w:delText>10</w:delText>
        </w:r>
        <w:r w:rsidR="003E10F3" w:rsidDel="00500372">
          <w:rPr>
            <w:rFonts w:ascii="Times New Roman" w:hAnsi="宋体" w:hint="eastAsia"/>
            <w:szCs w:val="24"/>
          </w:rPr>
          <w:delText>亿</w:delText>
        </w:r>
        <w:r w:rsidR="008D4BFF" w:rsidDel="00500372">
          <w:rPr>
            <w:rFonts w:ascii="Times New Roman" w:hAnsi="宋体"/>
            <w:szCs w:val="24"/>
          </w:rPr>
          <w:delText>2</w:delText>
        </w:r>
        <w:r w:rsidR="008D4BFF" w:rsidDel="00500372">
          <w:rPr>
            <w:rFonts w:ascii="Times New Roman" w:hAnsi="宋体" w:hint="eastAsia"/>
            <w:szCs w:val="24"/>
          </w:rPr>
          <w:delText>千</w:delText>
        </w:r>
        <w:r w:rsidR="003E10F3" w:rsidDel="00500372">
          <w:rPr>
            <w:rFonts w:ascii="Times New Roman" w:hAnsi="宋体"/>
            <w:szCs w:val="24"/>
          </w:rPr>
          <w:delText>万份的</w:delText>
        </w:r>
        <w:r w:rsidR="003E10F3" w:rsidDel="00500372">
          <w:rPr>
            <w:rFonts w:ascii="Times New Roman" w:hAnsi="宋体"/>
            <w:szCs w:val="24"/>
          </w:rPr>
          <w:delText>PDF</w:delText>
        </w:r>
        <w:r w:rsidR="003E10F3" w:rsidDel="00500372">
          <w:rPr>
            <w:rFonts w:ascii="Times New Roman" w:hAnsi="宋体"/>
            <w:szCs w:val="24"/>
          </w:rPr>
          <w:delText>文档</w:delText>
        </w:r>
        <w:r w:rsidR="00706A38" w:rsidDel="00500372">
          <w:rPr>
            <w:rFonts w:ascii="Times New Roman" w:hAnsi="宋体" w:hint="eastAsia"/>
            <w:szCs w:val="24"/>
            <w:vertAlign w:val="superscript"/>
          </w:rPr>
          <w:delText>[</w:delText>
        </w:r>
        <w:r w:rsidR="00706A38" w:rsidDel="00500372">
          <w:rPr>
            <w:rFonts w:ascii="Times New Roman" w:hAnsi="宋体"/>
            <w:szCs w:val="24"/>
            <w:vertAlign w:val="superscript"/>
          </w:rPr>
          <w:delText>1</w:delText>
        </w:r>
        <w:r w:rsidR="00706A38" w:rsidDel="00500372">
          <w:rPr>
            <w:rFonts w:ascii="Times New Roman" w:hAnsi="宋体" w:hint="eastAsia"/>
            <w:szCs w:val="24"/>
            <w:vertAlign w:val="superscript"/>
          </w:rPr>
          <w:delText>]</w:delText>
        </w:r>
        <w:r w:rsidR="003E10F3" w:rsidDel="00500372">
          <w:rPr>
            <w:rFonts w:ascii="Times New Roman" w:hAnsi="宋体"/>
            <w:szCs w:val="24"/>
          </w:rPr>
          <w:delText>。</w:delText>
        </w:r>
      </w:del>
    </w:p>
    <w:p w14:paraId="3BCEDE4C" w14:textId="059AB55A" w:rsidR="008C240C" w:rsidRPr="00585C4D" w:rsidDel="00500372" w:rsidRDefault="00DD63F3" w:rsidP="00CF24C0">
      <w:pPr>
        <w:spacing w:line="400" w:lineRule="exact"/>
        <w:ind w:firstLine="420"/>
        <w:rPr>
          <w:del w:id="156" w:author="xuan Zhao" w:date="2017-11-06T14:59:00Z"/>
          <w:rFonts w:ascii="Times New Roman" w:hAnsi="宋体"/>
          <w:szCs w:val="24"/>
        </w:rPr>
      </w:pPr>
      <w:del w:id="157" w:author="xuan Zhao" w:date="2017-11-06T14:59:00Z">
        <w:r w:rsidRPr="00585C4D" w:rsidDel="00500372">
          <w:rPr>
            <w:rFonts w:ascii="Times New Roman" w:hAnsi="宋体" w:hint="eastAsia"/>
            <w:szCs w:val="24"/>
          </w:rPr>
          <w:delText>现</w:delText>
        </w:r>
        <w:r w:rsidR="00282CA4" w:rsidRPr="00585C4D" w:rsidDel="00500372">
          <w:rPr>
            <w:rFonts w:ascii="Times New Roman" w:hAnsi="宋体" w:hint="eastAsia"/>
            <w:szCs w:val="24"/>
          </w:rPr>
          <w:delText>如今的</w:delText>
        </w:r>
        <w:r w:rsidR="00282CA4" w:rsidRPr="00585C4D" w:rsidDel="00500372">
          <w:rPr>
            <w:rFonts w:ascii="Times New Roman" w:hAnsi="宋体"/>
            <w:szCs w:val="24"/>
          </w:rPr>
          <w:delText>互联网上</w:delText>
        </w:r>
        <w:r w:rsidR="00282CA4" w:rsidRPr="00585C4D" w:rsidDel="00500372">
          <w:rPr>
            <w:rFonts w:ascii="Times New Roman" w:hAnsi="宋体" w:hint="eastAsia"/>
            <w:szCs w:val="24"/>
          </w:rPr>
          <w:delText>，越来越多的电子书籍、产品使用说明书、公司公告财报、网络资料、科学</w:delText>
        </w:r>
        <w:r w:rsidR="00282CA4" w:rsidRPr="00585C4D" w:rsidDel="00500372">
          <w:rPr>
            <w:rFonts w:ascii="Times New Roman" w:hAnsi="宋体"/>
            <w:szCs w:val="24"/>
          </w:rPr>
          <w:delText>文献、</w:delText>
        </w:r>
        <w:r w:rsidR="00282CA4" w:rsidRPr="00585C4D" w:rsidDel="00500372">
          <w:rPr>
            <w:rFonts w:ascii="Times New Roman" w:hAnsi="宋体" w:hint="eastAsia"/>
            <w:szCs w:val="24"/>
          </w:rPr>
          <w:delText>电子邮件等都开始使用</w:delText>
        </w:r>
        <w:r w:rsidR="00282CA4" w:rsidRPr="00585C4D" w:rsidDel="00500372">
          <w:rPr>
            <w:rFonts w:ascii="Times New Roman" w:hAnsi="宋体" w:hint="eastAsia"/>
            <w:szCs w:val="24"/>
          </w:rPr>
          <w:delText>PDF</w:delText>
        </w:r>
        <w:r w:rsidR="00282CA4" w:rsidRPr="00585C4D" w:rsidDel="00500372">
          <w:rPr>
            <w:rFonts w:ascii="Times New Roman" w:hAnsi="宋体" w:hint="eastAsia"/>
            <w:szCs w:val="24"/>
          </w:rPr>
          <w:delText>格式作为电子文档的首选格式。</w:delText>
        </w:r>
        <w:r w:rsidR="00CF24C0" w:rsidDel="00500372">
          <w:rPr>
            <w:rFonts w:ascii="Times New Roman" w:hAnsi="宋体" w:hint="eastAsia"/>
            <w:szCs w:val="24"/>
          </w:rPr>
          <w:delText>将</w:delText>
        </w:r>
        <w:r w:rsidR="00CF24C0" w:rsidDel="00500372">
          <w:rPr>
            <w:rFonts w:ascii="Times New Roman" w:hAnsi="宋体"/>
            <w:szCs w:val="24"/>
          </w:rPr>
          <w:delText>PDF</w:delText>
        </w:r>
        <w:r w:rsidR="00CF24C0" w:rsidDel="00500372">
          <w:rPr>
            <w:rFonts w:ascii="Times New Roman" w:hAnsi="宋体"/>
            <w:szCs w:val="24"/>
          </w:rPr>
          <w:delText>格式与</w:delText>
        </w:r>
        <w:r w:rsidR="00CF24C0" w:rsidDel="00500372">
          <w:rPr>
            <w:rFonts w:ascii="Times New Roman" w:hAnsi="宋体"/>
            <w:szCs w:val="24"/>
          </w:rPr>
          <w:delText>Word</w:delText>
        </w:r>
        <w:r w:rsidR="00CF24C0" w:rsidDel="00500372">
          <w:rPr>
            <w:rFonts w:ascii="Times New Roman" w:hAnsi="宋体"/>
            <w:szCs w:val="24"/>
          </w:rPr>
          <w:delText>格式进行对比，</w:delText>
        </w:r>
        <w:r w:rsidR="00CF24C0" w:rsidDel="00500372">
          <w:rPr>
            <w:rFonts w:ascii="Times New Roman" w:hAnsi="宋体" w:hint="eastAsia"/>
            <w:szCs w:val="24"/>
          </w:rPr>
          <w:delText>通过</w:delText>
        </w:r>
        <w:r w:rsidR="00CF24C0" w:rsidDel="00500372">
          <w:rPr>
            <w:rFonts w:ascii="Times New Roman" w:hAnsi="宋体"/>
            <w:szCs w:val="24"/>
          </w:rPr>
          <w:delText>Google</w:delText>
        </w:r>
        <w:r w:rsidR="00CF24C0" w:rsidDel="00500372">
          <w:rPr>
            <w:rFonts w:ascii="Times New Roman" w:hAnsi="宋体"/>
            <w:szCs w:val="24"/>
          </w:rPr>
          <w:delText>搜索互联网上存在的</w:delText>
        </w:r>
        <w:r w:rsidR="00CF24C0" w:rsidDel="00500372">
          <w:rPr>
            <w:rFonts w:ascii="Times New Roman" w:hAnsi="宋体" w:hint="eastAsia"/>
            <w:szCs w:val="24"/>
          </w:rPr>
          <w:delText>两类</w:delText>
        </w:r>
        <w:r w:rsidR="00CF24C0" w:rsidDel="00500372">
          <w:rPr>
            <w:rFonts w:ascii="Times New Roman" w:hAnsi="宋体"/>
            <w:szCs w:val="24"/>
          </w:rPr>
          <w:delText>文档数量进行对比发现，</w:delText>
        </w:r>
        <w:r w:rsidR="00CF24C0" w:rsidDel="00500372">
          <w:rPr>
            <w:rFonts w:ascii="Times New Roman" w:hAnsi="宋体"/>
            <w:szCs w:val="24"/>
          </w:rPr>
          <w:delText>PDF</w:delText>
        </w:r>
        <w:r w:rsidR="00CF24C0" w:rsidDel="00500372">
          <w:rPr>
            <w:rFonts w:ascii="Times New Roman" w:hAnsi="宋体"/>
            <w:szCs w:val="24"/>
          </w:rPr>
          <w:delText>文档数量是</w:delText>
        </w:r>
        <w:r w:rsidR="00CF24C0" w:rsidDel="00500372">
          <w:rPr>
            <w:rFonts w:ascii="Times New Roman" w:hAnsi="宋体"/>
            <w:szCs w:val="24"/>
          </w:rPr>
          <w:delText>Word</w:delText>
        </w:r>
        <w:r w:rsidR="00CF24C0" w:rsidDel="00500372">
          <w:rPr>
            <w:rFonts w:ascii="Times New Roman" w:hAnsi="宋体" w:hint="eastAsia"/>
            <w:szCs w:val="24"/>
          </w:rPr>
          <w:delText>类型</w:delText>
        </w:r>
        <w:r w:rsidR="00CF24C0" w:rsidDel="00500372">
          <w:rPr>
            <w:rFonts w:ascii="Times New Roman" w:hAnsi="宋体"/>
            <w:szCs w:val="24"/>
          </w:rPr>
          <w:delText>文档数量的</w:delText>
        </w:r>
        <w:r w:rsidR="00CF24C0" w:rsidDel="00500372">
          <w:rPr>
            <w:rFonts w:ascii="Times New Roman" w:hAnsi="宋体" w:hint="eastAsia"/>
            <w:szCs w:val="24"/>
          </w:rPr>
          <w:delText>8</w:delText>
        </w:r>
        <w:r w:rsidR="00CF24C0" w:rsidDel="00500372">
          <w:rPr>
            <w:rFonts w:ascii="Times New Roman" w:hAnsi="宋体" w:hint="eastAsia"/>
            <w:szCs w:val="24"/>
          </w:rPr>
          <w:delText>倍，</w:delText>
        </w:r>
        <w:r w:rsidR="00CF24C0" w:rsidDel="00500372">
          <w:rPr>
            <w:rFonts w:ascii="Times New Roman" w:hAnsi="宋体"/>
            <w:szCs w:val="24"/>
          </w:rPr>
          <w:delText>由此可见</w:delText>
        </w:r>
        <w:r w:rsidR="00CF24C0" w:rsidDel="00500372">
          <w:rPr>
            <w:rFonts w:ascii="Times New Roman" w:hAnsi="宋体"/>
            <w:szCs w:val="24"/>
          </w:rPr>
          <w:delText>PDF</w:delText>
        </w:r>
        <w:r w:rsidR="00CF24C0" w:rsidDel="00500372">
          <w:rPr>
            <w:rFonts w:ascii="Times New Roman" w:hAnsi="宋体" w:hint="eastAsia"/>
            <w:szCs w:val="24"/>
          </w:rPr>
          <w:delText>格式在</w:delText>
        </w:r>
        <w:r w:rsidR="00CF24C0" w:rsidDel="00500372">
          <w:rPr>
            <w:rFonts w:ascii="Times New Roman" w:hAnsi="宋体"/>
            <w:szCs w:val="24"/>
          </w:rPr>
          <w:delText>互联网时代的重要性。</w:delText>
        </w:r>
        <w:r w:rsidRPr="00585C4D" w:rsidDel="00500372">
          <w:rPr>
            <w:rFonts w:ascii="Times New Roman" w:hAnsi="宋体" w:hint="eastAsia"/>
            <w:szCs w:val="24"/>
          </w:rPr>
          <w:delText>信息</w:delText>
        </w:r>
        <w:r w:rsidRPr="00585C4D" w:rsidDel="00500372">
          <w:rPr>
            <w:rFonts w:ascii="Times New Roman" w:hAnsi="宋体"/>
            <w:szCs w:val="24"/>
          </w:rPr>
          <w:delText>的爆炸式增长在一定程度上丰富了人们的生活，但同时</w:delText>
        </w:r>
        <w:r w:rsidRPr="00585C4D" w:rsidDel="00500372">
          <w:rPr>
            <w:rFonts w:ascii="Times New Roman" w:hAnsi="宋体" w:hint="eastAsia"/>
            <w:szCs w:val="24"/>
          </w:rPr>
          <w:delText>也</w:delText>
        </w:r>
        <w:r w:rsidRPr="00585C4D" w:rsidDel="00500372">
          <w:rPr>
            <w:rFonts w:ascii="Times New Roman" w:hAnsi="宋体"/>
            <w:szCs w:val="24"/>
          </w:rPr>
          <w:delText>带来了不小的麻烦。</w:delText>
        </w:r>
        <w:r w:rsidRPr="00585C4D" w:rsidDel="00500372">
          <w:rPr>
            <w:rFonts w:ascii="Times New Roman" w:hAnsi="宋体" w:hint="eastAsia"/>
            <w:szCs w:val="24"/>
          </w:rPr>
          <w:delText>大量</w:delText>
        </w:r>
        <w:r w:rsidRPr="00585C4D" w:rsidDel="00500372">
          <w:rPr>
            <w:rFonts w:ascii="Times New Roman" w:hAnsi="宋体"/>
            <w:szCs w:val="24"/>
          </w:rPr>
          <w:delText>的电子文档包含丰富的信息，但如何从海</w:delText>
        </w:r>
        <w:r w:rsidRPr="00585C4D" w:rsidDel="00500372">
          <w:rPr>
            <w:rFonts w:ascii="Times New Roman" w:hAnsi="宋体" w:hint="eastAsia"/>
            <w:szCs w:val="24"/>
          </w:rPr>
          <w:delText>量</w:delText>
        </w:r>
        <w:r w:rsidRPr="00585C4D" w:rsidDel="00500372">
          <w:rPr>
            <w:rFonts w:ascii="Times New Roman" w:hAnsi="宋体"/>
            <w:szCs w:val="24"/>
          </w:rPr>
          <w:delText>的信息中</w:delText>
        </w:r>
        <w:r w:rsidRPr="00585C4D" w:rsidDel="00500372">
          <w:rPr>
            <w:rFonts w:ascii="Times New Roman" w:hAnsi="宋体" w:hint="eastAsia"/>
            <w:szCs w:val="24"/>
          </w:rPr>
          <w:delText>获取</w:delText>
        </w:r>
        <w:r w:rsidRPr="00585C4D" w:rsidDel="00500372">
          <w:rPr>
            <w:rFonts w:ascii="Times New Roman" w:hAnsi="宋体"/>
            <w:szCs w:val="24"/>
          </w:rPr>
          <w:delText>有价值的</w:delText>
        </w:r>
        <w:r w:rsidRPr="00585C4D" w:rsidDel="00500372">
          <w:rPr>
            <w:rFonts w:ascii="Times New Roman" w:hAnsi="宋体" w:hint="eastAsia"/>
            <w:szCs w:val="24"/>
          </w:rPr>
          <w:delText>数据</w:delText>
        </w:r>
        <w:r w:rsidRPr="00585C4D" w:rsidDel="00500372">
          <w:rPr>
            <w:rFonts w:ascii="Times New Roman" w:hAnsi="宋体"/>
            <w:szCs w:val="24"/>
          </w:rPr>
          <w:delText>，如何将杂乱</w:delText>
        </w:r>
        <w:r w:rsidR="00476498" w:rsidRPr="00585C4D" w:rsidDel="00500372">
          <w:rPr>
            <w:rFonts w:ascii="Times New Roman" w:hAnsi="宋体" w:hint="eastAsia"/>
            <w:szCs w:val="24"/>
          </w:rPr>
          <w:delText>的</w:delText>
        </w:r>
        <w:r w:rsidR="00476498" w:rsidRPr="00585C4D" w:rsidDel="00500372">
          <w:rPr>
            <w:rFonts w:ascii="Times New Roman" w:hAnsi="宋体"/>
            <w:szCs w:val="24"/>
          </w:rPr>
          <w:delText>数据整理成可分析</w:delText>
        </w:r>
        <w:r w:rsidR="00476498" w:rsidRPr="00585C4D" w:rsidDel="00500372">
          <w:rPr>
            <w:rFonts w:ascii="Times New Roman" w:hAnsi="宋体" w:hint="eastAsia"/>
            <w:szCs w:val="24"/>
          </w:rPr>
          <w:delText>可</w:delText>
        </w:r>
        <w:r w:rsidR="00476498" w:rsidRPr="00585C4D" w:rsidDel="00500372">
          <w:rPr>
            <w:rFonts w:ascii="Times New Roman" w:hAnsi="宋体"/>
            <w:szCs w:val="24"/>
          </w:rPr>
          <w:delText>利用的结构化数据已经成为近年来的又一</w:delText>
        </w:r>
        <w:r w:rsidR="00476498" w:rsidRPr="00585C4D" w:rsidDel="00500372">
          <w:rPr>
            <w:rFonts w:ascii="Times New Roman" w:hAnsi="宋体" w:hint="eastAsia"/>
            <w:szCs w:val="24"/>
          </w:rPr>
          <w:delText>研究</w:delText>
        </w:r>
        <w:r w:rsidR="00476498" w:rsidRPr="00585C4D" w:rsidDel="00500372">
          <w:rPr>
            <w:rFonts w:ascii="Times New Roman" w:hAnsi="宋体"/>
            <w:szCs w:val="24"/>
          </w:rPr>
          <w:delText>热点问题。</w:delText>
        </w:r>
      </w:del>
    </w:p>
    <w:p w14:paraId="0A32D30B" w14:textId="0417017D" w:rsidR="00720A06" w:rsidRPr="00585C4D" w:rsidDel="00500372" w:rsidRDefault="00476498" w:rsidP="00476498">
      <w:pPr>
        <w:spacing w:line="400" w:lineRule="exact"/>
        <w:rPr>
          <w:del w:id="158" w:author="xuan Zhao" w:date="2017-11-06T14:59:00Z"/>
          <w:rFonts w:ascii="Times New Roman" w:hAnsi="宋体"/>
          <w:szCs w:val="24"/>
        </w:rPr>
      </w:pPr>
      <w:del w:id="159" w:author="xuan Zhao" w:date="2017-11-06T14:59:00Z">
        <w:r w:rsidRPr="00585C4D" w:rsidDel="00500372">
          <w:rPr>
            <w:rFonts w:ascii="Times New Roman" w:hAnsi="宋体"/>
            <w:szCs w:val="24"/>
          </w:rPr>
          <w:tab/>
        </w:r>
        <w:r w:rsidRPr="00585C4D" w:rsidDel="00500372">
          <w:rPr>
            <w:rFonts w:ascii="Times New Roman" w:hAnsi="宋体" w:hint="eastAsia"/>
            <w:szCs w:val="24"/>
          </w:rPr>
          <w:delText>表格</w:delText>
        </w:r>
        <w:r w:rsidRPr="00585C4D" w:rsidDel="00500372">
          <w:rPr>
            <w:rFonts w:ascii="Times New Roman" w:hAnsi="宋体"/>
            <w:szCs w:val="24"/>
          </w:rPr>
          <w:delText>作为呈现信息的优质载体，在网页、图像、</w:delText>
        </w:r>
        <w:r w:rsidRPr="00585C4D" w:rsidDel="00500372">
          <w:rPr>
            <w:rFonts w:ascii="Times New Roman" w:hAnsi="宋体"/>
            <w:szCs w:val="24"/>
          </w:rPr>
          <w:delText>PDF</w:delText>
        </w:r>
        <w:r w:rsidRPr="00585C4D" w:rsidDel="00500372">
          <w:rPr>
            <w:rFonts w:ascii="Times New Roman" w:hAnsi="宋体" w:hint="eastAsia"/>
            <w:szCs w:val="24"/>
          </w:rPr>
          <w:delText>等媒介</w:delText>
        </w:r>
        <w:r w:rsidRPr="00585C4D" w:rsidDel="00500372">
          <w:rPr>
            <w:rFonts w:ascii="Times New Roman" w:hAnsi="宋体"/>
            <w:szCs w:val="24"/>
          </w:rPr>
          <w:delText>中都占有</w:delText>
        </w:r>
        <w:r w:rsidRPr="00585C4D" w:rsidDel="00500372">
          <w:rPr>
            <w:rFonts w:ascii="Times New Roman" w:hAnsi="宋体" w:hint="eastAsia"/>
            <w:szCs w:val="24"/>
          </w:rPr>
          <w:delText>着</w:delText>
        </w:r>
        <w:r w:rsidRPr="00585C4D" w:rsidDel="00500372">
          <w:rPr>
            <w:rFonts w:ascii="Times New Roman" w:hAnsi="宋体"/>
            <w:szCs w:val="24"/>
          </w:rPr>
          <w:delText>举足轻重的位置。涉及到</w:delText>
        </w:r>
        <w:r w:rsidRPr="00585C4D" w:rsidDel="00500372">
          <w:rPr>
            <w:rFonts w:ascii="Times New Roman" w:hAnsi="宋体" w:hint="eastAsia"/>
            <w:szCs w:val="24"/>
          </w:rPr>
          <w:delText>数字</w:delText>
        </w:r>
        <w:r w:rsidRPr="00585C4D" w:rsidDel="00500372">
          <w:rPr>
            <w:rFonts w:ascii="Times New Roman" w:hAnsi="宋体"/>
            <w:szCs w:val="24"/>
          </w:rPr>
          <w:delText>信息，对比信息的数据往往都以表格的方式呈现。对于</w:delText>
        </w:r>
        <w:r w:rsidRPr="00585C4D" w:rsidDel="00500372">
          <w:rPr>
            <w:rFonts w:ascii="Times New Roman" w:hAnsi="宋体" w:hint="eastAsia"/>
            <w:szCs w:val="24"/>
          </w:rPr>
          <w:delText>网页</w:delText>
        </w:r>
        <w:r w:rsidRPr="00585C4D" w:rsidDel="00500372">
          <w:rPr>
            <w:rFonts w:ascii="Times New Roman" w:hAnsi="宋体"/>
            <w:szCs w:val="24"/>
          </w:rPr>
          <w:delText>中表格信息的提取，由于</w:delText>
        </w:r>
        <w:r w:rsidRPr="00585C4D" w:rsidDel="00500372">
          <w:rPr>
            <w:rFonts w:ascii="Times New Roman" w:hAnsi="宋体"/>
            <w:szCs w:val="24"/>
          </w:rPr>
          <w:delText>HTML</w:delText>
        </w:r>
        <w:r w:rsidRPr="00585C4D" w:rsidDel="00500372">
          <w:rPr>
            <w:rFonts w:ascii="Times New Roman" w:hAnsi="宋体"/>
            <w:szCs w:val="24"/>
          </w:rPr>
          <w:delText>结构</w:delText>
        </w:r>
        <w:r w:rsidRPr="00585C4D" w:rsidDel="00500372">
          <w:rPr>
            <w:rFonts w:ascii="Times New Roman" w:hAnsi="宋体" w:hint="eastAsia"/>
            <w:szCs w:val="24"/>
          </w:rPr>
          <w:delText>的</w:delText>
        </w:r>
        <w:r w:rsidRPr="00585C4D" w:rsidDel="00500372">
          <w:rPr>
            <w:rFonts w:ascii="Times New Roman" w:hAnsi="宋体"/>
            <w:szCs w:val="24"/>
          </w:rPr>
          <w:delText>特征，表格的提取相对容易。图像</w:delText>
        </w:r>
        <w:r w:rsidRPr="00585C4D" w:rsidDel="00500372">
          <w:rPr>
            <w:rFonts w:ascii="Times New Roman" w:hAnsi="宋体" w:hint="eastAsia"/>
            <w:szCs w:val="24"/>
          </w:rPr>
          <w:delText>中</w:delText>
        </w:r>
        <w:r w:rsidRPr="00585C4D" w:rsidDel="00500372">
          <w:rPr>
            <w:rFonts w:ascii="Times New Roman" w:hAnsi="宋体"/>
            <w:szCs w:val="24"/>
          </w:rPr>
          <w:delText>表格的识别往往借助图像识别的常用算法完成。而</w:delText>
        </w:r>
        <w:r w:rsidRPr="00585C4D" w:rsidDel="00500372">
          <w:rPr>
            <w:rFonts w:ascii="Times New Roman" w:hAnsi="宋体" w:hint="eastAsia"/>
            <w:szCs w:val="24"/>
          </w:rPr>
          <w:delText>PDF</w:delText>
        </w:r>
        <w:r w:rsidRPr="00585C4D" w:rsidDel="00500372">
          <w:rPr>
            <w:rFonts w:ascii="Times New Roman" w:hAnsi="宋体" w:hint="eastAsia"/>
            <w:szCs w:val="24"/>
          </w:rPr>
          <w:delText>格式</w:delText>
        </w:r>
        <w:r w:rsidRPr="00585C4D" w:rsidDel="00500372">
          <w:rPr>
            <w:rFonts w:ascii="Times New Roman" w:hAnsi="宋体"/>
            <w:szCs w:val="24"/>
          </w:rPr>
          <w:delText>的</w:delText>
        </w:r>
        <w:r w:rsidRPr="00585C4D" w:rsidDel="00500372">
          <w:rPr>
            <w:rFonts w:ascii="Times New Roman" w:hAnsi="宋体" w:hint="eastAsia"/>
            <w:szCs w:val="24"/>
          </w:rPr>
          <w:delText>文件</w:delText>
        </w:r>
        <w:r w:rsidRPr="00585C4D" w:rsidDel="00500372">
          <w:rPr>
            <w:rFonts w:ascii="Times New Roman" w:hAnsi="宋体"/>
            <w:szCs w:val="24"/>
          </w:rPr>
          <w:delText>，由于</w:delText>
        </w:r>
        <w:r w:rsidRPr="00585C4D" w:rsidDel="00500372">
          <w:rPr>
            <w:rFonts w:ascii="Times New Roman" w:hAnsi="宋体" w:hint="eastAsia"/>
            <w:szCs w:val="24"/>
          </w:rPr>
          <w:delText>PDF</w:delText>
        </w:r>
        <w:r w:rsidRPr="00585C4D" w:rsidDel="00500372">
          <w:rPr>
            <w:rFonts w:ascii="Times New Roman" w:hAnsi="宋体" w:hint="eastAsia"/>
            <w:szCs w:val="24"/>
          </w:rPr>
          <w:delText>格式</w:delText>
        </w:r>
        <w:r w:rsidRPr="00585C4D" w:rsidDel="00500372">
          <w:rPr>
            <w:rFonts w:ascii="Times New Roman" w:hAnsi="宋体"/>
            <w:szCs w:val="24"/>
          </w:rPr>
          <w:delText>自身的</w:delText>
        </w:r>
        <w:r w:rsidRPr="00585C4D" w:rsidDel="00500372">
          <w:rPr>
            <w:rFonts w:ascii="Times New Roman" w:hAnsi="宋体" w:hint="eastAsia"/>
            <w:szCs w:val="24"/>
          </w:rPr>
          <w:delText>格式并</w:delText>
        </w:r>
        <w:r w:rsidRPr="00585C4D" w:rsidDel="00500372">
          <w:rPr>
            <w:rFonts w:ascii="Times New Roman" w:hAnsi="宋体"/>
            <w:szCs w:val="24"/>
          </w:rPr>
          <w:delText>未对表格进行结构化，因此表格线条的检测以及表格的还原都有不小的挑战。</w:delText>
        </w:r>
        <w:r w:rsidR="00720A06" w:rsidRPr="00585C4D" w:rsidDel="00500372">
          <w:rPr>
            <w:rFonts w:ascii="Times New Roman" w:hAnsi="宋体" w:hint="eastAsia"/>
            <w:szCs w:val="24"/>
          </w:rPr>
          <w:delText>针对</w:delText>
        </w:r>
        <w:r w:rsidR="00720A06" w:rsidRPr="00585C4D" w:rsidDel="00500372">
          <w:rPr>
            <w:rFonts w:ascii="Times New Roman" w:hAnsi="宋体"/>
            <w:szCs w:val="24"/>
          </w:rPr>
          <w:delText>PDF</w:delText>
        </w:r>
        <w:r w:rsidR="00720A06" w:rsidRPr="00585C4D" w:rsidDel="00500372">
          <w:rPr>
            <w:rFonts w:ascii="Times New Roman" w:hAnsi="宋体"/>
            <w:szCs w:val="24"/>
          </w:rPr>
          <w:delText>格式的表格识别</w:delText>
        </w:r>
        <w:r w:rsidR="00720A06" w:rsidRPr="00585C4D" w:rsidDel="00500372">
          <w:rPr>
            <w:rFonts w:ascii="Times New Roman" w:hAnsi="宋体" w:hint="eastAsia"/>
            <w:szCs w:val="24"/>
          </w:rPr>
          <w:delText>技术</w:delText>
        </w:r>
        <w:r w:rsidR="00720A06" w:rsidRPr="00585C4D" w:rsidDel="00500372">
          <w:rPr>
            <w:rFonts w:ascii="Times New Roman" w:hAnsi="宋体"/>
            <w:szCs w:val="24"/>
          </w:rPr>
          <w:delText>相比前两者并</w:delText>
        </w:r>
        <w:r w:rsidR="00720A06" w:rsidRPr="00585C4D" w:rsidDel="00500372">
          <w:rPr>
            <w:rFonts w:ascii="Times New Roman" w:hAnsi="宋体" w:hint="eastAsia"/>
            <w:szCs w:val="24"/>
          </w:rPr>
          <w:delText>不</w:delText>
        </w:r>
        <w:r w:rsidR="00720A06" w:rsidRPr="00585C4D" w:rsidDel="00500372">
          <w:rPr>
            <w:rFonts w:ascii="Times New Roman" w:hAnsi="宋体"/>
            <w:szCs w:val="24"/>
          </w:rPr>
          <w:delText>十分成熟，</w:delText>
        </w:r>
        <w:r w:rsidR="00720A06" w:rsidRPr="00585C4D" w:rsidDel="00500372">
          <w:rPr>
            <w:rFonts w:ascii="Times New Roman" w:hAnsi="宋体" w:hint="eastAsia"/>
            <w:szCs w:val="24"/>
          </w:rPr>
          <w:delText>但</w:delText>
        </w:r>
        <w:r w:rsidR="00720A06" w:rsidRPr="00585C4D" w:rsidDel="00500372">
          <w:rPr>
            <w:rFonts w:ascii="Times New Roman" w:hAnsi="宋体"/>
            <w:szCs w:val="24"/>
          </w:rPr>
          <w:delText>随着</w:delText>
        </w:r>
        <w:r w:rsidR="00720A06" w:rsidRPr="00585C4D" w:rsidDel="00500372">
          <w:rPr>
            <w:rFonts w:ascii="Times New Roman" w:hAnsi="宋体"/>
            <w:szCs w:val="24"/>
          </w:rPr>
          <w:delText>PDF</w:delText>
        </w:r>
        <w:r w:rsidR="00720A06" w:rsidRPr="00585C4D" w:rsidDel="00500372">
          <w:rPr>
            <w:rFonts w:ascii="Times New Roman" w:hAnsi="宋体"/>
            <w:szCs w:val="24"/>
          </w:rPr>
          <w:delText>格式的</w:delText>
        </w:r>
        <w:r w:rsidR="00720A06" w:rsidRPr="00585C4D" w:rsidDel="00500372">
          <w:rPr>
            <w:rFonts w:ascii="Times New Roman" w:hAnsi="宋体" w:hint="eastAsia"/>
            <w:szCs w:val="24"/>
          </w:rPr>
          <w:delText>不断</w:delText>
        </w:r>
        <w:r w:rsidR="00720A06" w:rsidRPr="00585C4D" w:rsidDel="00500372">
          <w:rPr>
            <w:rFonts w:ascii="Times New Roman" w:hAnsi="宋体"/>
            <w:szCs w:val="24"/>
          </w:rPr>
          <w:delText>普及</w:delText>
        </w:r>
        <w:r w:rsidR="00720A06" w:rsidRPr="00585C4D" w:rsidDel="00500372">
          <w:rPr>
            <w:rFonts w:ascii="Times New Roman" w:hAnsi="宋体" w:hint="eastAsia"/>
            <w:szCs w:val="24"/>
          </w:rPr>
          <w:delText>和</w:delText>
        </w:r>
        <w:r w:rsidR="00720A06" w:rsidRPr="00585C4D" w:rsidDel="00500372">
          <w:rPr>
            <w:rFonts w:ascii="Times New Roman" w:hAnsi="宋体"/>
            <w:szCs w:val="24"/>
          </w:rPr>
          <w:delText>升温，近几年来</w:delText>
        </w:r>
        <w:r w:rsidR="00720A06" w:rsidRPr="00585C4D" w:rsidDel="00500372">
          <w:rPr>
            <w:rFonts w:ascii="Times New Roman" w:hAnsi="宋体" w:hint="eastAsia"/>
            <w:szCs w:val="24"/>
          </w:rPr>
          <w:delText>针对</w:delText>
        </w:r>
        <w:r w:rsidR="00720A06" w:rsidRPr="00585C4D" w:rsidDel="00500372">
          <w:rPr>
            <w:rFonts w:ascii="Times New Roman" w:hAnsi="宋体"/>
            <w:szCs w:val="24"/>
          </w:rPr>
          <w:delText>PDF</w:delText>
        </w:r>
        <w:r w:rsidR="00720A06" w:rsidRPr="00585C4D" w:rsidDel="00500372">
          <w:rPr>
            <w:rFonts w:ascii="Times New Roman" w:hAnsi="宋体"/>
            <w:szCs w:val="24"/>
          </w:rPr>
          <w:delText>的表格提取逐渐受到重视，针对</w:delText>
        </w:r>
        <w:r w:rsidR="00720A06" w:rsidRPr="00585C4D" w:rsidDel="00500372">
          <w:rPr>
            <w:rFonts w:ascii="Times New Roman" w:hAnsi="宋体"/>
            <w:szCs w:val="24"/>
          </w:rPr>
          <w:delText>PDF</w:delText>
        </w:r>
        <w:r w:rsidR="00720A06" w:rsidRPr="00585C4D" w:rsidDel="00500372">
          <w:rPr>
            <w:rFonts w:ascii="Times New Roman" w:hAnsi="宋体"/>
            <w:szCs w:val="24"/>
          </w:rPr>
          <w:delText>的表格提取方法也</w:delText>
        </w:r>
        <w:r w:rsidR="00720A06" w:rsidRPr="00585C4D" w:rsidDel="00500372">
          <w:rPr>
            <w:rFonts w:ascii="Times New Roman" w:hAnsi="宋体" w:hint="eastAsia"/>
            <w:szCs w:val="24"/>
          </w:rPr>
          <w:delText>随之</w:delText>
        </w:r>
        <w:r w:rsidR="00720A06" w:rsidRPr="00585C4D" w:rsidDel="00500372">
          <w:rPr>
            <w:rFonts w:ascii="Times New Roman" w:hAnsi="宋体"/>
            <w:szCs w:val="24"/>
          </w:rPr>
          <w:delText>多样化</w:delText>
        </w:r>
        <w:r w:rsidR="00720A06" w:rsidRPr="00585C4D" w:rsidDel="00500372">
          <w:rPr>
            <w:rFonts w:ascii="Times New Roman" w:hAnsi="宋体" w:hint="eastAsia"/>
            <w:szCs w:val="24"/>
          </w:rPr>
          <w:delText>。</w:delText>
        </w:r>
      </w:del>
    </w:p>
    <w:p w14:paraId="5AD700C5" w14:textId="77777777" w:rsidR="00173303" w:rsidRDefault="00173303">
      <w:pPr>
        <w:pStyle w:val="2"/>
      </w:pPr>
      <w:bookmarkStart w:id="160" w:name="_Toc248481438"/>
      <w:bookmarkStart w:id="161" w:name="_Toc406841144"/>
      <w:r>
        <w:t>研究意义</w:t>
      </w:r>
      <w:bookmarkEnd w:id="160"/>
      <w:bookmarkEnd w:id="161"/>
    </w:p>
    <w:p w14:paraId="35D0FB59" w14:textId="4A571A9D" w:rsidR="002C013F" w:rsidRDefault="007501BB">
      <w:pPr>
        <w:spacing w:line="400" w:lineRule="exact"/>
        <w:ind w:firstLine="420"/>
        <w:rPr>
          <w:ins w:id="162" w:author="xuan Zhao" w:date="2017-11-07T22:40:00Z"/>
          <w:rFonts w:ascii="Times New Roman" w:hAnsi="宋体"/>
          <w:szCs w:val="24"/>
        </w:rPr>
      </w:pPr>
      <w:ins w:id="163" w:author="xuan Zhao" w:date="2017-11-08T17:23:00Z">
        <w:r>
          <w:rPr>
            <w:rFonts w:ascii="Times New Roman" w:hAnsi="宋体"/>
            <w:szCs w:val="24"/>
          </w:rPr>
          <w:t>如上所述</w:t>
        </w:r>
        <w:r>
          <w:rPr>
            <w:rFonts w:ascii="Times New Roman" w:hAnsi="宋体" w:hint="eastAsia"/>
            <w:szCs w:val="24"/>
          </w:rPr>
          <w:t>，</w:t>
        </w:r>
      </w:ins>
      <w:ins w:id="164" w:author="xuan Zhao" w:date="2017-11-08T17:34:00Z">
        <w:r w:rsidR="00331BD9">
          <w:rPr>
            <w:rFonts w:ascii="Times New Roman" w:hAnsi="宋体" w:hint="eastAsia"/>
            <w:szCs w:val="24"/>
          </w:rPr>
          <w:t>信息检索、推荐系统</w:t>
        </w:r>
      </w:ins>
      <w:ins w:id="165" w:author="xuan Zhao" w:date="2017-11-08T17:35:00Z">
        <w:r w:rsidR="00331BD9">
          <w:rPr>
            <w:rFonts w:ascii="Times New Roman" w:hAnsi="宋体" w:hint="eastAsia"/>
            <w:szCs w:val="24"/>
          </w:rPr>
          <w:t>、计算广告等计算机</w:t>
        </w:r>
      </w:ins>
      <w:ins w:id="166" w:author="xuan Zhao" w:date="2017-11-08T17:37:00Z">
        <w:r w:rsidR="00331BD9">
          <w:rPr>
            <w:rFonts w:ascii="Times New Roman" w:hAnsi="宋体" w:hint="eastAsia"/>
            <w:szCs w:val="24"/>
          </w:rPr>
          <w:t>技术</w:t>
        </w:r>
      </w:ins>
      <w:ins w:id="167" w:author="xuan Zhao" w:date="2017-11-08T17:35:00Z">
        <w:r w:rsidR="00331BD9">
          <w:rPr>
            <w:rFonts w:ascii="Times New Roman" w:hAnsi="宋体" w:hint="eastAsia"/>
            <w:szCs w:val="24"/>
          </w:rPr>
          <w:t>应用</w:t>
        </w:r>
      </w:ins>
      <w:ins w:id="168" w:author="xuan Zhao" w:date="2017-11-08T17:36:00Z">
        <w:r w:rsidR="00331BD9">
          <w:rPr>
            <w:rFonts w:ascii="Times New Roman" w:hAnsi="宋体" w:hint="eastAsia"/>
            <w:szCs w:val="24"/>
          </w:rPr>
          <w:t>方向已经广泛</w:t>
        </w:r>
      </w:ins>
      <w:ins w:id="169" w:author="xuan Zhao" w:date="2017-11-08T17:37:00Z">
        <w:r w:rsidR="00331BD9">
          <w:rPr>
            <w:rFonts w:ascii="Times New Roman" w:hAnsi="宋体" w:hint="eastAsia"/>
            <w:szCs w:val="24"/>
          </w:rPr>
          <w:t>存在于人们生活的</w:t>
        </w:r>
      </w:ins>
      <w:ins w:id="170" w:author="xuan Zhao" w:date="2017-11-08T17:38:00Z">
        <w:r w:rsidR="00331BD9">
          <w:rPr>
            <w:rFonts w:ascii="Times New Roman" w:hAnsi="宋体" w:hint="eastAsia"/>
            <w:szCs w:val="24"/>
          </w:rPr>
          <w:t>各类场景中</w:t>
        </w:r>
      </w:ins>
      <w:r w:rsidR="005D6C71">
        <w:rPr>
          <w:rFonts w:ascii="Times New Roman" w:hAnsi="宋体" w:hint="eastAsia"/>
          <w:szCs w:val="24"/>
        </w:rPr>
        <w:t>，为用户提供各种便捷的服务</w:t>
      </w:r>
      <w:ins w:id="171" w:author="xuan Zhao" w:date="2017-11-08T17:38:00Z">
        <w:r w:rsidR="00331BD9">
          <w:rPr>
            <w:rFonts w:ascii="Times New Roman" w:hAnsi="宋体" w:hint="eastAsia"/>
            <w:szCs w:val="24"/>
          </w:rPr>
          <w:t>。</w:t>
        </w:r>
      </w:ins>
      <w:ins w:id="172" w:author="xuan Zhao" w:date="2017-11-08T17:39:00Z">
        <w:r w:rsidR="004F334C">
          <w:rPr>
            <w:rFonts w:ascii="Times New Roman" w:hAnsi="宋体" w:hint="eastAsia"/>
            <w:szCs w:val="24"/>
          </w:rPr>
          <w:t>而</w:t>
        </w:r>
      </w:ins>
      <w:ins w:id="173" w:author="xuan Zhao" w:date="2017-11-08T17:23:00Z">
        <w:r>
          <w:rPr>
            <w:rFonts w:ascii="Times New Roman" w:hAnsi="宋体"/>
            <w:szCs w:val="24"/>
          </w:rPr>
          <w:t>排序问题作为</w:t>
        </w:r>
      </w:ins>
      <w:ins w:id="174" w:author="xuan Zhao" w:date="2017-11-08T17:39:00Z">
        <w:r w:rsidR="004F334C">
          <w:rPr>
            <w:rFonts w:ascii="Times New Roman" w:hAnsi="宋体"/>
            <w:szCs w:val="24"/>
          </w:rPr>
          <w:t>上述领域中的</w:t>
        </w:r>
      </w:ins>
      <w:ins w:id="175" w:author="xuan Zhao" w:date="2017-11-08T17:23:00Z">
        <w:r>
          <w:rPr>
            <w:rFonts w:ascii="Times New Roman" w:hAnsi="宋体"/>
            <w:szCs w:val="24"/>
          </w:rPr>
          <w:t>一类通用问题</w:t>
        </w:r>
      </w:ins>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DE8A228"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为了验证所提出排序模型的可行性和有效性，本课题设计并实现了针对地铁交易数据的单边交易识别系统。</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当前对于此类交易记录的处理方式是按照最长距离计算票价，缺乏合理性，容易造成用户损失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176" w:name="_Toc342678790"/>
      <w:bookmarkStart w:id="177" w:name="_Toc406841145"/>
      <w:r>
        <w:rPr>
          <w:rFonts w:hint="eastAsia"/>
        </w:rPr>
        <w:t>硕士研究生期间的工作总结</w:t>
      </w:r>
      <w:bookmarkEnd w:id="176"/>
      <w:bookmarkEnd w:id="177"/>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178" w:name="_Toc248481439"/>
      <w:bookmarkStart w:id="179" w:name="_Toc406841146"/>
      <w:r>
        <w:t>论文组织结构</w:t>
      </w:r>
      <w:bookmarkEnd w:id="178"/>
      <w:bookmarkEnd w:id="179"/>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77777777" w:rsidR="00173303" w:rsidRDefault="006638B8">
      <w:pPr>
        <w:pStyle w:val="1"/>
      </w:pPr>
      <w:bookmarkStart w:id="180" w:name="_Toc248481440"/>
      <w:r>
        <w:rPr>
          <w:rFonts w:hint="eastAsia"/>
        </w:rPr>
        <w:lastRenderedPageBreak/>
        <w:t xml:space="preserve"> </w:t>
      </w:r>
      <w:bookmarkStart w:id="181" w:name="_Toc406841147"/>
      <w:r w:rsidR="00173303">
        <w:rPr>
          <w:rFonts w:hint="eastAsia"/>
        </w:rPr>
        <w:t>背景理论及</w:t>
      </w:r>
      <w:r w:rsidR="00173303">
        <w:t>相关技术介绍</w:t>
      </w:r>
      <w:bookmarkStart w:id="182" w:name="_Toc248481441"/>
      <w:bookmarkEnd w:id="180"/>
      <w:bookmarkEnd w:id="181"/>
    </w:p>
    <w:p w14:paraId="43797A11" w14:textId="324B17BF" w:rsidR="00420B5C" w:rsidRDefault="00173303">
      <w:pPr>
        <w:pStyle w:val="a0"/>
        <w:spacing w:line="400" w:lineRule="exact"/>
        <w:ind w:firstLine="0"/>
      </w:pPr>
      <w:r>
        <w:rPr>
          <w:rFonts w:hint="eastAsia"/>
        </w:rPr>
        <w:t xml:space="preserve">    </w:t>
      </w:r>
      <w:r w:rsidR="00420B5C">
        <w:rPr>
          <w:rFonts w:hint="eastAsia"/>
        </w:rPr>
        <w:t>本章主要对深度学习的理论基础，常用的神经网络结构和排序模型所涉及的相关技术进行介绍。</w:t>
      </w:r>
      <w:r w:rsidR="0066602F">
        <w:rPr>
          <w:rFonts w:hint="eastAsia"/>
        </w:rPr>
        <w:t>章节共分为两个部分，第一部分介绍了深度学习相关理论和经典模型，以及当前主流的深度学习计算框架；</w:t>
      </w:r>
      <w:r w:rsidR="00A87FF9">
        <w:rPr>
          <w:rFonts w:hint="eastAsia"/>
        </w:rPr>
        <w:t>第二部分则主要介绍了排序相关技术，包括排序技术的发展历程，排序学习</w:t>
      </w:r>
      <w:r w:rsidR="00AA72F8">
        <w:rPr>
          <w:rFonts w:hint="eastAsia"/>
        </w:rPr>
        <w:t>的算法分类及常用的评价方法等内容。</w:t>
      </w:r>
    </w:p>
    <w:p w14:paraId="24B52A8C" w14:textId="7D3C515A" w:rsidR="00173303" w:rsidRDefault="00877A13">
      <w:pPr>
        <w:pStyle w:val="2"/>
      </w:pPr>
      <w:bookmarkStart w:id="183" w:name="_Toc406841148"/>
      <w:bookmarkEnd w:id="182"/>
      <w:r>
        <w:rPr>
          <w:rFonts w:hint="eastAsia"/>
        </w:rPr>
        <w:t>深度学习</w:t>
      </w:r>
      <w:bookmarkEnd w:id="183"/>
      <w:r>
        <w:rPr>
          <w:rFonts w:hint="eastAsia"/>
        </w:rPr>
        <w:t>简介</w:t>
      </w:r>
    </w:p>
    <w:p w14:paraId="552DF97A" w14:textId="126F08E7" w:rsidR="00173303" w:rsidRDefault="00B1365B">
      <w:pPr>
        <w:pStyle w:val="3"/>
        <w:rPr>
          <w:rFonts w:ascii="Times New Roman" w:hAnsi="Times New Roman"/>
        </w:rPr>
      </w:pPr>
      <w:bookmarkStart w:id="184" w:name="_Toc406841149"/>
      <w:r>
        <w:rPr>
          <w:rFonts w:ascii="Times New Roman" w:hAnsi="Times New Roman" w:hint="eastAsia"/>
        </w:rPr>
        <w:t>深度学习概述</w:t>
      </w:r>
      <w:bookmarkEnd w:id="184"/>
    </w:p>
    <w:p w14:paraId="27059633" w14:textId="41F8576F" w:rsidR="00B1365B"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Pr>
          <w:rFonts w:ascii="Times New Roman" w:hAnsi="宋体" w:hint="eastAsia"/>
          <w:szCs w:val="24"/>
        </w:rPr>
        <w:t>等人与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r>
        <w:rPr>
          <w:rFonts w:ascii="Times New Roman" w:hAnsi="宋体" w:hint="eastAsia"/>
          <w:szCs w:val="24"/>
        </w:rPr>
        <w:t>并逐步发展为机器学习的一个新领域。</w:t>
      </w:r>
    </w:p>
    <w:p w14:paraId="5746EB0D" w14:textId="69ED595E" w:rsidR="008B0B80" w:rsidRDefault="008B0B80" w:rsidP="00447806">
      <w:pPr>
        <w:spacing w:line="400" w:lineRule="exact"/>
        <w:ind w:firstLine="420"/>
        <w:rPr>
          <w:rFonts w:ascii="Times New Roman" w:hAnsi="宋体"/>
          <w:szCs w:val="24"/>
        </w:rPr>
      </w:pPr>
    </w:p>
    <w:p w14:paraId="518A5A1E" w14:textId="111E8CC5" w:rsidR="008B0B80" w:rsidRDefault="008B0B80" w:rsidP="00447806">
      <w:pPr>
        <w:spacing w:line="400" w:lineRule="exact"/>
        <w:ind w:firstLine="420"/>
        <w:rPr>
          <w:rFonts w:ascii="Times New Roman" w:hAnsi="宋体"/>
          <w:szCs w:val="24"/>
        </w:rPr>
      </w:pPr>
    </w:p>
    <w:p w14:paraId="5C0B12F1" w14:textId="58561972" w:rsidR="008B0B80" w:rsidRDefault="00410C3C" w:rsidP="00447806">
      <w:pPr>
        <w:spacing w:line="400" w:lineRule="exact"/>
        <w:ind w:firstLine="420"/>
        <w:rPr>
          <w:rFonts w:ascii="Times New Roman" w:hAnsi="宋体"/>
          <w:szCs w:val="24"/>
        </w:rPr>
      </w:pPr>
      <w:r>
        <w:rPr>
          <w:rFonts w:ascii="Times New Roman" w:hAnsi="宋体" w:hint="eastAsia"/>
          <w:szCs w:val="24"/>
        </w:rPr>
        <w:t>与支持向量机（</w:t>
      </w:r>
      <w:r>
        <w:rPr>
          <w:rFonts w:ascii="Times New Roman" w:hAnsi="宋体" w:hint="eastAsia"/>
          <w:szCs w:val="24"/>
        </w:rPr>
        <w:t>Support</w:t>
      </w:r>
      <w:r>
        <w:rPr>
          <w:rFonts w:ascii="Times New Roman" w:hAnsi="宋体"/>
          <w:szCs w:val="24"/>
        </w:rPr>
        <w:t xml:space="preserve"> </w:t>
      </w:r>
      <w:r>
        <w:rPr>
          <w:rFonts w:ascii="Times New Roman" w:hAnsi="宋体" w:hint="eastAsia"/>
          <w:szCs w:val="24"/>
        </w:rPr>
        <w:t>Vector</w:t>
      </w:r>
      <w:r>
        <w:rPr>
          <w:rFonts w:ascii="Times New Roman" w:hAnsi="宋体"/>
          <w:szCs w:val="24"/>
        </w:rPr>
        <w:t xml:space="preserve"> </w:t>
      </w:r>
      <w:r>
        <w:rPr>
          <w:rFonts w:ascii="Times New Roman" w:hAnsi="宋体" w:hint="eastAsia"/>
          <w:szCs w:val="24"/>
        </w:rPr>
        <w:t>Machine</w:t>
      </w:r>
      <w:r>
        <w:rPr>
          <w:rFonts w:ascii="Times New Roman" w:hAnsi="宋体" w:hint="eastAsia"/>
          <w:szCs w:val="24"/>
        </w:rPr>
        <w:t>，</w:t>
      </w:r>
      <w:r>
        <w:rPr>
          <w:rFonts w:ascii="Times New Roman" w:hAnsi="宋体" w:hint="eastAsia"/>
          <w:szCs w:val="24"/>
        </w:rPr>
        <w:t xml:space="preserve"> SVM</w:t>
      </w:r>
      <w:r>
        <w:rPr>
          <w:rFonts w:ascii="Times New Roman" w:hAnsi="宋体" w:hint="eastAsia"/>
          <w:szCs w:val="24"/>
        </w:rPr>
        <w:t>）、提升方法（</w:t>
      </w:r>
      <w:r>
        <w:rPr>
          <w:rFonts w:ascii="Times New Roman" w:hAnsi="宋体" w:hint="eastAsia"/>
          <w:szCs w:val="24"/>
        </w:rPr>
        <w:t>Boosting</w:t>
      </w:r>
      <w:r>
        <w:rPr>
          <w:rFonts w:ascii="Times New Roman" w:hAnsi="宋体" w:hint="eastAsia"/>
          <w:szCs w:val="24"/>
        </w:rPr>
        <w:t>）、最大熵方法等“浅层学习”方法相比，深度学习的“深度”体现在其学习所得到的模型中，非线性操作的层级数更多。</w:t>
      </w:r>
      <w:r w:rsidR="00097B1A">
        <w:rPr>
          <w:rFonts w:ascii="Times New Roman" w:hAnsi="宋体" w:hint="eastAsia"/>
          <w:szCs w:val="24"/>
        </w:rPr>
        <w:t>浅层学习主要依靠人工经验提取样本的特征，模型学习得到的是没有层次结构的单层特征；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p>
    <w:p w14:paraId="379B1633" w14:textId="77777777" w:rsidR="008B0B80" w:rsidRPr="00410C3C" w:rsidRDefault="008B0B80" w:rsidP="00447806">
      <w:pPr>
        <w:spacing w:line="400" w:lineRule="exact"/>
        <w:ind w:firstLine="420"/>
        <w:rPr>
          <w:rFonts w:ascii="Times New Roman" w:hAnsi="宋体"/>
          <w:szCs w:val="24"/>
        </w:rPr>
      </w:pPr>
    </w:p>
    <w:p w14:paraId="29893C3D" w14:textId="22CADDBA" w:rsidR="008B0B80" w:rsidRDefault="00AE1B5C" w:rsidP="00AE1B5C">
      <w:pPr>
        <w:pStyle w:val="3"/>
      </w:pPr>
      <w:r>
        <w:rPr>
          <w:rFonts w:hint="eastAsia"/>
        </w:rPr>
        <w:t>深度学习网络结构介绍</w:t>
      </w:r>
    </w:p>
    <w:p w14:paraId="75B33695" w14:textId="2569C8E4" w:rsidR="00C53853" w:rsidRDefault="007352B2" w:rsidP="00C53853">
      <w:pPr>
        <w:spacing w:line="400" w:lineRule="exact"/>
        <w:ind w:firstLine="420"/>
        <w:rPr>
          <w:rFonts w:ascii="Times New Roman" w:hAnsi="宋体"/>
          <w:szCs w:val="24"/>
        </w:rPr>
      </w:pPr>
      <w:r>
        <w:rPr>
          <w:rFonts w:ascii="Times New Roman" w:hAnsi="宋体" w:hint="eastAsia"/>
          <w:szCs w:val="24"/>
        </w:rPr>
        <w:t>#DNN</w:t>
      </w:r>
      <w:r>
        <w:rPr>
          <w:rFonts w:ascii="Times New Roman" w:hAnsi="宋体" w:hint="eastAsia"/>
          <w:szCs w:val="24"/>
        </w:rPr>
        <w:t>、</w:t>
      </w:r>
      <w:r>
        <w:rPr>
          <w:rFonts w:ascii="Times New Roman" w:hAnsi="宋体" w:hint="eastAsia"/>
          <w:szCs w:val="24"/>
        </w:rPr>
        <w:t>CNN</w:t>
      </w:r>
      <w:r>
        <w:rPr>
          <w:rFonts w:ascii="Times New Roman" w:hAnsi="宋体" w:hint="eastAsia"/>
          <w:szCs w:val="24"/>
        </w:rPr>
        <w:t>、</w:t>
      </w:r>
      <w:r>
        <w:rPr>
          <w:rFonts w:ascii="Times New Roman" w:hAnsi="宋体" w:hint="eastAsia"/>
          <w:szCs w:val="24"/>
        </w:rPr>
        <w:t>RNN</w:t>
      </w:r>
    </w:p>
    <w:p w14:paraId="67A39DD6" w14:textId="46593587" w:rsidR="008B0B80" w:rsidRDefault="00C53853" w:rsidP="00C53853">
      <w:pPr>
        <w:pStyle w:val="3"/>
      </w:pPr>
      <w:r>
        <w:rPr>
          <w:rFonts w:hint="eastAsia"/>
        </w:rPr>
        <w:t>深度学习框架介绍</w:t>
      </w:r>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lastRenderedPageBreak/>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350E70B1">
            <wp:extent cx="2343626" cy="394715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9691" cy="3957374"/>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hint="eastAsia"/>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hint="eastAsia"/>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w:t>
      </w:r>
      <w:r w:rsidR="00123122">
        <w:rPr>
          <w:rFonts w:ascii="Times New Roman" w:hAnsi="宋体" w:hint="eastAsia"/>
          <w:szCs w:val="24"/>
        </w:rPr>
        <w:lastRenderedPageBreak/>
        <w:t>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hint="eastAsia"/>
        </w:rPr>
      </w:pPr>
      <w:r>
        <w:rPr>
          <w:rFonts w:hAnsi="宋体" w:hint="eastAsia"/>
        </w:rPr>
        <w:t>Caffe</w:t>
      </w:r>
    </w:p>
    <w:p w14:paraId="38D44B44" w14:textId="2B7989A0" w:rsidR="001C1CB2" w:rsidRDefault="001C1CB2" w:rsidP="00170374">
      <w:pPr>
        <w:spacing w:line="400" w:lineRule="exact"/>
        <w:ind w:firstLine="420"/>
        <w:rPr>
          <w:rFonts w:ascii="Times New Roman" w:hAnsi="宋体" w:hint="eastAsia"/>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hint="eastAsia"/>
          <w:szCs w:val="24"/>
        </w:rPr>
      </w:pPr>
      <w:r>
        <w:rPr>
          <w:rFonts w:ascii="Times New Roman" w:hAnsi="宋体" w:hint="eastAsia"/>
          <w:szCs w:val="24"/>
        </w:rPr>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hint="eastAsia"/>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bookmarkStart w:id="185" w:name="_GoBack"/>
      <w:bookmarkEnd w:id="185"/>
    </w:p>
    <w:p w14:paraId="4F4A53E8" w14:textId="2C4434B9" w:rsidR="008A52E7" w:rsidRPr="00CA0DF5" w:rsidRDefault="008A52E7" w:rsidP="00CA0DF5">
      <w:pPr>
        <w:spacing w:line="400" w:lineRule="exact"/>
        <w:ind w:firstLine="420"/>
        <w:rPr>
          <w:rFonts w:ascii="Times New Roman" w:hAnsi="宋体" w:hint="eastAsia"/>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Pr="001C1CB2" w:rsidRDefault="005D5583" w:rsidP="005D5583">
      <w:pPr>
        <w:spacing w:line="400" w:lineRule="exact"/>
        <w:ind w:firstLine="420"/>
        <w:rPr>
          <w:rFonts w:ascii="Times New Roman" w:hAnsi="宋体" w:hint="eastAsia"/>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w:t>
      </w:r>
      <w:r>
        <w:rPr>
          <w:rFonts w:ascii="Times New Roman" w:hAnsi="宋体" w:hint="eastAsia"/>
          <w:szCs w:val="24"/>
        </w:rPr>
        <w:lastRenderedPageBreak/>
        <w:t>持在移动设备的应用中快速集成深度学习功能。</w:t>
      </w:r>
    </w:p>
    <w:p w14:paraId="6D56BB5F" w14:textId="77777777" w:rsidR="00173303" w:rsidRDefault="00173303">
      <w:pPr>
        <w:pStyle w:val="2"/>
      </w:pPr>
      <w:bookmarkStart w:id="186" w:name="_Toc406841155"/>
      <w:r>
        <w:rPr>
          <w:rFonts w:hint="eastAsia"/>
        </w:rPr>
        <w:t>本章小结</w:t>
      </w:r>
      <w:bookmarkEnd w:id="186"/>
    </w:p>
    <w:p w14:paraId="335F2798" w14:textId="54CC2DAA" w:rsidR="00173303" w:rsidRDefault="00E17FA8">
      <w:pPr>
        <w:pStyle w:val="a0"/>
        <w:spacing w:line="400" w:lineRule="exact"/>
        <w:rPr>
          <w:szCs w:val="22"/>
        </w:rPr>
        <w:sectPr w:rsidR="00173303">
          <w:headerReference w:type="default" r:id="rId20"/>
          <w:endnotePr>
            <w:numFmt w:val="decimal"/>
          </w:endnotePr>
          <w:pgSz w:w="11906" w:h="16838"/>
          <w:pgMar w:top="1440" w:right="1559" w:bottom="1440" w:left="1559" w:header="851" w:footer="992" w:gutter="0"/>
          <w:cols w:space="720"/>
          <w:docGrid w:type="lines" w:linePitch="312"/>
        </w:sectPr>
      </w:pPr>
      <w:r>
        <w:rPr>
          <w:rFonts w:hint="eastAsia"/>
          <w:szCs w:val="22"/>
        </w:rPr>
        <w:t>本章在介绍了</w:t>
      </w:r>
      <w:r>
        <w:rPr>
          <w:rFonts w:hint="eastAsia"/>
          <w:szCs w:val="22"/>
        </w:rPr>
        <w:t>PDF</w:t>
      </w:r>
      <w:r>
        <w:rPr>
          <w:rFonts w:hint="eastAsia"/>
          <w:szCs w:val="22"/>
        </w:rPr>
        <w:t>基本组织结构的基础上引出了</w:t>
      </w:r>
      <w:r>
        <w:rPr>
          <w:rFonts w:hint="eastAsia"/>
          <w:szCs w:val="22"/>
        </w:rPr>
        <w:t>PDF</w:t>
      </w:r>
      <w:r>
        <w:rPr>
          <w:rFonts w:hint="eastAsia"/>
          <w:szCs w:val="22"/>
        </w:rPr>
        <w:t>的开源类库</w:t>
      </w:r>
      <w:r>
        <w:rPr>
          <w:rFonts w:hint="eastAsia"/>
          <w:szCs w:val="22"/>
        </w:rPr>
        <w:t>PDFBox</w:t>
      </w:r>
      <w:r>
        <w:rPr>
          <w:rFonts w:hint="eastAsia"/>
          <w:szCs w:val="22"/>
        </w:rPr>
        <w:t>。以</w:t>
      </w:r>
      <w:r>
        <w:rPr>
          <w:rFonts w:hint="eastAsia"/>
          <w:szCs w:val="22"/>
        </w:rPr>
        <w:t>PDF</w:t>
      </w:r>
      <w:r>
        <w:rPr>
          <w:rFonts w:hint="eastAsia"/>
          <w:szCs w:val="22"/>
        </w:rPr>
        <w:t>的结构为依据，并对</w:t>
      </w:r>
      <w:r>
        <w:rPr>
          <w:rFonts w:hint="eastAsia"/>
          <w:szCs w:val="22"/>
        </w:rPr>
        <w:t>PDFBox</w:t>
      </w:r>
      <w:r>
        <w:rPr>
          <w:rFonts w:hint="eastAsia"/>
          <w:szCs w:val="22"/>
        </w:rPr>
        <w:t>的架构进行了介绍。为</w:t>
      </w:r>
      <w:r w:rsidR="007D5DC0">
        <w:rPr>
          <w:rFonts w:hint="eastAsia"/>
          <w:szCs w:val="22"/>
        </w:rPr>
        <w:t>第四章</w:t>
      </w:r>
      <w:r w:rsidR="009D3993">
        <w:rPr>
          <w:rFonts w:hint="eastAsia"/>
          <w:szCs w:val="22"/>
        </w:rPr>
        <w:t>PDF</w:t>
      </w:r>
      <w:r>
        <w:rPr>
          <w:rFonts w:hint="eastAsia"/>
          <w:szCs w:val="22"/>
        </w:rPr>
        <w:t>表格的文字和框线</w:t>
      </w:r>
      <w:r w:rsidR="009D3993">
        <w:rPr>
          <w:rFonts w:hint="eastAsia"/>
          <w:szCs w:val="22"/>
        </w:rPr>
        <w:t>等</w:t>
      </w:r>
      <w:r w:rsidR="009D3993">
        <w:rPr>
          <w:szCs w:val="22"/>
        </w:rPr>
        <w:t>特征</w:t>
      </w:r>
      <w:r>
        <w:rPr>
          <w:rFonts w:hint="eastAsia"/>
          <w:szCs w:val="22"/>
        </w:rPr>
        <w:t>信息</w:t>
      </w:r>
      <w:r w:rsidR="007D5DC0">
        <w:rPr>
          <w:rFonts w:hint="eastAsia"/>
          <w:szCs w:val="22"/>
        </w:rPr>
        <w:t>提取</w:t>
      </w:r>
      <w:r>
        <w:rPr>
          <w:rFonts w:hint="eastAsia"/>
          <w:szCs w:val="22"/>
        </w:rPr>
        <w:t>做了有益的铺垫。</w:t>
      </w:r>
    </w:p>
    <w:p w14:paraId="647EC443" w14:textId="222B3FC9" w:rsidR="00173303" w:rsidRDefault="00E17FA8">
      <w:pPr>
        <w:pStyle w:val="1"/>
      </w:pPr>
      <w:bookmarkStart w:id="187" w:name="_Toc342678835"/>
      <w:r>
        <w:rPr>
          <w:rFonts w:hint="eastAsia"/>
        </w:rPr>
        <w:lastRenderedPageBreak/>
        <w:t xml:space="preserve"> </w:t>
      </w:r>
      <w:bookmarkStart w:id="188" w:name="_Toc406841156"/>
      <w:r w:rsidR="00A66BF5">
        <w:rPr>
          <w:rFonts w:hint="eastAsia"/>
        </w:rPr>
        <w:t>常见</w:t>
      </w:r>
      <w:r w:rsidR="00790E9E">
        <w:rPr>
          <w:rFonts w:hint="eastAsia"/>
        </w:rPr>
        <w:t>表格数据抽取</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188"/>
    </w:p>
    <w:p w14:paraId="6E3C3A92" w14:textId="3845C758" w:rsidR="00173303" w:rsidRDefault="00790E9E">
      <w:pPr>
        <w:pStyle w:val="07415"/>
        <w:ind w:firstLineChars="200" w:firstLine="480"/>
      </w:pPr>
      <w:r>
        <w:rPr>
          <w:rFonts w:hint="eastAsia"/>
        </w:rPr>
        <w:t>本章首先</w:t>
      </w:r>
      <w:r w:rsidR="00DB74D5">
        <w:rPr>
          <w:rFonts w:hint="eastAsia"/>
        </w:rPr>
        <w:t>对</w:t>
      </w:r>
      <w:r w:rsidR="00300619">
        <w:rPr>
          <w:rFonts w:hint="eastAsia"/>
        </w:rPr>
        <w:t>不同媒介下的</w:t>
      </w:r>
      <w:r>
        <w:rPr>
          <w:rFonts w:hint="eastAsia"/>
        </w:rPr>
        <w:t>表格数据抽取</w:t>
      </w:r>
      <w:r w:rsidR="00CD155E">
        <w:rPr>
          <w:rFonts w:hint="eastAsia"/>
        </w:rPr>
        <w:t>方法</w:t>
      </w:r>
      <w:r>
        <w:rPr>
          <w:rFonts w:hint="eastAsia"/>
        </w:rPr>
        <w:t>进行了介绍，并分析了不同</w:t>
      </w:r>
      <w:r w:rsidR="00A66BF5">
        <w:rPr>
          <w:rFonts w:hint="eastAsia"/>
        </w:rPr>
        <w:t>方法</w:t>
      </w:r>
      <w:r>
        <w:rPr>
          <w:rFonts w:hint="eastAsia"/>
        </w:rPr>
        <w:t>的适用情况和优劣。接着</w:t>
      </w:r>
      <w:r w:rsidR="009D3993">
        <w:rPr>
          <w:rFonts w:hint="eastAsia"/>
        </w:rPr>
        <w:t>概括并</w:t>
      </w:r>
      <w:r w:rsidR="00300619">
        <w:rPr>
          <w:rFonts w:hint="eastAsia"/>
        </w:rPr>
        <w:t>分析了</w:t>
      </w:r>
      <w:r>
        <w:rPr>
          <w:rFonts w:hint="eastAsia"/>
        </w:rPr>
        <w:t>表格</w:t>
      </w:r>
      <w:r w:rsidR="00300619">
        <w:rPr>
          <w:rFonts w:hint="eastAsia"/>
        </w:rPr>
        <w:t>数据</w:t>
      </w:r>
      <w:r>
        <w:rPr>
          <w:rFonts w:hint="eastAsia"/>
        </w:rPr>
        <w:t>抽取过程的几个</w:t>
      </w:r>
      <w:r w:rsidR="009D3993">
        <w:rPr>
          <w:rFonts w:hint="eastAsia"/>
        </w:rPr>
        <w:t>技术</w:t>
      </w:r>
      <w:r>
        <w:rPr>
          <w:rFonts w:hint="eastAsia"/>
        </w:rPr>
        <w:t>难点</w:t>
      </w:r>
      <w:r w:rsidR="009D3993">
        <w:rPr>
          <w:rFonts w:hint="eastAsia"/>
        </w:rPr>
        <w:t>，</w:t>
      </w:r>
      <w:r w:rsidR="009D3993">
        <w:t>包括表格</w:t>
      </w:r>
      <w:r w:rsidR="009D3993">
        <w:rPr>
          <w:rFonts w:hint="eastAsia"/>
        </w:rPr>
        <w:t>结构</w:t>
      </w:r>
      <w:r w:rsidR="009D3993">
        <w:t>识别，复杂表头处理，无框线表格的识别等内容</w:t>
      </w:r>
      <w:r w:rsidR="009D3993">
        <w:rPr>
          <w:rFonts w:hint="eastAsia"/>
        </w:rPr>
        <w:t>。</w:t>
      </w:r>
      <w:r>
        <w:rPr>
          <w:rFonts w:hint="eastAsia"/>
        </w:rPr>
        <w:t>在后面的章节</w:t>
      </w:r>
      <w:r w:rsidR="00EA66F8">
        <w:rPr>
          <w:rFonts w:hint="eastAsia"/>
        </w:rPr>
        <w:t>将</w:t>
      </w:r>
      <w:r w:rsidR="00EA66F8">
        <w:t>给出</w:t>
      </w:r>
      <w:r w:rsidR="00EA66F8">
        <w:rPr>
          <w:rFonts w:hint="eastAsia"/>
        </w:rPr>
        <w:t>本课题处理</w:t>
      </w:r>
      <w:r w:rsidR="00EA66F8">
        <w:t>以上</w:t>
      </w:r>
      <w:r w:rsidR="00EA66F8">
        <w:rPr>
          <w:rFonts w:hint="eastAsia"/>
        </w:rPr>
        <w:t>问题</w:t>
      </w:r>
      <w:r w:rsidR="00EA66F8">
        <w:t>的方法</w:t>
      </w:r>
      <w:r w:rsidR="00EA66F8">
        <w:rPr>
          <w:rFonts w:hint="eastAsia"/>
        </w:rPr>
        <w:t>，</w:t>
      </w:r>
      <w:r>
        <w:rPr>
          <w:rFonts w:hint="eastAsia"/>
        </w:rPr>
        <w:t>将</w:t>
      </w:r>
      <w:r w:rsidR="00F7144B">
        <w:rPr>
          <w:rFonts w:hint="eastAsia"/>
        </w:rPr>
        <w:t>从设计和实现的角度对</w:t>
      </w:r>
      <w:r w:rsidR="00EA66F8">
        <w:rPr>
          <w:rFonts w:hint="eastAsia"/>
        </w:rPr>
        <w:t>其中</w:t>
      </w:r>
      <w:r w:rsidR="00A66BF5">
        <w:t>的关键技术</w:t>
      </w:r>
      <w:r w:rsidR="00F7144B">
        <w:rPr>
          <w:rFonts w:hint="eastAsia"/>
        </w:rPr>
        <w:t>进行详细的介绍。</w:t>
      </w:r>
    </w:p>
    <w:p w14:paraId="179FD306" w14:textId="77777777" w:rsidR="00F50762" w:rsidRDefault="00F50762" w:rsidP="00F50762">
      <w:pPr>
        <w:pStyle w:val="2"/>
      </w:pPr>
      <w:bookmarkStart w:id="189" w:name="_Toc406841157"/>
      <w:r>
        <w:rPr>
          <w:rFonts w:hint="eastAsia"/>
        </w:rPr>
        <w:t>通用的</w:t>
      </w:r>
      <w:r>
        <w:t>表格识别方法介绍</w:t>
      </w:r>
      <w:bookmarkEnd w:id="189"/>
    </w:p>
    <w:p w14:paraId="696F5AE1" w14:textId="67FD4D8A" w:rsidR="00F50762" w:rsidRDefault="00F50762" w:rsidP="00F50762">
      <w:pPr>
        <w:pStyle w:val="07415"/>
        <w:ind w:firstLineChars="200" w:firstLine="480"/>
      </w:pPr>
      <w:r>
        <w:rPr>
          <w:rFonts w:hint="eastAsia"/>
        </w:rPr>
        <w:t>表格作为</w:t>
      </w:r>
      <w:r>
        <w:t>一种</w:t>
      </w:r>
      <w:r>
        <w:rPr>
          <w:rFonts w:hint="eastAsia"/>
        </w:rPr>
        <w:t>组织</w:t>
      </w:r>
      <w:r>
        <w:t>数据的良好形式</w:t>
      </w:r>
      <w:r>
        <w:rPr>
          <w:rFonts w:hint="eastAsia"/>
        </w:rPr>
        <w:t>在统计和</w:t>
      </w:r>
      <w:r>
        <w:t>信息汇总等场景</w:t>
      </w:r>
      <w:r>
        <w:rPr>
          <w:rFonts w:hint="eastAsia"/>
        </w:rPr>
        <w:t>具有</w:t>
      </w:r>
      <w:r>
        <w:t>较为广泛的应用。</w:t>
      </w:r>
      <w:r>
        <w:rPr>
          <w:rFonts w:hint="eastAsia"/>
        </w:rPr>
        <w:t>最常见的</w:t>
      </w:r>
      <w:r>
        <w:t>是</w:t>
      </w:r>
      <w:r>
        <w:rPr>
          <w:rFonts w:hint="eastAsia"/>
        </w:rPr>
        <w:t>互联网上</w:t>
      </w:r>
      <w:r>
        <w:t>的</w:t>
      </w:r>
      <w:r>
        <w:rPr>
          <w:rFonts w:hint="eastAsia"/>
        </w:rPr>
        <w:t>表格数据，</w:t>
      </w:r>
      <w:r>
        <w:t>如</w:t>
      </w:r>
      <w:r>
        <w:rPr>
          <w:rFonts w:hint="eastAsia"/>
        </w:rPr>
        <w:t>金融，</w:t>
      </w:r>
      <w:r>
        <w:t>财务等领域的汇总表格等</w:t>
      </w:r>
      <w:r>
        <w:rPr>
          <w:rFonts w:hint="eastAsia"/>
        </w:rPr>
        <w:t>；另一类表格</w:t>
      </w:r>
      <w:r>
        <w:t>式</w:t>
      </w:r>
      <w:r>
        <w:rPr>
          <w:rFonts w:hint="eastAsia"/>
        </w:rPr>
        <w:t>线下手工</w:t>
      </w:r>
      <w:r>
        <w:t>填写产生的表格。例如</w:t>
      </w:r>
      <w:r>
        <w:rPr>
          <w:rFonts w:hint="eastAsia"/>
        </w:rPr>
        <w:t>学生</w:t>
      </w:r>
      <w:r>
        <w:t>成绩单</w:t>
      </w:r>
      <w:r>
        <w:rPr>
          <w:rFonts w:hint="eastAsia"/>
        </w:rPr>
        <w:t>等</w:t>
      </w:r>
      <w:r>
        <w:t>表格信息</w:t>
      </w:r>
      <w:r>
        <w:rPr>
          <w:rFonts w:hint="eastAsia"/>
        </w:rPr>
        <w:t>；第三类则</w:t>
      </w:r>
      <w:r>
        <w:t>是以</w:t>
      </w:r>
      <w:r>
        <w:t>PDF</w:t>
      </w:r>
      <w:r>
        <w:t>为代表的特定格式的文件中的表格，此类文件往往有较为复杂的格式定义，因此提取表格也较为复杂。</w:t>
      </w:r>
      <w:r>
        <w:rPr>
          <w:rFonts w:hint="eastAsia"/>
        </w:rPr>
        <w:t>应用媒介</w:t>
      </w:r>
      <w:r>
        <w:t>的</w:t>
      </w:r>
      <w:r>
        <w:rPr>
          <w:rFonts w:hint="eastAsia"/>
        </w:rPr>
        <w:t>差异</w:t>
      </w:r>
      <w:r>
        <w:t>决定了表格结构的差异，</w:t>
      </w:r>
      <w:r>
        <w:rPr>
          <w:rFonts w:hint="eastAsia"/>
        </w:rPr>
        <w:t>也</w:t>
      </w:r>
      <w:r>
        <w:t>自然影响了表格的特征表达。对于</w:t>
      </w:r>
      <w:r>
        <w:rPr>
          <w:rFonts w:hint="eastAsia"/>
        </w:rPr>
        <w:t>互联网</w:t>
      </w:r>
      <w:r>
        <w:t>中的表格，由于</w:t>
      </w:r>
      <w:r>
        <w:rPr>
          <w:rFonts w:hint="eastAsia"/>
        </w:rPr>
        <w:t>遵循</w:t>
      </w:r>
      <w:r>
        <w:t>Html</w:t>
      </w:r>
      <w:r>
        <w:rPr>
          <w:rFonts w:hint="eastAsia"/>
        </w:rPr>
        <w:t>的</w:t>
      </w:r>
      <w:r>
        <w:t>格式标准，因此有标记可循，在处理上相对简单；对于</w:t>
      </w:r>
      <w:r>
        <w:rPr>
          <w:rFonts w:hint="eastAsia"/>
        </w:rPr>
        <w:t>线下</w:t>
      </w:r>
      <w:r>
        <w:t>的表格，</w:t>
      </w:r>
      <w:r>
        <w:rPr>
          <w:rFonts w:hint="eastAsia"/>
        </w:rPr>
        <w:t>需要</w:t>
      </w:r>
      <w:r>
        <w:t>从图像中还原表格信息，因此</w:t>
      </w:r>
      <w:r>
        <w:rPr>
          <w:rFonts w:hint="eastAsia"/>
        </w:rPr>
        <w:t>在</w:t>
      </w:r>
      <w:r>
        <w:t>抽取算法上会</w:t>
      </w:r>
      <w:r>
        <w:rPr>
          <w:rFonts w:hint="eastAsia"/>
        </w:rPr>
        <w:t>侧重于</w:t>
      </w:r>
      <w:r>
        <w:t>图像识别</w:t>
      </w:r>
      <w:r>
        <w:rPr>
          <w:rFonts w:hint="eastAsia"/>
        </w:rPr>
        <w:t>。而</w:t>
      </w:r>
      <w:r>
        <w:t>针对</w:t>
      </w:r>
      <w:r>
        <w:t>PDF</w:t>
      </w:r>
      <w:r>
        <w:t>格式的文件，</w:t>
      </w:r>
      <w:r>
        <w:rPr>
          <w:rFonts w:hint="eastAsia"/>
        </w:rPr>
        <w:t>由于</w:t>
      </w:r>
      <w:r>
        <w:t>PDF</w:t>
      </w:r>
      <w:r>
        <w:rPr>
          <w:rFonts w:hint="eastAsia"/>
        </w:rPr>
        <w:t>中</w:t>
      </w:r>
      <w:r>
        <w:t>没有对表格进行</w:t>
      </w:r>
      <w:r>
        <w:rPr>
          <w:rFonts w:hint="eastAsia"/>
        </w:rPr>
        <w:t>专门</w:t>
      </w:r>
      <w:r>
        <w:t>的定义，因此</w:t>
      </w:r>
      <w:r>
        <w:rPr>
          <w:rFonts w:hint="eastAsia"/>
        </w:rPr>
        <w:t>在</w:t>
      </w:r>
      <w:r>
        <w:t>处理上</w:t>
      </w:r>
      <w:r>
        <w:rPr>
          <w:rFonts w:hint="eastAsia"/>
        </w:rPr>
        <w:t>与</w:t>
      </w:r>
      <w:r>
        <w:t>前面两者也会大不相同。</w:t>
      </w:r>
      <w:r>
        <w:rPr>
          <w:rFonts w:hint="eastAsia"/>
        </w:rPr>
        <w:t>常见</w:t>
      </w:r>
      <w:r>
        <w:t>的表格抽取流程如下图所示：</w:t>
      </w:r>
    </w:p>
    <w:p w14:paraId="6FFE5170" w14:textId="77777777" w:rsidR="00F50762" w:rsidRDefault="00F50762" w:rsidP="00F50762">
      <w:pPr>
        <w:jc w:val="center"/>
      </w:pPr>
      <w:r>
        <w:object w:dxaOrig="10081" w:dyaOrig="6121" w14:anchorId="72961A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61.2pt;height:220.2pt" o:ole="">
            <v:imagedata r:id="rId21" o:title=""/>
          </v:shape>
          <o:OLEObject Type="Embed" ProgID="Visio.Drawing.15" ShapeID="_x0000_i1029" DrawAspect="Content" ObjectID="_1571948057" r:id="rId22"/>
        </w:object>
      </w:r>
    </w:p>
    <w:p w14:paraId="0A871E84" w14:textId="77777777" w:rsidR="00F50762" w:rsidRPr="00BF3147" w:rsidRDefault="00454BCC" w:rsidP="00F50762">
      <w:pPr>
        <w:jc w:val="center"/>
        <w:rPr>
          <w:rFonts w:ascii="楷体_GB2312" w:eastAsia="楷体_GB2312"/>
          <w:sz w:val="21"/>
          <w:szCs w:val="21"/>
        </w:rPr>
      </w:pPr>
      <w:r>
        <w:rPr>
          <w:rFonts w:ascii="楷体_GB2312" w:eastAsia="楷体_GB2312" w:hint="eastAsia"/>
          <w:sz w:val="21"/>
          <w:szCs w:val="21"/>
        </w:rPr>
        <w:t>图</w:t>
      </w:r>
      <w:r w:rsidR="00F50762" w:rsidRPr="00BF3147">
        <w:rPr>
          <w:rFonts w:ascii="楷体_GB2312" w:eastAsia="楷体_GB2312" w:hint="eastAsia"/>
          <w:sz w:val="21"/>
          <w:szCs w:val="21"/>
        </w:rPr>
        <w:t>3</w:t>
      </w:r>
      <w:r w:rsidR="00F50762" w:rsidRPr="00BF3147">
        <w:rPr>
          <w:rFonts w:ascii="楷体_GB2312" w:eastAsia="楷体_GB2312"/>
          <w:sz w:val="21"/>
          <w:szCs w:val="21"/>
        </w:rPr>
        <w:t xml:space="preserve">-1 </w:t>
      </w:r>
      <w:r w:rsidR="00F50762" w:rsidRPr="00BF3147">
        <w:rPr>
          <w:rFonts w:ascii="楷体_GB2312" w:eastAsia="楷体_GB2312" w:hint="eastAsia"/>
          <w:sz w:val="21"/>
          <w:szCs w:val="21"/>
        </w:rPr>
        <w:t>通用</w:t>
      </w:r>
      <w:r w:rsidR="00F50762" w:rsidRPr="00BF3147">
        <w:rPr>
          <w:rFonts w:ascii="楷体_GB2312" w:eastAsia="楷体_GB2312"/>
          <w:sz w:val="21"/>
          <w:szCs w:val="21"/>
        </w:rPr>
        <w:t>的表格抽取流程示意图</w:t>
      </w:r>
    </w:p>
    <w:p w14:paraId="7CAA65EC" w14:textId="77777777" w:rsidR="00F50762" w:rsidRDefault="00F50762" w:rsidP="00F50762">
      <w:pPr>
        <w:pStyle w:val="07415"/>
        <w:ind w:firstLineChars="200" w:firstLine="480"/>
      </w:pPr>
      <w:r>
        <w:rPr>
          <w:rFonts w:hint="eastAsia"/>
        </w:rPr>
        <w:t>表格</w:t>
      </w:r>
      <w:r>
        <w:t>抽取流程通常包括表格特征识别、表格定位、表格结构识别</w:t>
      </w:r>
      <w:r>
        <w:rPr>
          <w:rFonts w:hint="eastAsia"/>
        </w:rPr>
        <w:t>三个</w:t>
      </w:r>
      <w:r>
        <w:t>部分。其中</w:t>
      </w:r>
      <w:r>
        <w:rPr>
          <w:rFonts w:hint="eastAsia"/>
        </w:rPr>
        <w:t>特征识别</w:t>
      </w:r>
      <w:r>
        <w:t>和表格定位根据表格所处</w:t>
      </w:r>
      <w:r>
        <w:rPr>
          <w:rFonts w:hint="eastAsia"/>
        </w:rPr>
        <w:t>的</w:t>
      </w:r>
      <w:r>
        <w:t>介质需要个性化处理。例如</w:t>
      </w:r>
      <w:r>
        <w:rPr>
          <w:rFonts w:hint="eastAsia"/>
        </w:rPr>
        <w:t>对于</w:t>
      </w:r>
      <w:r>
        <w:t>Web</w:t>
      </w:r>
      <w:r>
        <w:t>中的表格特征识别</w:t>
      </w:r>
      <w:r w:rsidR="0096107C">
        <w:rPr>
          <w:rFonts w:hint="eastAsia"/>
          <w:vertAlign w:val="superscript"/>
        </w:rPr>
        <w:t>[</w:t>
      </w:r>
      <w:r w:rsidR="0096107C">
        <w:rPr>
          <w:vertAlign w:val="superscript"/>
        </w:rPr>
        <w:t>7-11</w:t>
      </w:r>
      <w:r w:rsidR="0096107C">
        <w:rPr>
          <w:rFonts w:hint="eastAsia"/>
          <w:vertAlign w:val="superscript"/>
        </w:rPr>
        <w:t>]</w:t>
      </w:r>
      <w:r>
        <w:t>，则需要考虑</w:t>
      </w:r>
      <w:r>
        <w:rPr>
          <w:rFonts w:hint="eastAsia"/>
        </w:rPr>
        <w:t>与</w:t>
      </w:r>
      <w:r>
        <w:t>表格相关的标签信息，而</w:t>
      </w:r>
      <w:r>
        <w:t>PDF</w:t>
      </w:r>
      <w:r>
        <w:t>中表格的特征识别则需要</w:t>
      </w:r>
      <w:r>
        <w:lastRenderedPageBreak/>
        <w:t>考虑文字</w:t>
      </w:r>
      <w:r>
        <w:rPr>
          <w:rFonts w:hint="eastAsia"/>
        </w:rPr>
        <w:t>和在</w:t>
      </w:r>
      <w:r>
        <w:t>PDF</w:t>
      </w:r>
      <w:r>
        <w:t>中的绝对位置信息</w:t>
      </w:r>
      <w:r w:rsidR="0096107C">
        <w:rPr>
          <w:rFonts w:hint="eastAsia"/>
          <w:vertAlign w:val="superscript"/>
        </w:rPr>
        <w:t>[</w:t>
      </w:r>
      <w:r w:rsidR="003A062D">
        <w:rPr>
          <w:vertAlign w:val="superscript"/>
        </w:rPr>
        <w:t>12-14</w:t>
      </w:r>
      <w:r w:rsidR="0096107C">
        <w:rPr>
          <w:rFonts w:hint="eastAsia"/>
          <w:vertAlign w:val="superscript"/>
        </w:rPr>
        <w:t>]</w:t>
      </w:r>
      <w:r>
        <w:rPr>
          <w:rFonts w:hint="eastAsia"/>
        </w:rPr>
        <w:t>；</w:t>
      </w:r>
      <w:r>
        <w:t>表格定位</w:t>
      </w:r>
      <w:r>
        <w:rPr>
          <w:rFonts w:hint="eastAsia"/>
        </w:rPr>
        <w:t>部分</w:t>
      </w:r>
      <w:r>
        <w:t>，根据表格介质的不同，处理差异性也较大。例如</w:t>
      </w:r>
      <w:r>
        <w:rPr>
          <w:rFonts w:hint="eastAsia"/>
        </w:rPr>
        <w:t>Web</w:t>
      </w:r>
      <w:r>
        <w:t>中存在真伪表格的问题，因此</w:t>
      </w:r>
      <w:r>
        <w:rPr>
          <w:rFonts w:hint="eastAsia"/>
        </w:rPr>
        <w:t>往往</w:t>
      </w:r>
      <w:r>
        <w:t>需要根据</w:t>
      </w:r>
      <w:r>
        <w:rPr>
          <w:rFonts w:hint="eastAsia"/>
        </w:rPr>
        <w:t>表格</w:t>
      </w:r>
      <w:r>
        <w:t>特征量</w:t>
      </w:r>
      <w:r>
        <w:rPr>
          <w:rFonts w:hint="eastAsia"/>
        </w:rPr>
        <w:t>建立</w:t>
      </w:r>
      <w:r>
        <w:t>对应的特征模型，然后利用分类算法加以识别。而</w:t>
      </w:r>
      <w:r>
        <w:rPr>
          <w:rFonts w:hint="eastAsia"/>
        </w:rPr>
        <w:t>在</w:t>
      </w:r>
      <w:r>
        <w:t>PDF</w:t>
      </w:r>
      <w:r>
        <w:rPr>
          <w:rFonts w:hint="eastAsia"/>
        </w:rPr>
        <w:t>中</w:t>
      </w:r>
      <w:r>
        <w:t>的表格，</w:t>
      </w:r>
      <w:r>
        <w:rPr>
          <w:rFonts w:hint="eastAsia"/>
        </w:rPr>
        <w:t>则</w:t>
      </w:r>
      <w:r>
        <w:t>需要</w:t>
      </w:r>
      <w:r>
        <w:rPr>
          <w:rFonts w:hint="eastAsia"/>
        </w:rPr>
        <w:t>基于</w:t>
      </w:r>
      <w:r>
        <w:t>线条或文字的位置信息加以</w:t>
      </w:r>
      <w:r>
        <w:rPr>
          <w:rFonts w:hint="eastAsia"/>
        </w:rPr>
        <w:t>计算和</w:t>
      </w:r>
      <w:r>
        <w:t>分析。</w:t>
      </w:r>
      <w:r>
        <w:rPr>
          <w:rFonts w:hint="eastAsia"/>
        </w:rPr>
        <w:t>而</w:t>
      </w:r>
      <w:r>
        <w:t>对于图</w:t>
      </w:r>
      <w:r>
        <w:rPr>
          <w:rFonts w:hint="eastAsia"/>
        </w:rPr>
        <w:t>像</w:t>
      </w:r>
      <w:r>
        <w:t>类的表格，</w:t>
      </w:r>
      <w:r>
        <w:rPr>
          <w:rFonts w:hint="eastAsia"/>
        </w:rPr>
        <w:t>则</w:t>
      </w:r>
      <w:r>
        <w:t>涉及到</w:t>
      </w:r>
      <w:r>
        <w:rPr>
          <w:rFonts w:hint="eastAsia"/>
        </w:rPr>
        <w:t>相应</w:t>
      </w:r>
      <w:r>
        <w:t>的</w:t>
      </w:r>
      <w:r>
        <w:rPr>
          <w:rFonts w:hint="eastAsia"/>
        </w:rPr>
        <w:t>图像</w:t>
      </w:r>
      <w:r>
        <w:t>识别算法</w:t>
      </w:r>
      <w:r w:rsidR="00E46F0B">
        <w:rPr>
          <w:rFonts w:hint="eastAsia"/>
          <w:vertAlign w:val="superscript"/>
        </w:rPr>
        <w:t>[</w:t>
      </w:r>
      <w:r w:rsidR="00E46F0B">
        <w:rPr>
          <w:vertAlign w:val="superscript"/>
        </w:rPr>
        <w:t>15-16</w:t>
      </w:r>
      <w:r w:rsidR="00E46F0B">
        <w:rPr>
          <w:rFonts w:hint="eastAsia"/>
          <w:vertAlign w:val="superscript"/>
        </w:rPr>
        <w:t>]</w:t>
      </w:r>
      <w:r>
        <w:t>。</w:t>
      </w:r>
      <w:r>
        <w:rPr>
          <w:rFonts w:hint="eastAsia"/>
        </w:rPr>
        <w:t>与前</w:t>
      </w:r>
      <w:r>
        <w:t>两部分不同，</w:t>
      </w:r>
      <w:r>
        <w:rPr>
          <w:rFonts w:hint="eastAsia"/>
        </w:rPr>
        <w:t>在</w:t>
      </w:r>
      <w:r>
        <w:t>屏蔽了介质的差异性后，最后的表格结构识别具有较强的通用性</w:t>
      </w:r>
      <w:r>
        <w:rPr>
          <w:rFonts w:hint="eastAsia"/>
        </w:rPr>
        <w:t>。</w:t>
      </w:r>
      <w:r>
        <w:t>通常</w:t>
      </w:r>
      <w:r>
        <w:rPr>
          <w:rFonts w:hint="eastAsia"/>
        </w:rPr>
        <w:t>涉及</w:t>
      </w:r>
      <w:r>
        <w:t>的</w:t>
      </w:r>
      <w:r>
        <w:rPr>
          <w:rFonts w:hint="eastAsia"/>
        </w:rPr>
        <w:t>问题</w:t>
      </w:r>
      <w:r>
        <w:t>包括复杂表格简单话处理，表格展开方式识别等问题。</w:t>
      </w:r>
      <w:r>
        <w:rPr>
          <w:rFonts w:hint="eastAsia"/>
        </w:rPr>
        <w:t>识别</w:t>
      </w:r>
      <w:r>
        <w:t>后的表格最终可以</w:t>
      </w:r>
      <w:r>
        <w:rPr>
          <w:rFonts w:hint="eastAsia"/>
        </w:rPr>
        <w:t>转化</w:t>
      </w:r>
      <w:r>
        <w:t>为</w:t>
      </w:r>
      <w:r>
        <w:rPr>
          <w:rFonts w:hint="eastAsia"/>
        </w:rPr>
        <w:t>可视化</w:t>
      </w:r>
      <w:r>
        <w:t>的结构加以展示</w:t>
      </w:r>
      <w:r>
        <w:rPr>
          <w:rFonts w:hint="eastAsia"/>
        </w:rPr>
        <w:t>（通常</w:t>
      </w:r>
      <w:r>
        <w:t>可</w:t>
      </w:r>
      <w:r>
        <w:rPr>
          <w:rFonts w:hint="eastAsia"/>
        </w:rPr>
        <w:t>转化</w:t>
      </w:r>
      <w:r>
        <w:t>成</w:t>
      </w:r>
      <w:r>
        <w:t>XML</w:t>
      </w:r>
      <w:r>
        <w:t>或</w:t>
      </w:r>
      <w:r>
        <w:t>HTML</w:t>
      </w:r>
      <w:r>
        <w:t>格式），或</w:t>
      </w:r>
      <w:r>
        <w:rPr>
          <w:rFonts w:hint="eastAsia"/>
        </w:rPr>
        <w:t>轻量级</w:t>
      </w:r>
      <w:r>
        <w:t>的</w:t>
      </w:r>
      <w:r>
        <w:rPr>
          <w:rFonts w:hint="eastAsia"/>
        </w:rPr>
        <w:t>结构</w:t>
      </w:r>
      <w:r>
        <w:t>加以存储（</w:t>
      </w:r>
      <w:r>
        <w:rPr>
          <w:rFonts w:hint="eastAsia"/>
        </w:rPr>
        <w:t>如</w:t>
      </w:r>
      <w:r>
        <w:t>JSON</w:t>
      </w:r>
      <w:r>
        <w:t>格式）</w:t>
      </w:r>
      <w:r>
        <w:rPr>
          <w:rFonts w:hint="eastAsia"/>
        </w:rPr>
        <w:t>。</w:t>
      </w:r>
    </w:p>
    <w:p w14:paraId="301502E0" w14:textId="77777777" w:rsidR="00F50762" w:rsidRDefault="00F50762" w:rsidP="00F50762">
      <w:pPr>
        <w:pStyle w:val="07415"/>
        <w:ind w:firstLineChars="200" w:firstLine="480"/>
      </w:pPr>
      <w:r>
        <w:rPr>
          <w:rFonts w:hint="eastAsia"/>
        </w:rPr>
        <w:t>由于</w:t>
      </w:r>
      <w:r>
        <w:t>表格的承载媒介直接决定了表格</w:t>
      </w:r>
      <w:r>
        <w:rPr>
          <w:rFonts w:hint="eastAsia"/>
        </w:rPr>
        <w:t>结构</w:t>
      </w:r>
      <w:r>
        <w:t>的差异性也直接影响了表格的识别和数据的抽取。</w:t>
      </w:r>
      <w:r>
        <w:rPr>
          <w:rFonts w:hint="eastAsia"/>
        </w:rPr>
        <w:t>因此</w:t>
      </w:r>
      <w:r>
        <w:t>表格的特征提取是表格数据抽取</w:t>
      </w:r>
      <w:r>
        <w:rPr>
          <w:rFonts w:hint="eastAsia"/>
        </w:rPr>
        <w:t>的</w:t>
      </w:r>
      <w:r>
        <w:t>第一步也是直接影响到</w:t>
      </w:r>
      <w:r>
        <w:rPr>
          <w:rFonts w:hint="eastAsia"/>
        </w:rPr>
        <w:t>最终</w:t>
      </w:r>
      <w:r>
        <w:t>识别率的关键一步。</w:t>
      </w:r>
      <w:r>
        <w:rPr>
          <w:rFonts w:hint="eastAsia"/>
        </w:rPr>
        <w:t>第二小</w:t>
      </w:r>
      <w:r>
        <w:t>节</w:t>
      </w:r>
      <w:r>
        <w:rPr>
          <w:rFonts w:hint="eastAsia"/>
        </w:rPr>
        <w:t>将从</w:t>
      </w:r>
      <w:r>
        <w:t>上面介绍的</w:t>
      </w:r>
      <w:r>
        <w:rPr>
          <w:rFonts w:hint="eastAsia"/>
        </w:rPr>
        <w:t>几</w:t>
      </w:r>
      <w:r>
        <w:t>个应用场景入手，</w:t>
      </w:r>
      <w:r>
        <w:rPr>
          <w:rFonts w:hint="eastAsia"/>
        </w:rPr>
        <w:t>分别</w:t>
      </w:r>
      <w:r>
        <w:t>介绍各个</w:t>
      </w:r>
      <w:r>
        <w:rPr>
          <w:rFonts w:hint="eastAsia"/>
        </w:rPr>
        <w:t>场景</w:t>
      </w:r>
      <w:r>
        <w:t>下的表格特征识别方法。</w:t>
      </w:r>
      <w:r>
        <w:rPr>
          <w:rFonts w:hint="eastAsia"/>
        </w:rPr>
        <w:t>第三</w:t>
      </w:r>
      <w:r>
        <w:t>小节</w:t>
      </w:r>
      <w:r>
        <w:rPr>
          <w:rFonts w:hint="eastAsia"/>
        </w:rPr>
        <w:t>则屏蔽</w:t>
      </w:r>
      <w:r>
        <w:t>表格的承载媒介，</w:t>
      </w:r>
      <w:r>
        <w:rPr>
          <w:rFonts w:hint="eastAsia"/>
        </w:rPr>
        <w:t>从</w:t>
      </w:r>
      <w:r>
        <w:t>通用</w:t>
      </w:r>
      <w:r>
        <w:rPr>
          <w:rFonts w:hint="eastAsia"/>
        </w:rPr>
        <w:t>的</w:t>
      </w:r>
      <w:r>
        <w:t>角度，针对表格抽取存在</w:t>
      </w:r>
      <w:r>
        <w:rPr>
          <w:rFonts w:hint="eastAsia"/>
        </w:rPr>
        <w:t>的</w:t>
      </w:r>
      <w:r>
        <w:t>难点问题</w:t>
      </w:r>
      <w:r>
        <w:rPr>
          <w:rFonts w:hint="eastAsia"/>
        </w:rPr>
        <w:t>加以</w:t>
      </w:r>
      <w:r>
        <w:t>分析</w:t>
      </w:r>
      <w:r>
        <w:rPr>
          <w:rFonts w:hint="eastAsia"/>
        </w:rPr>
        <w:t>，</w:t>
      </w:r>
      <w:r>
        <w:t>并给出几种常见的处理方法。</w:t>
      </w:r>
    </w:p>
    <w:p w14:paraId="311C13D5" w14:textId="707A4D7E" w:rsidR="00173303" w:rsidRDefault="00A66BF5">
      <w:pPr>
        <w:pStyle w:val="2"/>
      </w:pPr>
      <w:bookmarkStart w:id="190" w:name="_Toc406841158"/>
      <w:r>
        <w:rPr>
          <w:rFonts w:hint="eastAsia"/>
        </w:rPr>
        <w:t>不同</w:t>
      </w:r>
      <w:r>
        <w:t>媒介下</w:t>
      </w:r>
      <w:r>
        <w:rPr>
          <w:rFonts w:hint="eastAsia"/>
        </w:rPr>
        <w:t>的</w:t>
      </w:r>
      <w:r w:rsidR="00790E9E">
        <w:rPr>
          <w:rFonts w:hint="eastAsia"/>
        </w:rPr>
        <w:t>表格</w:t>
      </w:r>
      <w:r w:rsidR="00394E01">
        <w:rPr>
          <w:rFonts w:hint="eastAsia"/>
        </w:rPr>
        <w:t>特征</w:t>
      </w:r>
      <w:r w:rsidR="00962FC4">
        <w:rPr>
          <w:rFonts w:hint="eastAsia"/>
        </w:rPr>
        <w:t>识别</w:t>
      </w:r>
      <w:bookmarkEnd w:id="190"/>
    </w:p>
    <w:p w14:paraId="1D319EA9" w14:textId="1EFBD356" w:rsidR="00394E01" w:rsidRDefault="00F50762" w:rsidP="00F50762">
      <w:pPr>
        <w:pStyle w:val="07415"/>
        <w:ind w:firstLineChars="200" w:firstLine="480"/>
      </w:pPr>
      <w:r>
        <w:rPr>
          <w:rFonts w:hint="eastAsia"/>
        </w:rPr>
        <w:t>根据</w:t>
      </w:r>
      <w:r>
        <w:t>上述的三个表格识别</w:t>
      </w:r>
      <w:r>
        <w:rPr>
          <w:rFonts w:hint="eastAsia"/>
        </w:rPr>
        <w:t>场景</w:t>
      </w:r>
      <w:r>
        <w:t>，本小节分别对</w:t>
      </w:r>
      <w:r>
        <w:t>Web</w:t>
      </w:r>
      <w:r>
        <w:rPr>
          <w:rFonts w:hint="eastAsia"/>
        </w:rPr>
        <w:t>类</w:t>
      </w:r>
      <w:r>
        <w:t>表格、图像类表格和</w:t>
      </w:r>
      <w:r>
        <w:t>PDF</w:t>
      </w:r>
      <w:r>
        <w:t>中的表格的特征识别加以介绍。</w:t>
      </w:r>
      <w:r>
        <w:rPr>
          <w:rFonts w:hint="eastAsia"/>
        </w:rPr>
        <w:t>分析了各个场景</w:t>
      </w:r>
      <w:r>
        <w:t>下的</w:t>
      </w:r>
      <w:r>
        <w:rPr>
          <w:rFonts w:hint="eastAsia"/>
        </w:rPr>
        <w:t>常用特征</w:t>
      </w:r>
      <w:r>
        <w:t>提取</w:t>
      </w:r>
      <w:r>
        <w:rPr>
          <w:rFonts w:hint="eastAsia"/>
        </w:rPr>
        <w:t>的</w:t>
      </w:r>
      <w:r>
        <w:t>难点问题。</w:t>
      </w:r>
      <w:r>
        <w:rPr>
          <w:rFonts w:hint="eastAsia"/>
        </w:rPr>
        <w:t>对于</w:t>
      </w:r>
      <w:r>
        <w:t>Web</w:t>
      </w:r>
      <w:r>
        <w:t>类表格的特征提取，</w:t>
      </w:r>
      <w:r>
        <w:rPr>
          <w:rFonts w:hint="eastAsia"/>
        </w:rPr>
        <w:t>难点</w:t>
      </w:r>
      <w:r>
        <w:t>主要是</w:t>
      </w:r>
      <w:r>
        <w:rPr>
          <w:rFonts w:hint="eastAsia"/>
        </w:rPr>
        <w:t>基于</w:t>
      </w:r>
      <w:r>
        <w:t>表格标签的建模和真伪表格的辨别。对于</w:t>
      </w:r>
      <w:r>
        <w:rPr>
          <w:rFonts w:hint="eastAsia"/>
        </w:rPr>
        <w:t>图形</w:t>
      </w:r>
      <w:r>
        <w:t>类的表格识别，难点主要在于</w:t>
      </w:r>
      <w:r w:rsidR="003E4443">
        <w:rPr>
          <w:rFonts w:hint="eastAsia"/>
        </w:rPr>
        <w:t>图像的预处理。</w:t>
      </w:r>
      <w:r w:rsidR="003E4443">
        <w:t>而</w:t>
      </w:r>
      <w:r w:rsidR="003E4443">
        <w:rPr>
          <w:rFonts w:hint="eastAsia"/>
        </w:rPr>
        <w:t>PDF</w:t>
      </w:r>
      <w:r w:rsidR="003E4443">
        <w:t>类表格的</w:t>
      </w:r>
      <w:r w:rsidR="003E4443">
        <w:rPr>
          <w:rFonts w:hint="eastAsia"/>
        </w:rPr>
        <w:t>特征</w:t>
      </w:r>
      <w:r w:rsidR="003E4443">
        <w:t>识别则</w:t>
      </w:r>
      <w:r w:rsidR="003E4443">
        <w:rPr>
          <w:rFonts w:hint="eastAsia"/>
        </w:rPr>
        <w:t>需要</w:t>
      </w:r>
      <w:r w:rsidR="003E4443">
        <w:t>依据</w:t>
      </w:r>
      <w:r w:rsidR="003E4443">
        <w:t>PDF</w:t>
      </w:r>
      <w:r w:rsidR="003E4443">
        <w:rPr>
          <w:rFonts w:hint="eastAsia"/>
        </w:rPr>
        <w:t>格式加以</w:t>
      </w:r>
      <w:r w:rsidR="003E4443">
        <w:t>提取。</w:t>
      </w:r>
    </w:p>
    <w:p w14:paraId="13A0696D" w14:textId="77777777" w:rsidR="00D52065" w:rsidRDefault="00D52065" w:rsidP="00D52065">
      <w:pPr>
        <w:pStyle w:val="3"/>
      </w:pPr>
      <w:bookmarkStart w:id="191" w:name="_Toc406841159"/>
      <w:r>
        <w:rPr>
          <w:rFonts w:hint="eastAsia"/>
        </w:rPr>
        <w:t>基于</w:t>
      </w:r>
      <w:r>
        <w:t>Web</w:t>
      </w:r>
      <w:r w:rsidR="00394E01">
        <w:rPr>
          <w:rFonts w:hint="eastAsia"/>
        </w:rPr>
        <w:t>的</w:t>
      </w:r>
      <w:r>
        <w:t>表格</w:t>
      </w:r>
      <w:r w:rsidR="00297DD3">
        <w:rPr>
          <w:rFonts w:hint="eastAsia"/>
        </w:rPr>
        <w:t>特征</w:t>
      </w:r>
      <w:r w:rsidR="00962FC4">
        <w:rPr>
          <w:rFonts w:hint="eastAsia"/>
        </w:rPr>
        <w:t>识别</w:t>
      </w:r>
      <w:bookmarkEnd w:id="191"/>
    </w:p>
    <w:p w14:paraId="0BF93EA3" w14:textId="77777777" w:rsidR="006C3054" w:rsidRDefault="00297DD3" w:rsidP="00C1753D">
      <w:pPr>
        <w:pStyle w:val="07415"/>
        <w:ind w:firstLineChars="200" w:firstLine="480"/>
      </w:pPr>
      <w:r>
        <w:rPr>
          <w:rFonts w:hint="eastAsia"/>
        </w:rPr>
        <w:t>由于</w:t>
      </w:r>
      <w:r>
        <w:t>Html</w:t>
      </w:r>
      <w:r>
        <w:t>对表格有</w:t>
      </w:r>
      <w:r>
        <w:rPr>
          <w:rFonts w:hint="eastAsia"/>
        </w:rPr>
        <w:t>专门</w:t>
      </w:r>
      <w:r>
        <w:t>的标签定义</w:t>
      </w:r>
      <w:r w:rsidR="006C3054">
        <w:rPr>
          <w:rFonts w:hint="eastAsia"/>
        </w:rPr>
        <w:t>，</w:t>
      </w:r>
      <w:r w:rsidR="006C3054">
        <w:t>如</w:t>
      </w:r>
      <w:r w:rsidR="006C3054">
        <w:rPr>
          <w:rFonts w:hint="eastAsia"/>
        </w:rPr>
        <w:t>表格</w:t>
      </w:r>
      <w:r w:rsidR="006C3054">
        <w:t>主标签</w:t>
      </w:r>
      <w:r w:rsidR="006C3054">
        <w:t>&lt;Table&gt;&lt;/Table&gt;</w:t>
      </w:r>
      <w:r w:rsidR="006C3054">
        <w:rPr>
          <w:rFonts w:hint="eastAsia"/>
        </w:rPr>
        <w:t>，行</w:t>
      </w:r>
      <w:r w:rsidR="006C3054">
        <w:t>标签</w:t>
      </w:r>
      <w:r w:rsidR="006C3054">
        <w:t>&lt;Tr&gt;&lt;/Tr&gt;</w:t>
      </w:r>
      <w:r w:rsidR="006C3054">
        <w:rPr>
          <w:rFonts w:hint="eastAsia"/>
        </w:rPr>
        <w:t>，</w:t>
      </w:r>
      <w:r w:rsidR="006C3054">
        <w:t>列标签</w:t>
      </w:r>
      <w:r w:rsidR="006C3054">
        <w:t>&lt;Td&gt;&lt;/Td&gt;</w:t>
      </w:r>
      <w:r w:rsidR="006C3054">
        <w:rPr>
          <w:rFonts w:hint="eastAsia"/>
        </w:rPr>
        <w:t>，</w:t>
      </w:r>
      <w:r w:rsidR="006C3054">
        <w:t>属性说明标签</w:t>
      </w:r>
      <w:r w:rsidR="006C3054">
        <w:rPr>
          <w:rFonts w:hint="eastAsia"/>
        </w:rPr>
        <w:t>COLSPAN</w:t>
      </w:r>
      <w:r w:rsidR="006C3054">
        <w:rPr>
          <w:rFonts w:hint="eastAsia"/>
        </w:rPr>
        <w:t>，</w:t>
      </w:r>
      <w:r w:rsidR="006C3054">
        <w:t>ROWSPAN</w:t>
      </w:r>
      <w:r w:rsidR="006C3054">
        <w:rPr>
          <w:rFonts w:hint="eastAsia"/>
        </w:rPr>
        <w:t>等</w:t>
      </w:r>
      <w:r w:rsidR="006C3054">
        <w:t>。</w:t>
      </w:r>
      <w:r w:rsidR="006C3054">
        <w:rPr>
          <w:rFonts w:hint="eastAsia"/>
        </w:rPr>
        <w:t>一个</w:t>
      </w:r>
      <w:r w:rsidR="006C3054">
        <w:t>基于</w:t>
      </w:r>
      <w:r w:rsidR="006C3054">
        <w:t>HTML</w:t>
      </w:r>
      <w:r w:rsidR="006C3054">
        <w:t>的表格可以解析成</w:t>
      </w:r>
      <w:r w:rsidR="006C3054">
        <w:t>DOM</w:t>
      </w:r>
      <w:r w:rsidR="006C3054">
        <w:t>树的形式，</w:t>
      </w:r>
      <w:r w:rsidR="006C3054">
        <w:rPr>
          <w:rFonts w:hint="eastAsia"/>
        </w:rPr>
        <w:t>如</w:t>
      </w:r>
      <w:r w:rsidR="006C3054">
        <w:t>下图所示：</w:t>
      </w:r>
    </w:p>
    <w:p w14:paraId="73E4A3FE" w14:textId="77777777" w:rsidR="006C3054" w:rsidRDefault="00454BCC" w:rsidP="00454BCC">
      <w:pPr>
        <w:jc w:val="center"/>
      </w:pPr>
      <w:r>
        <w:object w:dxaOrig="14461" w:dyaOrig="4980" w14:anchorId="03756ACA">
          <v:shape id="_x0000_i1030" type="#_x0000_t75" style="width:438.6pt;height:150.6pt" o:ole="">
            <v:imagedata r:id="rId23" o:title=""/>
          </v:shape>
          <o:OLEObject Type="Embed" ProgID="Visio.Drawing.15" ShapeID="_x0000_i1030" DrawAspect="Content" ObjectID="_1571948058" r:id="rId24"/>
        </w:object>
      </w:r>
    </w:p>
    <w:p w14:paraId="25742AA1" w14:textId="77777777" w:rsidR="00454BCC" w:rsidRPr="00454BCC" w:rsidRDefault="00454BCC" w:rsidP="00454BCC">
      <w:pPr>
        <w:jc w:val="center"/>
        <w:rPr>
          <w:rFonts w:ascii="楷体_GB2312" w:eastAsia="楷体_GB2312"/>
          <w:sz w:val="21"/>
          <w:szCs w:val="21"/>
        </w:rPr>
      </w:pPr>
      <w:r w:rsidRPr="00454BCC">
        <w:rPr>
          <w:rFonts w:ascii="楷体_GB2312" w:eastAsia="楷体_GB2312" w:hint="eastAsia"/>
          <w:sz w:val="21"/>
          <w:szCs w:val="21"/>
        </w:rPr>
        <w:lastRenderedPageBreak/>
        <w:t>图3</w:t>
      </w:r>
      <w:r w:rsidRPr="00454BCC">
        <w:rPr>
          <w:rFonts w:ascii="楷体_GB2312" w:eastAsia="楷体_GB2312"/>
          <w:sz w:val="21"/>
          <w:szCs w:val="21"/>
        </w:rPr>
        <w:t xml:space="preserve">-2 </w:t>
      </w:r>
      <w:r w:rsidRPr="00454BCC">
        <w:rPr>
          <w:rFonts w:ascii="楷体_GB2312" w:eastAsia="楷体_GB2312" w:hint="eastAsia"/>
          <w:sz w:val="21"/>
          <w:szCs w:val="21"/>
        </w:rPr>
        <w:t>表格DOM</w:t>
      </w:r>
      <w:r w:rsidRPr="00454BCC">
        <w:rPr>
          <w:rFonts w:ascii="楷体_GB2312" w:eastAsia="楷体_GB2312"/>
          <w:sz w:val="21"/>
          <w:szCs w:val="21"/>
        </w:rPr>
        <w:t>树模型</w:t>
      </w:r>
      <w:r w:rsidRPr="00454BCC">
        <w:rPr>
          <w:rFonts w:ascii="楷体_GB2312" w:eastAsia="楷体_GB2312" w:hint="eastAsia"/>
          <w:sz w:val="21"/>
          <w:szCs w:val="21"/>
        </w:rPr>
        <w:t>示意图</w:t>
      </w:r>
    </w:p>
    <w:p w14:paraId="749436EE" w14:textId="77777777" w:rsidR="00FC4A1C" w:rsidRDefault="00E761F2" w:rsidP="00E761F2">
      <w:pPr>
        <w:pStyle w:val="07415"/>
        <w:ind w:firstLineChars="200" w:firstLine="480"/>
      </w:pPr>
      <w:r>
        <w:rPr>
          <w:rFonts w:hint="eastAsia"/>
        </w:rPr>
        <w:t>图中，</w:t>
      </w:r>
      <w:r>
        <w:t>方块标注的是</w:t>
      </w:r>
      <w:r>
        <w:rPr>
          <w:rFonts w:hint="eastAsia"/>
        </w:rPr>
        <w:t>DOM</w:t>
      </w:r>
      <w:r>
        <w:t>树的元素节点，而椭圆标注的是</w:t>
      </w:r>
      <w:r>
        <w:rPr>
          <w:rFonts w:hint="eastAsia"/>
        </w:rPr>
        <w:t>属性及</w:t>
      </w:r>
      <w:r>
        <w:t>文本</w:t>
      </w:r>
      <w:r>
        <w:rPr>
          <w:rFonts w:hint="eastAsia"/>
        </w:rPr>
        <w:t>内容</w:t>
      </w:r>
      <w:r>
        <w:t>节点。这些节点</w:t>
      </w:r>
      <w:r>
        <w:rPr>
          <w:rFonts w:hint="eastAsia"/>
        </w:rPr>
        <w:t>都可以</w:t>
      </w:r>
      <w:r>
        <w:t>被看着是</w:t>
      </w:r>
      <w:r>
        <w:rPr>
          <w:rFonts w:hint="eastAsia"/>
        </w:rPr>
        <w:t>W</w:t>
      </w:r>
      <w:r>
        <w:t>eb</w:t>
      </w:r>
      <w:r>
        <w:rPr>
          <w:rFonts w:hint="eastAsia"/>
        </w:rPr>
        <w:t>类</w:t>
      </w:r>
      <w:r>
        <w:t>表格的特征量。</w:t>
      </w:r>
      <w:r>
        <w:rPr>
          <w:rFonts w:hint="eastAsia"/>
        </w:rPr>
        <w:t>通常</w:t>
      </w:r>
      <w:r>
        <w:t>情况</w:t>
      </w:r>
      <w:r>
        <w:rPr>
          <w:rFonts w:hint="eastAsia"/>
        </w:rPr>
        <w:t>下</w:t>
      </w:r>
      <w:r>
        <w:t>，只</w:t>
      </w:r>
      <w:r>
        <w:rPr>
          <w:rFonts w:hint="eastAsia"/>
        </w:rPr>
        <w:t>利用</w:t>
      </w:r>
      <w:r>
        <w:t>元素节点和属性节点，</w:t>
      </w:r>
      <w:r>
        <w:rPr>
          <w:rFonts w:hint="eastAsia"/>
        </w:rPr>
        <w:t>内容</w:t>
      </w:r>
      <w:r>
        <w:t>节点对表格结构的识别具有较大的帮助。但不常用于表格的定位。</w:t>
      </w:r>
      <w:r>
        <w:rPr>
          <w:rFonts w:hint="eastAsia"/>
        </w:rPr>
        <w:t>虽然</w:t>
      </w:r>
      <w:r>
        <w:rPr>
          <w:rFonts w:hint="eastAsia"/>
        </w:rPr>
        <w:t>Web</w:t>
      </w:r>
      <w:r>
        <w:t>上有大量的表格，</w:t>
      </w:r>
      <w:r w:rsidR="00297DD3">
        <w:t>但是有</w:t>
      </w:r>
      <w:r w:rsidR="00297DD3">
        <w:rPr>
          <w:rFonts w:hint="eastAsia"/>
        </w:rPr>
        <w:t>很大</w:t>
      </w:r>
      <w:r w:rsidR="00297DD3">
        <w:t>一部分的表格</w:t>
      </w:r>
      <w:r w:rsidR="00297DD3">
        <w:rPr>
          <w:rFonts w:hint="eastAsia"/>
        </w:rPr>
        <w:t>是</w:t>
      </w:r>
      <w:r w:rsidR="00297DD3">
        <w:t>为了排版需求而</w:t>
      </w:r>
      <w:r w:rsidR="00297DD3">
        <w:rPr>
          <w:rFonts w:hint="eastAsia"/>
        </w:rPr>
        <w:t>添加</w:t>
      </w:r>
      <w:r w:rsidR="00297DD3">
        <w:t>的</w:t>
      </w:r>
      <w:r w:rsidR="00297DD3">
        <w:rPr>
          <w:rFonts w:hint="eastAsia"/>
        </w:rPr>
        <w:t>，菜单</w:t>
      </w:r>
      <w:r w:rsidR="00297DD3">
        <w:t>，图片，超链接等</w:t>
      </w:r>
      <w:r w:rsidR="00297DD3">
        <w:rPr>
          <w:rFonts w:hint="eastAsia"/>
        </w:rPr>
        <w:t>内容经常</w:t>
      </w:r>
      <w:r w:rsidR="00297DD3">
        <w:t>使用表格来</w:t>
      </w:r>
      <w:r w:rsidR="00297DD3">
        <w:rPr>
          <w:rFonts w:hint="eastAsia"/>
        </w:rPr>
        <w:t>规范</w:t>
      </w:r>
      <w:r w:rsidR="00297DD3">
        <w:t>其页面布局，这类的表格</w:t>
      </w:r>
      <w:r w:rsidR="00297DD3">
        <w:rPr>
          <w:rFonts w:hint="eastAsia"/>
        </w:rPr>
        <w:t>同样</w:t>
      </w:r>
      <w:r w:rsidR="00297DD3">
        <w:t>具有表格</w:t>
      </w:r>
      <w:r w:rsidR="00297DD3">
        <w:rPr>
          <w:rFonts w:hint="eastAsia"/>
        </w:rPr>
        <w:t>标签</w:t>
      </w:r>
      <w:r w:rsidR="00297DD3">
        <w:t>因此具有很强的误导性。所以</w:t>
      </w:r>
      <w:r w:rsidR="00297DD3">
        <w:rPr>
          <w:rFonts w:hint="eastAsia"/>
        </w:rPr>
        <w:t>Web</w:t>
      </w:r>
      <w:r w:rsidR="00297DD3">
        <w:t>中表格特征的提取需要克服的主要困难就在于过滤这些伪表格数据。</w:t>
      </w:r>
    </w:p>
    <w:p w14:paraId="750C3D7F" w14:textId="77777777" w:rsidR="00AC778F" w:rsidRDefault="00297DD3" w:rsidP="00E761F2">
      <w:pPr>
        <w:pStyle w:val="07415"/>
        <w:ind w:firstLineChars="200" w:firstLine="480"/>
      </w:pPr>
      <w:r>
        <w:rPr>
          <w:rFonts w:hint="eastAsia"/>
        </w:rPr>
        <w:t>判断</w:t>
      </w:r>
      <w:r>
        <w:t>表格的真伪需要</w:t>
      </w:r>
      <w:r>
        <w:rPr>
          <w:rFonts w:hint="eastAsia"/>
        </w:rPr>
        <w:t>构造</w:t>
      </w:r>
      <w:r>
        <w:t>相应的分类算法，一般</w:t>
      </w:r>
      <w:r w:rsidR="00AC778F">
        <w:rPr>
          <w:rFonts w:hint="eastAsia"/>
        </w:rPr>
        <w:t>针对</w:t>
      </w:r>
      <w:r w:rsidR="00AC778F">
        <w:t>表格的特点选择相应的特征量建立模型，然后</w:t>
      </w:r>
      <w:r w:rsidR="00AC778F">
        <w:rPr>
          <w:rFonts w:hint="eastAsia"/>
        </w:rPr>
        <w:t>利用</w:t>
      </w:r>
      <w:r>
        <w:t>机器学习</w:t>
      </w:r>
      <w:r w:rsidR="00AC778F">
        <w:rPr>
          <w:rFonts w:hint="eastAsia"/>
        </w:rPr>
        <w:t>算法</w:t>
      </w:r>
      <w:r w:rsidR="00AC778F">
        <w:t>对样本进行分类</w:t>
      </w:r>
      <w:r w:rsidR="00AC778F">
        <w:rPr>
          <w:rFonts w:hint="eastAsia"/>
        </w:rPr>
        <w:t>。特征的</w:t>
      </w:r>
      <w:r w:rsidR="00AC778F">
        <w:t>提取和模型的</w:t>
      </w:r>
      <w:r w:rsidR="00AC778F">
        <w:rPr>
          <w:rFonts w:hint="eastAsia"/>
        </w:rPr>
        <w:t>建立</w:t>
      </w:r>
      <w:r w:rsidR="00AC778F">
        <w:t>是</w:t>
      </w:r>
      <w:r w:rsidR="00AC778F">
        <w:rPr>
          <w:rFonts w:hint="eastAsia"/>
        </w:rPr>
        <w:t>算法</w:t>
      </w:r>
      <w:r w:rsidR="00AC778F">
        <w:t>的第一步。</w:t>
      </w:r>
      <w:r w:rsidR="00AC778F">
        <w:rPr>
          <w:rFonts w:hint="eastAsia"/>
        </w:rPr>
        <w:t>较常用的</w:t>
      </w:r>
      <w:r w:rsidR="00AC778F">
        <w:t>特征量</w:t>
      </w:r>
      <w:r w:rsidR="00AC778F">
        <w:rPr>
          <w:rFonts w:hint="eastAsia"/>
        </w:rPr>
        <w:t>包括</w:t>
      </w:r>
      <w:r w:rsidR="00AC778F">
        <w:t>表格的行数，表格的列数，单元格中的具体内容，</w:t>
      </w:r>
      <w:r w:rsidR="00AC778F">
        <w:rPr>
          <w:rFonts w:hint="eastAsia"/>
        </w:rPr>
        <w:t>表格组织</w:t>
      </w:r>
      <w:r w:rsidR="00AC778F">
        <w:t>结构等特征。</w:t>
      </w:r>
      <w:r w:rsidR="00AC778F">
        <w:rPr>
          <w:rFonts w:hint="eastAsia"/>
        </w:rPr>
        <w:t>如何充分</w:t>
      </w:r>
      <w:r w:rsidR="00AC778F">
        <w:t>的利用这些特征来区分</w:t>
      </w:r>
      <w:r w:rsidR="00AC778F">
        <w:rPr>
          <w:rFonts w:hint="eastAsia"/>
        </w:rPr>
        <w:t>表格</w:t>
      </w:r>
      <w:r w:rsidR="00AC778F">
        <w:t>真伪</w:t>
      </w:r>
      <w:r w:rsidR="00AC778F">
        <w:rPr>
          <w:rFonts w:hint="eastAsia"/>
        </w:rPr>
        <w:t>是</w:t>
      </w:r>
      <w:r w:rsidR="00AC778F">
        <w:t>这类算法的研究重点。</w:t>
      </w:r>
      <w:r w:rsidR="00AC778F">
        <w:rPr>
          <w:rFonts w:hint="eastAsia"/>
        </w:rPr>
        <w:t>下面介绍性能较好</w:t>
      </w:r>
      <w:r w:rsidR="00AC778F">
        <w:t>的特征模型。</w:t>
      </w:r>
    </w:p>
    <w:p w14:paraId="71A026D9" w14:textId="77777777" w:rsidR="00D6122E" w:rsidRDefault="00D6122E" w:rsidP="00C44F6F">
      <w:pPr>
        <w:pStyle w:val="07415"/>
        <w:numPr>
          <w:ilvl w:val="0"/>
          <w:numId w:val="13"/>
        </w:numPr>
      </w:pPr>
      <w:r>
        <w:t>DOM</w:t>
      </w:r>
      <w:r>
        <w:rPr>
          <w:rFonts w:hint="eastAsia"/>
        </w:rPr>
        <w:t>模型</w:t>
      </w:r>
      <w:r w:rsidR="006C0266">
        <w:rPr>
          <w:rFonts w:hint="eastAsia"/>
          <w:vertAlign w:val="superscript"/>
        </w:rPr>
        <w:t>[</w:t>
      </w:r>
      <w:r w:rsidR="00462CF6">
        <w:rPr>
          <w:vertAlign w:val="superscript"/>
        </w:rPr>
        <w:t>17</w:t>
      </w:r>
      <w:r w:rsidR="006C0266">
        <w:rPr>
          <w:rFonts w:hint="eastAsia"/>
          <w:vertAlign w:val="superscript"/>
        </w:rPr>
        <w:t>]</w:t>
      </w:r>
      <w:r>
        <w:t>：</w:t>
      </w:r>
    </w:p>
    <w:p w14:paraId="27FF3A76" w14:textId="77777777" w:rsidR="00D6122E" w:rsidRDefault="00D6122E" w:rsidP="00C44F6F">
      <w:pPr>
        <w:pStyle w:val="07415"/>
        <w:numPr>
          <w:ilvl w:val="0"/>
          <w:numId w:val="11"/>
        </w:numPr>
      </w:pPr>
      <w:r>
        <w:rPr>
          <w:rFonts w:hint="eastAsia"/>
        </w:rPr>
        <w:t>单一</w:t>
      </w:r>
      <w:r>
        <w:t>的</w:t>
      </w:r>
      <w:r>
        <w:t>HTML</w:t>
      </w:r>
      <w:r>
        <w:t>行标记：通过计算</w:t>
      </w:r>
      <w:r>
        <w:t>TR</w:t>
      </w:r>
      <w:r>
        <w:t>标签的数量进行统计分析。</w:t>
      </w:r>
    </w:p>
    <w:p w14:paraId="05727C70" w14:textId="77777777" w:rsidR="00D6122E" w:rsidRDefault="00D6122E" w:rsidP="00C44F6F">
      <w:pPr>
        <w:pStyle w:val="07415"/>
        <w:numPr>
          <w:ilvl w:val="0"/>
          <w:numId w:val="11"/>
        </w:numPr>
      </w:pPr>
      <w:r>
        <w:rPr>
          <w:rFonts w:hint="eastAsia"/>
        </w:rPr>
        <w:t>单一</w:t>
      </w:r>
      <w:r>
        <w:t>的</w:t>
      </w:r>
      <w:r>
        <w:t>HTML</w:t>
      </w:r>
      <w:r>
        <w:t>列标记：通过计算</w:t>
      </w:r>
      <w:r>
        <w:rPr>
          <w:rFonts w:hint="eastAsia"/>
        </w:rPr>
        <w:t>表格</w:t>
      </w:r>
      <w:r>
        <w:t>中最大</w:t>
      </w:r>
      <w:r>
        <w:rPr>
          <w:rFonts w:hint="eastAsia"/>
        </w:rPr>
        <w:t>列</w:t>
      </w:r>
      <w:r>
        <w:t>单元格</w:t>
      </w:r>
      <w:r>
        <w:rPr>
          <w:rFonts w:hint="eastAsia"/>
        </w:rPr>
        <w:t>标签</w:t>
      </w:r>
      <w:r>
        <w:t>（</w:t>
      </w:r>
      <w:r>
        <w:rPr>
          <w:rFonts w:hint="eastAsia"/>
        </w:rPr>
        <w:t>TH</w:t>
      </w:r>
      <w:r>
        <w:t>或者</w:t>
      </w:r>
      <w:r>
        <w:t>TD</w:t>
      </w:r>
      <w:r>
        <w:t>）</w:t>
      </w:r>
      <w:r w:rsidR="00EC7339">
        <w:rPr>
          <w:rFonts w:hint="eastAsia"/>
        </w:rPr>
        <w:t>进行</w:t>
      </w:r>
      <w:r w:rsidR="00EC7339">
        <w:t>统计分析</w:t>
      </w:r>
      <w:r>
        <w:rPr>
          <w:rFonts w:hint="eastAsia"/>
        </w:rPr>
        <w:t>。</w:t>
      </w:r>
    </w:p>
    <w:p w14:paraId="141C97AD" w14:textId="77777777" w:rsidR="00D6122E" w:rsidRDefault="00D6122E" w:rsidP="00C44F6F">
      <w:pPr>
        <w:pStyle w:val="07415"/>
        <w:numPr>
          <w:ilvl w:val="0"/>
          <w:numId w:val="11"/>
        </w:numPr>
      </w:pPr>
      <w:r>
        <w:rPr>
          <w:rFonts w:hint="eastAsia"/>
        </w:rPr>
        <w:t>边框</w:t>
      </w:r>
      <w:r>
        <w:t>属性标签（</w:t>
      </w:r>
      <w:r>
        <w:rPr>
          <w:rFonts w:hint="eastAsia"/>
        </w:rPr>
        <w:t>border</w:t>
      </w:r>
      <w:r>
        <w:t>）</w:t>
      </w:r>
      <w:r>
        <w:rPr>
          <w:rFonts w:hint="eastAsia"/>
        </w:rPr>
        <w:t>：边框</w:t>
      </w:r>
      <w:r>
        <w:t>的</w:t>
      </w:r>
      <w:r>
        <w:rPr>
          <w:rFonts w:hint="eastAsia"/>
        </w:rPr>
        <w:t>三个</w:t>
      </w:r>
      <w:r>
        <w:t>样式包括宽度</w:t>
      </w:r>
      <w:r>
        <w:rPr>
          <w:rFonts w:hint="eastAsia"/>
        </w:rPr>
        <w:t>（厚度</w:t>
      </w:r>
      <w:r>
        <w:t>）</w:t>
      </w:r>
      <w:r>
        <w:rPr>
          <w:rFonts w:hint="eastAsia"/>
        </w:rPr>
        <w:t>，样式</w:t>
      </w:r>
      <w:r>
        <w:t>，颜色。</w:t>
      </w:r>
      <w:r>
        <w:rPr>
          <w:rFonts w:hint="eastAsia"/>
        </w:rPr>
        <w:t>此外</w:t>
      </w:r>
      <w:r>
        <w:t>还有边框的位置</w:t>
      </w:r>
      <w:r>
        <w:rPr>
          <w:rFonts w:hint="eastAsia"/>
        </w:rPr>
        <w:t>信息</w:t>
      </w:r>
      <w:r>
        <w:t>等，</w:t>
      </w:r>
      <w:r>
        <w:rPr>
          <w:rFonts w:hint="eastAsia"/>
        </w:rPr>
        <w:t>border</w:t>
      </w:r>
      <w:r>
        <w:t>-left</w:t>
      </w:r>
      <w:r>
        <w:t>，</w:t>
      </w:r>
      <w:r>
        <w:rPr>
          <w:rFonts w:hint="eastAsia"/>
        </w:rPr>
        <w:t>border</w:t>
      </w:r>
      <w:r>
        <w:t>-right</w:t>
      </w:r>
      <w:r>
        <w:t>，</w:t>
      </w:r>
      <w:r>
        <w:t>border-top</w:t>
      </w:r>
      <w:r>
        <w:t>，</w:t>
      </w:r>
      <w:r>
        <w:t>border-bottom</w:t>
      </w:r>
      <w:r>
        <w:t>等。</w:t>
      </w:r>
    </w:p>
    <w:p w14:paraId="27F38A29" w14:textId="77777777" w:rsidR="00D6122E" w:rsidRDefault="000F378F" w:rsidP="00C44F6F">
      <w:pPr>
        <w:pStyle w:val="07415"/>
        <w:numPr>
          <w:ilvl w:val="0"/>
          <w:numId w:val="11"/>
        </w:numPr>
      </w:pPr>
      <w:r>
        <w:rPr>
          <w:rFonts w:hint="eastAsia"/>
        </w:rPr>
        <w:t>标签特征集：为</w:t>
      </w:r>
      <w:r>
        <w:t>HTML</w:t>
      </w:r>
      <w:r>
        <w:t>中</w:t>
      </w:r>
      <w:r>
        <w:t>&lt;Table&gt;</w:t>
      </w:r>
      <w:r>
        <w:rPr>
          <w:rFonts w:hint="eastAsia"/>
        </w:rPr>
        <w:t>&lt;</w:t>
      </w:r>
      <w:r>
        <w:t>/Table</w:t>
      </w:r>
      <w:r>
        <w:rPr>
          <w:rFonts w:hint="eastAsia"/>
        </w:rPr>
        <w:t>&gt;</w:t>
      </w:r>
      <w:r>
        <w:rPr>
          <w:rFonts w:hint="eastAsia"/>
        </w:rPr>
        <w:t>内</w:t>
      </w:r>
      <w:r>
        <w:t>的标签</w:t>
      </w:r>
      <w:r>
        <w:rPr>
          <w:rFonts w:hint="eastAsia"/>
        </w:rPr>
        <w:t>建立</w:t>
      </w:r>
      <w:r>
        <w:t>特征集</w:t>
      </w:r>
      <w:r>
        <w:rPr>
          <w:rFonts w:hint="eastAsia"/>
        </w:rPr>
        <w:t>。</w:t>
      </w:r>
    </w:p>
    <w:p w14:paraId="45081738" w14:textId="77777777" w:rsidR="000F378F" w:rsidRDefault="000F378F" w:rsidP="00C44F6F">
      <w:pPr>
        <w:pStyle w:val="07415"/>
        <w:numPr>
          <w:ilvl w:val="0"/>
          <w:numId w:val="11"/>
        </w:numPr>
      </w:pPr>
      <w:r>
        <w:rPr>
          <w:rFonts w:hint="eastAsia"/>
        </w:rPr>
        <w:t>属性特征集：为</w:t>
      </w:r>
      <w:r>
        <w:t>HTML</w:t>
      </w:r>
      <w:r>
        <w:t>中</w:t>
      </w:r>
      <w:r>
        <w:t>&lt;Table&gt;&lt;/Table&gt;</w:t>
      </w:r>
      <w:r>
        <w:rPr>
          <w:rFonts w:hint="eastAsia"/>
        </w:rPr>
        <w:t>内</w:t>
      </w:r>
      <w:r>
        <w:t>的属性</w:t>
      </w:r>
      <w:r>
        <w:rPr>
          <w:rFonts w:hint="eastAsia"/>
        </w:rPr>
        <w:t>建立</w:t>
      </w:r>
      <w:r>
        <w:t>特征集</w:t>
      </w:r>
      <w:r>
        <w:rPr>
          <w:rFonts w:hint="eastAsia"/>
        </w:rPr>
        <w:t>。</w:t>
      </w:r>
    </w:p>
    <w:p w14:paraId="626F8E64" w14:textId="77777777" w:rsidR="000F378F" w:rsidRDefault="000F378F" w:rsidP="00C44F6F">
      <w:pPr>
        <w:pStyle w:val="07415"/>
        <w:numPr>
          <w:ilvl w:val="0"/>
          <w:numId w:val="13"/>
        </w:numPr>
      </w:pPr>
      <w:r>
        <w:rPr>
          <w:rFonts w:hint="eastAsia"/>
        </w:rPr>
        <w:t>几何特征</w:t>
      </w:r>
      <w:r>
        <w:t>模型</w:t>
      </w:r>
      <w:r w:rsidR="00462CF6">
        <w:rPr>
          <w:rFonts w:hint="eastAsia"/>
          <w:vertAlign w:val="superscript"/>
        </w:rPr>
        <w:t>[</w:t>
      </w:r>
      <w:r w:rsidR="00462CF6">
        <w:rPr>
          <w:vertAlign w:val="superscript"/>
        </w:rPr>
        <w:t>18</w:t>
      </w:r>
      <w:r w:rsidR="00462CF6">
        <w:rPr>
          <w:rFonts w:hint="eastAsia"/>
          <w:vertAlign w:val="superscript"/>
        </w:rPr>
        <w:t>]</w:t>
      </w:r>
      <w:r>
        <w:t>：</w:t>
      </w:r>
    </w:p>
    <w:p w14:paraId="6CB6845E" w14:textId="77777777" w:rsidR="000F378F" w:rsidRDefault="000F378F" w:rsidP="00C44F6F">
      <w:pPr>
        <w:pStyle w:val="07415"/>
        <w:numPr>
          <w:ilvl w:val="0"/>
          <w:numId w:val="12"/>
        </w:numPr>
      </w:pPr>
      <w:r>
        <w:rPr>
          <w:rFonts w:hint="eastAsia"/>
        </w:rPr>
        <w:t>行数</w:t>
      </w:r>
      <w:r>
        <w:t>和列数特征：用</w:t>
      </w:r>
      <w:r w:rsidR="00EC7339">
        <w:rPr>
          <w:rFonts w:hint="eastAsia"/>
        </w:rPr>
        <w:t>数字大小</w:t>
      </w:r>
      <w:r w:rsidR="00EC7339">
        <w:t>来衡量</w:t>
      </w:r>
      <w:r w:rsidR="00EC7339">
        <w:rPr>
          <w:rFonts w:hint="eastAsia"/>
        </w:rPr>
        <w:t>不同</w:t>
      </w:r>
      <w:r w:rsidR="00EC7339">
        <w:t>表格的</w:t>
      </w:r>
      <w:r w:rsidR="00EC7339">
        <w:rPr>
          <w:rFonts w:hint="eastAsia"/>
        </w:rPr>
        <w:t>物理</w:t>
      </w:r>
      <w:r>
        <w:t>特征</w:t>
      </w:r>
      <w:r w:rsidR="00EC7339">
        <w:rPr>
          <w:rFonts w:hint="eastAsia"/>
        </w:rPr>
        <w:t>，即</w:t>
      </w:r>
      <w:r>
        <w:t>各个表格的行数和列数信息。</w:t>
      </w:r>
    </w:p>
    <w:p w14:paraId="3100F586" w14:textId="77777777" w:rsidR="000F378F" w:rsidRDefault="000F378F" w:rsidP="00C44F6F">
      <w:pPr>
        <w:pStyle w:val="07415"/>
        <w:numPr>
          <w:ilvl w:val="0"/>
          <w:numId w:val="12"/>
        </w:numPr>
      </w:pPr>
      <w:r>
        <w:rPr>
          <w:rFonts w:hint="eastAsia"/>
        </w:rPr>
        <w:t>文字</w:t>
      </w:r>
      <w:r>
        <w:t>单元格特征</w:t>
      </w:r>
      <w:r>
        <w:rPr>
          <w:rFonts w:hint="eastAsia"/>
        </w:rPr>
        <w:t>T</w:t>
      </w:r>
      <w:r>
        <w:t>：</w:t>
      </w:r>
      <w:r>
        <w:rPr>
          <w:rFonts w:hint="eastAsia"/>
        </w:rPr>
        <w:t>T</w:t>
      </w:r>
      <w:r>
        <w:t>=N</w:t>
      </w:r>
      <w:r>
        <w:rPr>
          <w:vertAlign w:val="subscript"/>
        </w:rPr>
        <w:t>word</w:t>
      </w:r>
      <w:r>
        <w:rPr>
          <w:rFonts w:hint="eastAsia"/>
        </w:rPr>
        <w:t>/N</w:t>
      </w:r>
      <w:r>
        <w:rPr>
          <w:vertAlign w:val="subscript"/>
        </w:rPr>
        <w:t>all</w:t>
      </w:r>
      <w:r>
        <w:rPr>
          <w:rFonts w:hint="eastAsia"/>
        </w:rPr>
        <w:t>，</w:t>
      </w:r>
      <w:r>
        <w:t>其中</w:t>
      </w:r>
      <w:r>
        <w:t>N</w:t>
      </w:r>
      <w:r>
        <w:rPr>
          <w:vertAlign w:val="subscript"/>
        </w:rPr>
        <w:t>word</w:t>
      </w:r>
      <w:r>
        <w:rPr>
          <w:rFonts w:hint="eastAsia"/>
        </w:rPr>
        <w:t>表示</w:t>
      </w:r>
      <w:r>
        <w:t>仅含有文字的单元格</w:t>
      </w:r>
      <w:r>
        <w:rPr>
          <w:rFonts w:hint="eastAsia"/>
        </w:rPr>
        <w:t>的</w:t>
      </w:r>
      <w:r>
        <w:t>数量</w:t>
      </w:r>
      <w:r w:rsidR="00C1753D">
        <w:rPr>
          <w:rFonts w:hint="eastAsia"/>
        </w:rPr>
        <w:t>，</w:t>
      </w:r>
      <w:r>
        <w:rPr>
          <w:rFonts w:hint="eastAsia"/>
        </w:rPr>
        <w:t>N</w:t>
      </w:r>
      <w:r>
        <w:rPr>
          <w:vertAlign w:val="subscript"/>
        </w:rPr>
        <w:t>all</w:t>
      </w:r>
      <w:r>
        <w:rPr>
          <w:rFonts w:hint="eastAsia"/>
        </w:rPr>
        <w:t xml:space="preserve"> </w:t>
      </w:r>
      <w:r>
        <w:rPr>
          <w:rFonts w:hint="eastAsia"/>
        </w:rPr>
        <w:t>表示总</w:t>
      </w:r>
      <w:r>
        <w:t>单元格</w:t>
      </w:r>
      <w:r>
        <w:rPr>
          <w:rFonts w:hint="eastAsia"/>
        </w:rPr>
        <w:t>的</w:t>
      </w:r>
      <w:r>
        <w:t>数值。</w:t>
      </w:r>
    </w:p>
    <w:p w14:paraId="0CD7D466" w14:textId="77777777" w:rsidR="000F378F" w:rsidRPr="00D6122E" w:rsidRDefault="000F378F" w:rsidP="00C44F6F">
      <w:pPr>
        <w:pStyle w:val="07415"/>
        <w:numPr>
          <w:ilvl w:val="0"/>
          <w:numId w:val="12"/>
        </w:numPr>
      </w:pPr>
      <w:r>
        <w:rPr>
          <w:rFonts w:hint="eastAsia"/>
        </w:rPr>
        <w:t>简单</w:t>
      </w:r>
      <w:r>
        <w:t>单元格特征</w:t>
      </w:r>
      <w:r>
        <w:rPr>
          <w:rFonts w:hint="eastAsia"/>
        </w:rPr>
        <w:t>S</w:t>
      </w:r>
      <w:r>
        <w:t>：</w:t>
      </w:r>
      <w:r>
        <w:rPr>
          <w:rFonts w:hint="eastAsia"/>
        </w:rPr>
        <w:t>S</w:t>
      </w:r>
      <w:r>
        <w:t>=</w:t>
      </w:r>
      <w:r>
        <w:rPr>
          <w:rFonts w:hint="eastAsia"/>
        </w:rPr>
        <w:t>N</w:t>
      </w:r>
      <w:r>
        <w:rPr>
          <w:vertAlign w:val="subscript"/>
        </w:rPr>
        <w:t>smp</w:t>
      </w:r>
      <w:r>
        <w:t>/</w:t>
      </w:r>
      <w:r w:rsidRPr="000F378F">
        <w:rPr>
          <w:rFonts w:hint="eastAsia"/>
        </w:rPr>
        <w:t xml:space="preserve"> </w:t>
      </w:r>
      <w:r>
        <w:rPr>
          <w:rFonts w:hint="eastAsia"/>
        </w:rPr>
        <w:t>N</w:t>
      </w:r>
      <w:r>
        <w:rPr>
          <w:vertAlign w:val="subscript"/>
        </w:rPr>
        <w:t>all</w:t>
      </w:r>
      <w:r>
        <w:rPr>
          <w:rFonts w:hint="eastAsia"/>
        </w:rPr>
        <w:t>，</w:t>
      </w:r>
      <w:r>
        <w:t>其中</w:t>
      </w:r>
      <w:r>
        <w:rPr>
          <w:rFonts w:hint="eastAsia"/>
        </w:rPr>
        <w:t>N</w:t>
      </w:r>
      <w:r>
        <w:rPr>
          <w:vertAlign w:val="subscript"/>
        </w:rPr>
        <w:t>smp</w:t>
      </w:r>
      <w:r>
        <w:rPr>
          <w:rFonts w:hint="eastAsia"/>
        </w:rPr>
        <w:t>表示</w:t>
      </w:r>
      <w:r>
        <w:t>简单</w:t>
      </w:r>
      <w:r>
        <w:rPr>
          <w:rFonts w:hint="eastAsia"/>
        </w:rPr>
        <w:t>单元格</w:t>
      </w:r>
      <w:r>
        <w:t>数量，</w:t>
      </w:r>
      <w:r>
        <w:rPr>
          <w:rFonts w:hint="eastAsia"/>
        </w:rPr>
        <w:t>即</w:t>
      </w:r>
      <w:r>
        <w:t>不含有跨行跨</w:t>
      </w:r>
      <w:r>
        <w:rPr>
          <w:rFonts w:hint="eastAsia"/>
        </w:rPr>
        <w:t>列</w:t>
      </w:r>
      <w:r>
        <w:t>情况的单元格</w:t>
      </w:r>
      <w:r w:rsidR="00C1753D">
        <w:rPr>
          <w:rFonts w:hint="eastAsia"/>
        </w:rPr>
        <w:t>，</w:t>
      </w:r>
      <w:r w:rsidR="00C1753D">
        <w:rPr>
          <w:rFonts w:hint="eastAsia"/>
        </w:rPr>
        <w:t>N</w:t>
      </w:r>
      <w:r w:rsidR="00C1753D">
        <w:rPr>
          <w:vertAlign w:val="subscript"/>
        </w:rPr>
        <w:t>all</w:t>
      </w:r>
      <w:r w:rsidR="00C1753D">
        <w:rPr>
          <w:rFonts w:hint="eastAsia"/>
        </w:rPr>
        <w:t xml:space="preserve"> </w:t>
      </w:r>
      <w:r w:rsidR="00C1753D">
        <w:rPr>
          <w:rFonts w:hint="eastAsia"/>
        </w:rPr>
        <w:t>表示总</w:t>
      </w:r>
      <w:r w:rsidR="00C1753D">
        <w:t>单元格</w:t>
      </w:r>
      <w:r w:rsidR="00C1753D">
        <w:rPr>
          <w:rFonts w:hint="eastAsia"/>
        </w:rPr>
        <w:t>的</w:t>
      </w:r>
      <w:r w:rsidR="00C1753D">
        <w:t>数值。</w:t>
      </w:r>
    </w:p>
    <w:p w14:paraId="4EFC01CE" w14:textId="77777777" w:rsidR="00C1753D" w:rsidRPr="00C1753D" w:rsidRDefault="00970A4C" w:rsidP="0087486D">
      <w:pPr>
        <w:pStyle w:val="07415"/>
        <w:ind w:firstLineChars="200" w:firstLine="480"/>
      </w:pPr>
      <w:r>
        <w:rPr>
          <w:rFonts w:hint="eastAsia"/>
        </w:rPr>
        <w:t>在</w:t>
      </w:r>
      <w:r>
        <w:t>选好特征模型</w:t>
      </w:r>
      <w:r w:rsidR="0087486D">
        <w:t>完成表格特征提取后，需要利用机器学习模型完成真伪表格分类从而剔除伪表格。</w:t>
      </w:r>
      <w:r w:rsidR="0087486D">
        <w:rPr>
          <w:rFonts w:hint="eastAsia"/>
        </w:rPr>
        <w:t>在</w:t>
      </w:r>
      <w:r w:rsidR="0087486D">
        <w:t>Professor Hurst</w:t>
      </w:r>
      <w:r w:rsidR="002926FE">
        <w:rPr>
          <w:rFonts w:hint="eastAsia"/>
          <w:vertAlign w:val="superscript"/>
        </w:rPr>
        <w:t>[</w:t>
      </w:r>
      <w:r w:rsidR="002D172E">
        <w:rPr>
          <w:vertAlign w:val="superscript"/>
        </w:rPr>
        <w:t>18</w:t>
      </w:r>
      <w:r w:rsidR="002926FE">
        <w:rPr>
          <w:rFonts w:hint="eastAsia"/>
          <w:vertAlign w:val="superscript"/>
        </w:rPr>
        <w:t>]</w:t>
      </w:r>
      <w:r w:rsidR="0087486D">
        <w:rPr>
          <w:rFonts w:hint="eastAsia"/>
        </w:rPr>
        <w:t>的</w:t>
      </w:r>
      <w:r w:rsidR="0087486D">
        <w:t>文章中采用了</w:t>
      </w:r>
      <w:r w:rsidR="00EC7339">
        <w:t>贝叶斯</w:t>
      </w:r>
      <w:r w:rsidR="00EC7339">
        <w:rPr>
          <w:rFonts w:hint="eastAsia"/>
        </w:rPr>
        <w:t>（</w:t>
      </w:r>
      <w:r w:rsidR="00EC7339" w:rsidRPr="00C1753D">
        <w:t>Naive Bayes</w:t>
      </w:r>
      <w:r w:rsidR="00EC7339">
        <w:t>）</w:t>
      </w:r>
      <w:r w:rsidR="00EC7339">
        <w:rPr>
          <w:rFonts w:hint="eastAsia"/>
        </w:rPr>
        <w:t>和甄别（</w:t>
      </w:r>
      <w:r w:rsidR="00EC7339" w:rsidRPr="00C1753D">
        <w:t>Winnow</w:t>
      </w:r>
      <w:r w:rsidR="00EC7339">
        <w:t>）</w:t>
      </w:r>
      <w:r w:rsidR="00EC7339">
        <w:rPr>
          <w:rFonts w:hint="eastAsia"/>
        </w:rPr>
        <w:t>分类</w:t>
      </w:r>
      <w:r w:rsidR="00EC7339">
        <w:t>算法</w:t>
      </w:r>
      <w:r w:rsidR="00EC7339">
        <w:rPr>
          <w:rFonts w:hint="eastAsia"/>
        </w:rPr>
        <w:t>等</w:t>
      </w:r>
      <w:r w:rsidR="00EC7339">
        <w:t>对表格进行分类甄别。</w:t>
      </w:r>
      <w:r w:rsidR="00C1753D">
        <w:rPr>
          <w:rFonts w:hint="eastAsia"/>
        </w:rPr>
        <w:t>实验</w:t>
      </w:r>
      <w:r w:rsidR="00C1753D">
        <w:t>中基于以上两类模型</w:t>
      </w:r>
      <w:r w:rsidR="00C1753D">
        <w:rPr>
          <w:rFonts w:hint="eastAsia"/>
        </w:rPr>
        <w:t>采用两种</w:t>
      </w:r>
      <w:r w:rsidR="00C1753D">
        <w:t>分类算法</w:t>
      </w:r>
      <w:r w:rsidR="00C1753D">
        <w:rPr>
          <w:rFonts w:hint="eastAsia"/>
        </w:rPr>
        <w:t>对</w:t>
      </w:r>
      <w:r w:rsidR="00C1753D">
        <w:t>两种模型分别进行了</w:t>
      </w:r>
      <w:r w:rsidR="00C1753D">
        <w:rPr>
          <w:rFonts w:hint="eastAsia"/>
        </w:rPr>
        <w:t>测试</w:t>
      </w:r>
      <w:r w:rsidR="00C1753D">
        <w:t>，</w:t>
      </w:r>
      <w:r w:rsidR="00C1753D">
        <w:rPr>
          <w:rFonts w:hint="eastAsia"/>
        </w:rPr>
        <w:t>实验结果表明</w:t>
      </w:r>
      <w:r w:rsidR="00C1753D">
        <w:t>不同的</w:t>
      </w:r>
      <w:r w:rsidR="00C1753D">
        <w:rPr>
          <w:rFonts w:hint="eastAsia"/>
        </w:rPr>
        <w:t>模型</w:t>
      </w:r>
      <w:r w:rsidR="00C1753D">
        <w:t>搭配不同的算法表现是有差异的。</w:t>
      </w:r>
      <w:r w:rsidR="00C434C1">
        <w:rPr>
          <w:rFonts w:hint="eastAsia"/>
        </w:rPr>
        <w:t>贝叶斯</w:t>
      </w:r>
      <w:r w:rsidR="00C434C1">
        <w:t>算法和</w:t>
      </w:r>
      <w:r w:rsidR="00C434C1">
        <w:t>DOM</w:t>
      </w:r>
      <w:r w:rsidR="00962FC4">
        <w:rPr>
          <w:rFonts w:hint="eastAsia"/>
        </w:rPr>
        <w:t>结合</w:t>
      </w:r>
      <w:r w:rsidR="00962FC4">
        <w:t>后的</w:t>
      </w:r>
      <w:r w:rsidR="00962FC4">
        <w:rPr>
          <w:rFonts w:hint="eastAsia"/>
        </w:rPr>
        <w:t>分类</w:t>
      </w:r>
      <w:r w:rsidR="00962FC4">
        <w:t>效果比较理想，而甄别算法和集合特征模型结合后的分类效果</w:t>
      </w:r>
      <w:r w:rsidR="00962FC4">
        <w:rPr>
          <w:rFonts w:hint="eastAsia"/>
        </w:rPr>
        <w:t>更佳</w:t>
      </w:r>
      <w:r w:rsidR="00962FC4">
        <w:t>。</w:t>
      </w:r>
      <w:r w:rsidR="000B3963">
        <w:rPr>
          <w:rFonts w:hint="eastAsia"/>
        </w:rPr>
        <w:t>此外</w:t>
      </w:r>
      <w:r w:rsidR="000B3963">
        <w:t>，对于真假表格的判断</w:t>
      </w:r>
      <w:r w:rsidR="000B3963">
        <w:rPr>
          <w:rFonts w:hint="eastAsia"/>
        </w:rPr>
        <w:t>还有</w:t>
      </w:r>
      <w:r w:rsidR="000B3963">
        <w:t>很多其他的思路。</w:t>
      </w:r>
      <w:r w:rsidR="000B3963" w:rsidRPr="000B3963">
        <w:t xml:space="preserve">Y. </w:t>
      </w:r>
      <w:r w:rsidR="000B3963" w:rsidRPr="000B3963">
        <w:lastRenderedPageBreak/>
        <w:t>Wang</w:t>
      </w:r>
      <w:r w:rsidR="000B3963">
        <w:rPr>
          <w:rFonts w:hint="eastAsia"/>
          <w:vertAlign w:val="superscript"/>
        </w:rPr>
        <w:t>[</w:t>
      </w:r>
      <w:r w:rsidR="000B3963">
        <w:rPr>
          <w:vertAlign w:val="superscript"/>
        </w:rPr>
        <w:t>19</w:t>
      </w:r>
      <w:r w:rsidR="000B3963">
        <w:rPr>
          <w:rFonts w:hint="eastAsia"/>
          <w:vertAlign w:val="superscript"/>
        </w:rPr>
        <w:t>]</w:t>
      </w:r>
      <w:r w:rsidR="000B3963">
        <w:rPr>
          <w:rFonts w:hint="eastAsia"/>
        </w:rPr>
        <w:t>提出</w:t>
      </w:r>
      <w:r w:rsidR="000B3963">
        <w:t>了</w:t>
      </w:r>
      <w:r w:rsidR="000B3963">
        <w:rPr>
          <w:rFonts w:hint="eastAsia"/>
        </w:rPr>
        <w:t>从</w:t>
      </w:r>
      <w:r w:rsidR="000B3963" w:rsidRPr="000B3963">
        <w:t>Appearance Features</w:t>
      </w:r>
      <w:r w:rsidR="000B3963">
        <w:rPr>
          <w:rFonts w:hint="eastAsia"/>
        </w:rPr>
        <w:t>和</w:t>
      </w:r>
      <w:r w:rsidR="000B3963">
        <w:t xml:space="preserve">Consistency Features </w:t>
      </w:r>
      <w:r w:rsidR="000B3963">
        <w:rPr>
          <w:rFonts w:hint="eastAsia"/>
        </w:rPr>
        <w:t>两种方面</w:t>
      </w:r>
      <w:r w:rsidR="000B3963">
        <w:t>对表格建模</w:t>
      </w:r>
      <w:r w:rsidR="000B3963">
        <w:rPr>
          <w:rFonts w:hint="eastAsia"/>
        </w:rPr>
        <w:t>，</w:t>
      </w:r>
      <w:r w:rsidR="000B3963">
        <w:t>分别</w:t>
      </w:r>
      <w:r w:rsidR="000B3963">
        <w:rPr>
          <w:rFonts w:hint="eastAsia"/>
        </w:rPr>
        <w:t>从</w:t>
      </w:r>
      <w:r w:rsidR="007C07BB">
        <w:t>物理特征和内容角度进行建模分类</w:t>
      </w:r>
      <w:r w:rsidR="007C07BB">
        <w:rPr>
          <w:rFonts w:hint="eastAsia"/>
        </w:rPr>
        <w:t>；</w:t>
      </w:r>
      <w:r w:rsidR="000B3963" w:rsidRPr="000B3963">
        <w:rPr>
          <w:kern w:val="2"/>
        </w:rPr>
        <w:t>S. W. Jung</w:t>
      </w:r>
      <w:r w:rsidR="007C07BB">
        <w:rPr>
          <w:rFonts w:hint="eastAsia"/>
          <w:kern w:val="2"/>
          <w:vertAlign w:val="superscript"/>
        </w:rPr>
        <w:t>[</w:t>
      </w:r>
      <w:r w:rsidR="007C07BB">
        <w:rPr>
          <w:kern w:val="2"/>
          <w:vertAlign w:val="superscript"/>
        </w:rPr>
        <w:t>20-21</w:t>
      </w:r>
      <w:r w:rsidR="007C07BB">
        <w:rPr>
          <w:rFonts w:hint="eastAsia"/>
          <w:kern w:val="2"/>
          <w:vertAlign w:val="superscript"/>
        </w:rPr>
        <w:t>]</w:t>
      </w:r>
      <w:r w:rsidR="000B3963">
        <w:rPr>
          <w:rFonts w:hint="eastAsia"/>
          <w:kern w:val="2"/>
        </w:rPr>
        <w:t>则将</w:t>
      </w:r>
      <w:r w:rsidR="000B3963">
        <w:rPr>
          <w:kern w:val="2"/>
        </w:rPr>
        <w:t>表</w:t>
      </w:r>
      <w:r w:rsidR="007C07BB">
        <w:rPr>
          <w:rFonts w:hint="eastAsia"/>
          <w:kern w:val="2"/>
        </w:rPr>
        <w:t>拆</w:t>
      </w:r>
      <w:r w:rsidR="000B3963">
        <w:rPr>
          <w:rFonts w:hint="eastAsia"/>
          <w:kern w:val="2"/>
        </w:rPr>
        <w:t>分成</w:t>
      </w:r>
      <w:r w:rsidR="000B3963">
        <w:rPr>
          <w:kern w:val="2"/>
        </w:rPr>
        <w:t>表头和数据部分分别进行分析</w:t>
      </w:r>
      <w:r w:rsidR="007C07BB">
        <w:rPr>
          <w:rFonts w:hint="eastAsia"/>
          <w:kern w:val="2"/>
        </w:rPr>
        <w:t>建模，并着重</w:t>
      </w:r>
      <w:r w:rsidR="007C07BB">
        <w:rPr>
          <w:kern w:val="2"/>
        </w:rPr>
        <w:t>对表头进行了</w:t>
      </w:r>
      <w:r w:rsidR="007C07BB">
        <w:rPr>
          <w:rFonts w:hint="eastAsia"/>
          <w:kern w:val="2"/>
        </w:rPr>
        <w:t>语义</w:t>
      </w:r>
      <w:r w:rsidR="007C07BB">
        <w:rPr>
          <w:kern w:val="2"/>
        </w:rPr>
        <w:t>分析建模。</w:t>
      </w:r>
    </w:p>
    <w:p w14:paraId="34DE10E1" w14:textId="77777777" w:rsidR="00D52065" w:rsidRDefault="00D52065" w:rsidP="00D52065">
      <w:pPr>
        <w:pStyle w:val="3"/>
      </w:pPr>
      <w:bookmarkStart w:id="192" w:name="_Toc406841160"/>
      <w:r>
        <w:rPr>
          <w:rFonts w:hint="eastAsia"/>
        </w:rPr>
        <w:t>基于</w:t>
      </w:r>
      <w:r>
        <w:t>图像</w:t>
      </w:r>
      <w:r w:rsidR="00394E01">
        <w:rPr>
          <w:rFonts w:hint="eastAsia"/>
        </w:rPr>
        <w:t>的</w:t>
      </w:r>
      <w:r>
        <w:t>表格</w:t>
      </w:r>
      <w:r w:rsidR="00297DD3">
        <w:rPr>
          <w:rFonts w:hint="eastAsia"/>
        </w:rPr>
        <w:t>特征</w:t>
      </w:r>
      <w:r w:rsidR="00297DD3">
        <w:t>提取</w:t>
      </w:r>
      <w:bookmarkEnd w:id="192"/>
    </w:p>
    <w:p w14:paraId="463A67CC" w14:textId="77777777" w:rsidR="00CF21D6" w:rsidRDefault="00CF21D6" w:rsidP="00CF21D6">
      <w:pPr>
        <w:pStyle w:val="07415"/>
        <w:ind w:firstLineChars="200" w:firstLine="480"/>
      </w:pPr>
      <w:r>
        <w:rPr>
          <w:rFonts w:hint="eastAsia"/>
        </w:rPr>
        <w:t>对于</w:t>
      </w:r>
      <w:r>
        <w:t>图像类型的表格</w:t>
      </w:r>
      <w:r>
        <w:rPr>
          <w:rFonts w:hint="eastAsia"/>
        </w:rPr>
        <w:t>识别</w:t>
      </w:r>
      <w:r>
        <w:t>，</w:t>
      </w:r>
      <w:r w:rsidR="00D94BD9">
        <w:t>图像的预处理</w:t>
      </w:r>
      <w:r w:rsidR="00D94BD9">
        <w:rPr>
          <w:rFonts w:hint="eastAsia"/>
        </w:rPr>
        <w:t>以及</w:t>
      </w:r>
      <w:r w:rsidR="00D94BD9">
        <w:t>线条的识别是</w:t>
      </w:r>
      <w:r w:rsidR="00D94BD9">
        <w:rPr>
          <w:rFonts w:hint="eastAsia"/>
        </w:rPr>
        <w:t>关键</w:t>
      </w:r>
      <w:r>
        <w:rPr>
          <w:rFonts w:hint="eastAsia"/>
        </w:rPr>
        <w:t>。</w:t>
      </w:r>
      <w:r>
        <w:t>由于</w:t>
      </w:r>
      <w:r>
        <w:rPr>
          <w:rFonts w:hint="eastAsia"/>
        </w:rPr>
        <w:t>采集</w:t>
      </w:r>
      <w:r>
        <w:t>的图像信息质量较低，不利于表格的识别，因此前期需要</w:t>
      </w:r>
      <w:r>
        <w:rPr>
          <w:rFonts w:hint="eastAsia"/>
        </w:rPr>
        <w:t>采取</w:t>
      </w:r>
      <w:r>
        <w:t>一定的算法</w:t>
      </w:r>
      <w:r>
        <w:rPr>
          <w:rFonts w:hint="eastAsia"/>
        </w:rPr>
        <w:t>去除</w:t>
      </w:r>
      <w:r>
        <w:t>无关的</w:t>
      </w:r>
      <w:r>
        <w:rPr>
          <w:rFonts w:hint="eastAsia"/>
        </w:rPr>
        <w:t>噪声</w:t>
      </w:r>
      <w:r>
        <w:t>。</w:t>
      </w:r>
      <w:r w:rsidR="00E1227B">
        <w:rPr>
          <w:rFonts w:hint="eastAsia"/>
        </w:rPr>
        <w:t>整个</w:t>
      </w:r>
      <w:r w:rsidR="00E1227B">
        <w:t>过程包括灰度</w:t>
      </w:r>
      <w:r w:rsidR="00E1227B">
        <w:rPr>
          <w:rFonts w:hint="eastAsia"/>
        </w:rPr>
        <w:t>变换</w:t>
      </w:r>
      <w:r w:rsidR="00E1227B">
        <w:t>、图像</w:t>
      </w:r>
      <w:r w:rsidR="00E1227B">
        <w:rPr>
          <w:rFonts w:hint="eastAsia"/>
        </w:rPr>
        <w:t>平滑</w:t>
      </w:r>
      <w:r w:rsidR="00E1227B">
        <w:t>、边缘检测</w:t>
      </w:r>
      <w:r w:rsidR="00E1227B">
        <w:rPr>
          <w:rFonts w:hint="eastAsia"/>
        </w:rPr>
        <w:t>、</w:t>
      </w:r>
      <w:r w:rsidR="00E1227B">
        <w:t>二值化和倾斜矫正等步骤</w:t>
      </w:r>
      <w:r w:rsidR="00F33BBD">
        <w:rPr>
          <w:rFonts w:hint="eastAsia"/>
          <w:vertAlign w:val="superscript"/>
        </w:rPr>
        <w:t>[</w:t>
      </w:r>
      <w:r w:rsidR="00D94BD9">
        <w:rPr>
          <w:vertAlign w:val="superscript"/>
        </w:rPr>
        <w:t>22-24</w:t>
      </w:r>
      <w:r w:rsidR="00F33BBD">
        <w:rPr>
          <w:rFonts w:hint="eastAsia"/>
          <w:vertAlign w:val="superscript"/>
        </w:rPr>
        <w:t>]</w:t>
      </w:r>
      <w:r w:rsidR="00E1227B">
        <w:t>。</w:t>
      </w:r>
    </w:p>
    <w:p w14:paraId="49ACD1B4" w14:textId="3DE747C2" w:rsidR="00E1227B" w:rsidRDefault="00E1227B" w:rsidP="00C44F6F">
      <w:pPr>
        <w:pStyle w:val="07415"/>
        <w:numPr>
          <w:ilvl w:val="0"/>
          <w:numId w:val="13"/>
        </w:numPr>
      </w:pPr>
      <w:r>
        <w:rPr>
          <w:rFonts w:hint="eastAsia"/>
        </w:rPr>
        <w:t>灰度</w:t>
      </w:r>
      <w:r>
        <w:t>变换：由于扫描得到的图片</w:t>
      </w:r>
      <w:r>
        <w:rPr>
          <w:rFonts w:hint="eastAsia"/>
        </w:rPr>
        <w:t>可能是</w:t>
      </w:r>
      <w:r>
        <w:t>彩色图片，而</w:t>
      </w:r>
      <w:r>
        <w:rPr>
          <w:rFonts w:hint="eastAsia"/>
        </w:rPr>
        <w:t>色彩</w:t>
      </w:r>
      <w:r>
        <w:t>信息对于表格识别是毫无益处的</w:t>
      </w:r>
      <w:r>
        <w:rPr>
          <w:rFonts w:hint="eastAsia"/>
        </w:rPr>
        <w:t>，</w:t>
      </w:r>
      <w:r>
        <w:t>为了防止</w:t>
      </w:r>
      <w:r w:rsidR="00C2096D">
        <w:rPr>
          <w:rFonts w:hint="eastAsia"/>
        </w:rPr>
        <w:t>此</w:t>
      </w:r>
      <w:r>
        <w:t>类信息对</w:t>
      </w:r>
      <w:r>
        <w:rPr>
          <w:rFonts w:hint="eastAsia"/>
        </w:rPr>
        <w:t>表格提取</w:t>
      </w:r>
      <w:r>
        <w:t>的干扰需要先进行灰度变换。</w:t>
      </w:r>
      <w:r>
        <w:rPr>
          <w:rFonts w:hint="eastAsia"/>
        </w:rPr>
        <w:t>图像</w:t>
      </w:r>
      <w:r>
        <w:t>的灰度被划分为</w:t>
      </w:r>
      <w:r>
        <w:t>L</w:t>
      </w:r>
      <w:r>
        <w:t>个级别，通常</w:t>
      </w:r>
      <w:r>
        <w:t>L=256</w:t>
      </w:r>
      <w:r>
        <w:rPr>
          <w:rFonts w:hint="eastAsia"/>
        </w:rPr>
        <w:t>，即</w:t>
      </w:r>
      <w:r>
        <w:rPr>
          <w:rFonts w:hint="eastAsia"/>
        </w:rPr>
        <w:t>8</w:t>
      </w:r>
      <w:r>
        <w:rPr>
          <w:rFonts w:hint="eastAsia"/>
        </w:rPr>
        <w:t>位</w:t>
      </w:r>
      <w:r>
        <w:t>灰度级。</w:t>
      </w:r>
      <w:r w:rsidR="004F433E">
        <w:rPr>
          <w:rFonts w:hint="eastAsia"/>
        </w:rPr>
        <w:t>彩色图</w:t>
      </w:r>
      <w:r w:rsidR="004F433E">
        <w:t>到灰度图的</w:t>
      </w:r>
      <w:r w:rsidR="004F433E">
        <w:rPr>
          <w:rFonts w:hint="eastAsia"/>
        </w:rPr>
        <w:t>转换</w:t>
      </w:r>
      <w:r w:rsidR="004F433E">
        <w:t>遵循如下的</w:t>
      </w:r>
      <w:r w:rsidR="004F433E">
        <w:rPr>
          <w:rFonts w:hint="eastAsia"/>
        </w:rPr>
        <w:t>公式：</w:t>
      </w:r>
    </w:p>
    <w:p w14:paraId="05F5C302" w14:textId="77777777" w:rsidR="000B6CC3" w:rsidRDefault="000B6CC3" w:rsidP="000B6CC3">
      <w:pPr>
        <w:pStyle w:val="07415"/>
        <w:ind w:left="420" w:firstLine="0"/>
      </w:pPr>
      <m:oMathPara>
        <m:oMath>
          <m:r>
            <m:rPr>
              <m:sty m:val="p"/>
            </m:rPr>
            <w:rPr>
              <w:rFonts w:ascii="Cambria Math" w:hAnsi="Cambria Math"/>
            </w:rPr>
            <m:t>Gray=0.212671*R+0.715160*G+0.072169*B</m:t>
          </m:r>
        </m:oMath>
      </m:oMathPara>
    </w:p>
    <w:p w14:paraId="4046C452" w14:textId="77777777" w:rsidR="004F433E" w:rsidRDefault="004F433E" w:rsidP="00C44F6F">
      <w:pPr>
        <w:pStyle w:val="07415"/>
        <w:numPr>
          <w:ilvl w:val="0"/>
          <w:numId w:val="13"/>
        </w:numPr>
      </w:pPr>
      <w:r>
        <w:rPr>
          <w:rFonts w:hint="eastAsia"/>
        </w:rPr>
        <w:t>图像平滑</w:t>
      </w:r>
      <w:r>
        <w:t>：</w:t>
      </w:r>
      <w:r>
        <w:rPr>
          <w:rFonts w:hint="eastAsia"/>
        </w:rPr>
        <w:t>图像</w:t>
      </w:r>
      <w:r>
        <w:t>平滑技术可以进一步降低图像中的噪声。平滑</w:t>
      </w:r>
      <w:r>
        <w:rPr>
          <w:rFonts w:hint="eastAsia"/>
        </w:rPr>
        <w:t>去噪</w:t>
      </w:r>
      <w:r w:rsidR="008D6C95">
        <w:t>可以在</w:t>
      </w:r>
      <w:r>
        <w:t>频率域</w:t>
      </w:r>
      <w:r w:rsidR="008D6C95">
        <w:rPr>
          <w:rFonts w:hint="eastAsia"/>
        </w:rPr>
        <w:t>或空间</w:t>
      </w:r>
      <w:r w:rsidR="008D6C95">
        <w:t>域</w:t>
      </w:r>
      <w:r w:rsidR="008D6C95">
        <w:rPr>
          <w:rFonts w:hint="eastAsia"/>
        </w:rPr>
        <w:t>完成。其中，</w:t>
      </w:r>
      <w:r>
        <w:rPr>
          <w:rFonts w:hint="eastAsia"/>
        </w:rPr>
        <w:t>空间</w:t>
      </w:r>
      <w:r w:rsidR="008D6C95">
        <w:t>域平滑方法</w:t>
      </w:r>
      <w:r w:rsidR="008D6C95">
        <w:rPr>
          <w:rFonts w:hint="eastAsia"/>
        </w:rPr>
        <w:t>包含</w:t>
      </w:r>
      <w:r w:rsidR="008D6C95">
        <w:t>低通卷积滤波、中值滤波等；频率域平滑</w:t>
      </w:r>
      <w:r w:rsidR="008D6C95">
        <w:rPr>
          <w:rFonts w:hint="eastAsia"/>
        </w:rPr>
        <w:t>包含</w:t>
      </w:r>
      <w:r>
        <w:rPr>
          <w:rFonts w:hint="eastAsia"/>
        </w:rPr>
        <w:t>低通</w:t>
      </w:r>
      <w:r w:rsidR="008D6C95">
        <w:t>滤波</w:t>
      </w:r>
      <w:r>
        <w:t>有梯形滤波器、低通高斯滤波器、低通指数滤波器、巴特沃斯低通滤波器等。</w:t>
      </w:r>
    </w:p>
    <w:p w14:paraId="75E65826" w14:textId="77777777" w:rsidR="004F433E" w:rsidRDefault="004F433E" w:rsidP="00C44F6F">
      <w:pPr>
        <w:pStyle w:val="07415"/>
        <w:numPr>
          <w:ilvl w:val="0"/>
          <w:numId w:val="13"/>
        </w:numPr>
      </w:pPr>
      <w:r>
        <w:rPr>
          <w:rFonts w:hint="eastAsia"/>
        </w:rPr>
        <w:t>边缘</w:t>
      </w:r>
      <w:r>
        <w:t>检测：</w:t>
      </w:r>
      <w:r>
        <w:rPr>
          <w:rFonts w:hint="eastAsia"/>
        </w:rPr>
        <w:t>边缘</w:t>
      </w:r>
      <w:r>
        <w:t>检测的目的是识别数字</w:t>
      </w:r>
      <w:r>
        <w:rPr>
          <w:rFonts w:hint="eastAsia"/>
        </w:rPr>
        <w:t>图像</w:t>
      </w:r>
      <w:r>
        <w:t>中两度变化明显的点。</w:t>
      </w:r>
      <w:r>
        <w:rPr>
          <w:rFonts w:hint="eastAsia"/>
        </w:rPr>
        <w:t>图像</w:t>
      </w:r>
      <w:r>
        <w:t>属性中的显著变化通常反映了属性的重要事件和变化。例如</w:t>
      </w:r>
      <w:r>
        <w:rPr>
          <w:rFonts w:hint="eastAsia"/>
        </w:rPr>
        <w:t>表格</w:t>
      </w:r>
      <w:r>
        <w:t>的外框线一般是加粗加黑的，采用边缘检测将很容易定位</w:t>
      </w:r>
      <w:r>
        <w:rPr>
          <w:rFonts w:hint="eastAsia"/>
        </w:rPr>
        <w:t>表格</w:t>
      </w:r>
      <w:r>
        <w:t>位置。</w:t>
      </w:r>
      <w:r>
        <w:rPr>
          <w:rFonts w:hint="eastAsia"/>
        </w:rPr>
        <w:t>Canny</w:t>
      </w:r>
      <w:r>
        <w:t>算子是最常用的边缘检测方法</w:t>
      </w:r>
      <w:r>
        <w:rPr>
          <w:rFonts w:hint="eastAsia"/>
        </w:rPr>
        <w:t>，</w:t>
      </w:r>
      <w:r>
        <w:t>利用高斯函数的一阶微分，</w:t>
      </w:r>
      <w:r>
        <w:rPr>
          <w:rFonts w:hint="eastAsia"/>
        </w:rPr>
        <w:t>能够在</w:t>
      </w:r>
      <w:r>
        <w:t>噪声抑制和边缘检测</w:t>
      </w:r>
      <w:r>
        <w:rPr>
          <w:rFonts w:hint="eastAsia"/>
        </w:rPr>
        <w:t>间</w:t>
      </w:r>
      <w:r>
        <w:t>取得较好平衡。</w:t>
      </w:r>
      <w:r w:rsidR="007D0EF2">
        <w:rPr>
          <w:rFonts w:hint="eastAsia"/>
        </w:rPr>
        <w:t>其中</w:t>
      </w:r>
      <w:r w:rsidR="007D0EF2">
        <w:t>像素梯度大小</w:t>
      </w:r>
      <w:r w:rsidR="007D0EF2">
        <w:t>|H|</w:t>
      </w:r>
      <w:r w:rsidR="007D0EF2">
        <w:t>和方向</w:t>
      </w:r>
      <w:r w:rsidR="007D0EF2">
        <w:sym w:font="Symbol" w:char="F071"/>
      </w:r>
      <w:r w:rsidR="007D0EF2">
        <w:rPr>
          <w:rFonts w:hint="eastAsia"/>
        </w:rPr>
        <w:t>分别</w:t>
      </w:r>
      <w:r w:rsidR="007D0EF2">
        <w:t>如下式</w:t>
      </w:r>
      <w:r w:rsidR="007D0EF2">
        <w:rPr>
          <w:rFonts w:hint="eastAsia"/>
        </w:rPr>
        <w:t>计算</w:t>
      </w:r>
      <w:r w:rsidR="00C838EF">
        <w:rPr>
          <w:rFonts w:hint="eastAsia"/>
        </w:rPr>
        <w:t>：</w:t>
      </w:r>
    </w:p>
    <w:p w14:paraId="20D0AC42" w14:textId="77777777" w:rsidR="002020F0" w:rsidRPr="00E71162" w:rsidRDefault="00C57606" w:rsidP="002020F0">
      <w:pPr>
        <w:ind w:left="420"/>
        <w:jc w:val="center"/>
      </w:pPr>
      <m:oMathPara>
        <m:oMath>
          <m:d>
            <m:dPr>
              <m:begChr m:val="|"/>
              <m:endChr m:val="|"/>
              <m:ctrlPr>
                <w:rPr>
                  <w:rFonts w:ascii="Cambria Math" w:hAnsi="Cambria Math"/>
                </w:rPr>
              </m:ctrlPr>
            </m:dPr>
            <m:e>
              <m:r>
                <m:rPr>
                  <m:sty m:val="p"/>
                </m:rPr>
                <w:rPr>
                  <w:rFonts w:ascii="Cambria Math" w:hAnsi="Cambria Math"/>
                </w:rPr>
                <m:t>H</m:t>
              </m:r>
            </m:e>
          </m:d>
          <m:r>
            <m:rPr>
              <m:sty m:val="p"/>
            </m:rPr>
            <w:rPr>
              <w:rFonts w:ascii="Cambria Math" w:hAnsi="Cambria Math"/>
            </w:rPr>
            <m:t>=</m:t>
          </m:r>
          <m:sSup>
            <m:sSupPr>
              <m:ctrlPr>
                <w:rPr>
                  <w:rFonts w:ascii="Cambria Math" w:hAnsi="Cambria Math"/>
                  <w:sz w:val="21"/>
                </w:rPr>
              </m:ctrlPr>
            </m:sSupPr>
            <m:e>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∂i</m:t>
                          </m:r>
                        </m:den>
                      </m:f>
                    </m:e>
                  </m:d>
                </m:e>
                <m:sup>
                  <m:r>
                    <w:rPr>
                      <w:rFonts w:ascii="Cambria Math" w:hAnsi="Cambria Math"/>
                    </w:rPr>
                    <m:t>2</m:t>
                  </m:r>
                </m:sup>
              </m:sSup>
              <m:r>
                <m:rPr>
                  <m:sty m:val="p"/>
                </m:rPr>
                <w:rPr>
                  <w:rFonts w:ascii="Cambria Math" w:hAnsi="Cambria Math"/>
                </w:rPr>
                <m:t>+</m:t>
              </m:r>
              <m:sSup>
                <m:sSupPr>
                  <m:ctrlPr>
                    <w:rPr>
                      <w:rFonts w:ascii="Cambria Math" w:hAnsi="Cambria Math"/>
                      <w:sz w:val="21"/>
                    </w:rPr>
                  </m:ctrlPr>
                </m:sSupPr>
                <m:e>
                  <m:d>
                    <m:dPr>
                      <m:ctrlPr>
                        <w:rPr>
                          <w:rFonts w:ascii="Cambria Math" w:hAnsi="Cambria Math"/>
                        </w:rPr>
                      </m:ctrlPr>
                    </m:dPr>
                    <m:e>
                      <m:f>
                        <m:fPr>
                          <m:ctrlPr>
                            <w:rPr>
                              <w:rFonts w:ascii="Cambria Math" w:hAnsi="Cambria Math"/>
                              <w:sz w:val="21"/>
                            </w:rPr>
                          </m:ctrlPr>
                        </m:fPr>
                        <m:num>
                          <m:r>
                            <m:rPr>
                              <m:sty m:val="p"/>
                            </m:rPr>
                            <w:rPr>
                              <w:rFonts w:ascii="Cambria Math" w:hAnsi="Cambria Math"/>
                            </w:rPr>
                            <m:t>∂f</m:t>
                          </m:r>
                        </m:num>
                        <m:den>
                          <m:r>
                            <m:rPr>
                              <m:sty m:val="p"/>
                            </m:rPr>
                            <w:rPr>
                              <w:rFonts w:ascii="Cambria Math" w:hAnsi="Cambria Math"/>
                            </w:rPr>
                            <m:t>∂j</m:t>
                          </m:r>
                        </m:den>
                      </m:f>
                    </m:e>
                  </m:d>
                </m:e>
                <m:sup>
                  <m:r>
                    <w:rPr>
                      <w:rFonts w:ascii="Cambria Math" w:hAnsi="Cambria Math"/>
                    </w:rPr>
                    <m:t>2</m:t>
                  </m:r>
                </m:sup>
              </m:sSup>
              <m:r>
                <m:rPr>
                  <m:sty m:val="p"/>
                </m:rPr>
                <w:rPr>
                  <w:rFonts w:ascii="Cambria Math" w:hAnsi="Cambria Math"/>
                </w:rPr>
                <m:t>]</m:t>
              </m:r>
            </m:e>
            <m:sup>
              <m:f>
                <m:fPr>
                  <m:ctrlPr>
                    <w:rPr>
                      <w:rFonts w:ascii="Cambria Math" w:hAnsi="Cambria Math"/>
                      <w:i/>
                      <w:sz w:val="21"/>
                    </w:rPr>
                  </m:ctrlPr>
                </m:fPr>
                <m:num>
                  <m:r>
                    <w:rPr>
                      <w:rFonts w:ascii="Cambria Math" w:hAnsi="Cambria Math"/>
                    </w:rPr>
                    <m:t>1</m:t>
                  </m:r>
                </m:num>
                <m:den>
                  <m:r>
                    <w:rPr>
                      <w:rFonts w:ascii="Cambria Math" w:hAnsi="Cambria Math"/>
                    </w:rPr>
                    <m:t>2</m:t>
                  </m:r>
                </m:den>
              </m:f>
            </m:sup>
          </m:sSup>
          <m:r>
            <w:rPr>
              <w:rFonts w:ascii="Cambria Math" w:hAnsi="Cambria Math"/>
            </w:rPr>
            <m:t xml:space="preserve"> ,θ=</m:t>
          </m:r>
          <m:sSup>
            <m:sSupPr>
              <m:ctrlPr>
                <w:rPr>
                  <w:rFonts w:ascii="Cambria Math" w:hAnsi="Cambria Math"/>
                  <w:i/>
                  <w:sz w:val="21"/>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∂j</m:t>
              </m:r>
            </m:den>
          </m:f>
          <m:r>
            <w:rPr>
              <w:rFonts w:ascii="Cambria Math" w:hAnsi="Cambria Math"/>
            </w:rPr>
            <m:t>/</m:t>
          </m:r>
          <m:f>
            <m:fPr>
              <m:ctrlPr>
                <w:rPr>
                  <w:rFonts w:ascii="Cambria Math" w:hAnsi="Cambria Math"/>
                  <w:i/>
                  <w:sz w:val="21"/>
                </w:rPr>
              </m:ctrlPr>
            </m:fPr>
            <m:num>
              <m:r>
                <w:rPr>
                  <w:rFonts w:ascii="Cambria Math" w:hAnsi="Cambria Math"/>
                </w:rPr>
                <m:t>∂f</m:t>
              </m:r>
            </m:num>
            <m:den>
              <m:r>
                <w:rPr>
                  <w:rFonts w:ascii="Cambria Math" w:hAnsi="Cambria Math"/>
                </w:rPr>
                <m:t>∂i</m:t>
              </m:r>
            </m:den>
          </m:f>
          <m:r>
            <w:rPr>
              <w:rFonts w:ascii="Cambria Math" w:hAnsi="Cambria Math"/>
            </w:rPr>
            <m:t>]</m:t>
          </m:r>
        </m:oMath>
      </m:oMathPara>
    </w:p>
    <w:p w14:paraId="006D1C99" w14:textId="77777777" w:rsidR="007D0EF2" w:rsidRDefault="007D0EF2" w:rsidP="00C44F6F">
      <w:pPr>
        <w:pStyle w:val="07415"/>
        <w:numPr>
          <w:ilvl w:val="0"/>
          <w:numId w:val="13"/>
        </w:numPr>
        <w:rPr>
          <w:noProof/>
        </w:rPr>
      </w:pPr>
      <w:r>
        <w:rPr>
          <w:rFonts w:hint="eastAsia"/>
          <w:noProof/>
        </w:rPr>
        <w:t>二</w:t>
      </w:r>
      <w:r>
        <w:rPr>
          <w:noProof/>
        </w:rPr>
        <w:t>值化：</w:t>
      </w:r>
      <w:r>
        <w:rPr>
          <w:rFonts w:hint="eastAsia"/>
          <w:noProof/>
        </w:rPr>
        <w:t>图像</w:t>
      </w:r>
      <w:r>
        <w:rPr>
          <w:noProof/>
        </w:rPr>
        <w:t>二值化是将图像上的像素点的灰度值设置为</w:t>
      </w:r>
      <w:r>
        <w:rPr>
          <w:rFonts w:hint="eastAsia"/>
          <w:noProof/>
        </w:rPr>
        <w:t>0</w:t>
      </w:r>
      <w:r>
        <w:rPr>
          <w:rFonts w:hint="eastAsia"/>
          <w:noProof/>
        </w:rPr>
        <w:t>或</w:t>
      </w:r>
      <w:r>
        <w:rPr>
          <w:rFonts w:hint="eastAsia"/>
          <w:noProof/>
        </w:rPr>
        <w:t>255</w:t>
      </w:r>
      <w:r>
        <w:rPr>
          <w:rFonts w:hint="eastAsia"/>
          <w:noProof/>
        </w:rPr>
        <w:t>，</w:t>
      </w:r>
      <w:r>
        <w:rPr>
          <w:noProof/>
        </w:rPr>
        <w:t>即将整个图像黑白化。</w:t>
      </w:r>
      <w:r>
        <w:rPr>
          <w:rFonts w:hint="eastAsia"/>
          <w:noProof/>
        </w:rPr>
        <w:t>通过</w:t>
      </w:r>
      <w:r>
        <w:rPr>
          <w:noProof/>
        </w:rPr>
        <w:t>二值化，图像的轮廓进一步凸显，</w:t>
      </w:r>
      <w:r>
        <w:rPr>
          <w:rFonts w:hint="eastAsia"/>
          <w:noProof/>
        </w:rPr>
        <w:t>表格</w:t>
      </w:r>
      <w:r>
        <w:rPr>
          <w:noProof/>
        </w:rPr>
        <w:t>的框线也降更加清晰。</w:t>
      </w:r>
      <w:r>
        <w:rPr>
          <w:rFonts w:hint="eastAsia"/>
          <w:noProof/>
        </w:rPr>
        <w:t>图像</w:t>
      </w:r>
      <w:r>
        <w:rPr>
          <w:noProof/>
        </w:rPr>
        <w:t>二值化处理</w:t>
      </w:r>
      <w:r>
        <w:rPr>
          <w:rFonts w:hint="eastAsia"/>
          <w:noProof/>
        </w:rPr>
        <w:t>的</w:t>
      </w:r>
      <w:r>
        <w:rPr>
          <w:noProof/>
        </w:rPr>
        <w:t>常用方法是全局</w:t>
      </w:r>
      <w:r>
        <w:rPr>
          <w:rFonts w:hint="eastAsia"/>
          <w:noProof/>
        </w:rPr>
        <w:t>阈值</w:t>
      </w:r>
      <w:r>
        <w:rPr>
          <w:noProof/>
        </w:rPr>
        <w:t>化。</w:t>
      </w:r>
      <w:r>
        <w:rPr>
          <w:rFonts w:hint="eastAsia"/>
          <w:noProof/>
        </w:rPr>
        <w:t>即</w:t>
      </w:r>
      <w:r>
        <w:rPr>
          <w:noProof/>
        </w:rPr>
        <w:t>为整个图像</w:t>
      </w:r>
      <w:r>
        <w:rPr>
          <w:rFonts w:hint="eastAsia"/>
          <w:noProof/>
        </w:rPr>
        <w:t>设置</w:t>
      </w:r>
      <w:r>
        <w:rPr>
          <w:noProof/>
        </w:rPr>
        <w:t>一个阈值，当图像灰度值大于该阈值是则设置为白点，反之为</w:t>
      </w:r>
      <w:r>
        <w:rPr>
          <w:rFonts w:hint="eastAsia"/>
          <w:noProof/>
        </w:rPr>
        <w:t>黑点</w:t>
      </w:r>
      <w:r>
        <w:rPr>
          <w:noProof/>
        </w:rPr>
        <w:t>，计算公式如下：</w:t>
      </w:r>
    </w:p>
    <w:p w14:paraId="74EECB08" w14:textId="77777777" w:rsidR="007D0EF2" w:rsidRPr="00E71162" w:rsidRDefault="00E71162" w:rsidP="002020F0">
      <w:pPr>
        <w:ind w:left="420"/>
        <w:jc w:val="center"/>
      </w:pPr>
      <m:oMathPara>
        <m:oMath>
          <m:r>
            <m:rPr>
              <m:sty m:val="p"/>
            </m:rPr>
            <w:rPr>
              <w:rFonts w:ascii="Cambria Math" w:hAnsi="Cambria Math"/>
            </w:rPr>
            <m:t>dst</m:t>
          </m:r>
          <m:d>
            <m:dPr>
              <m:ctrlPr>
                <w:rPr>
                  <w:rFonts w:ascii="Cambria Math" w:hAnsi="Cambria Math"/>
                </w:rPr>
              </m:ctrlPr>
            </m:dPr>
            <m:e>
              <m:r>
                <m:rPr>
                  <m:sty m:val="p"/>
                </m:rPr>
                <w:rPr>
                  <w:rFonts w:ascii="Cambria Math" w:hAnsi="Cambria Math"/>
                </w:rPr>
                <m:t>i,j</m:t>
              </m:r>
            </m:e>
          </m:d>
          <m:r>
            <m:rPr>
              <m:sty m:val="p"/>
            </m:rPr>
            <w:rPr>
              <w:rFonts w:ascii="Cambria Math" w:hAnsi="Cambria Math"/>
            </w:rPr>
            <m:t>=</m:t>
          </m:r>
          <m:d>
            <m:dPr>
              <m:begChr m:val="{"/>
              <m:endChr m:val=""/>
              <m:ctrlPr>
                <w:rPr>
                  <w:rFonts w:ascii="Cambria Math" w:hAnsi="Cambria Math"/>
                  <w:sz w:val="21"/>
                </w:rPr>
              </m:ctrlPr>
            </m:dPr>
            <m:e>
              <m:eqArr>
                <m:eqArrPr>
                  <m:ctrlPr>
                    <w:rPr>
                      <w:rFonts w:ascii="Cambria Math" w:hAnsi="Cambria Math"/>
                      <w:sz w:val="21"/>
                    </w:rPr>
                  </m:ctrlPr>
                </m:eqArrPr>
                <m:e>
                  <m:r>
                    <m:rPr>
                      <m:sty m:val="p"/>
                    </m:rPr>
                    <w:rPr>
                      <w:rFonts w:ascii="Cambria Math" w:hAnsi="Cambria Math"/>
                    </w:rPr>
                    <m:t>max⁡</m:t>
                  </m:r>
                  <m:r>
                    <w:rPr>
                      <w:rFonts w:ascii="Cambria Math" w:hAnsi="Cambria Math"/>
                    </w:rPr>
                    <m:t>_value</m:t>
                  </m:r>
                  <m:r>
                    <m:rPr>
                      <m:sty m:val="p"/>
                    </m:rPr>
                    <w:rPr>
                      <w:rFonts w:ascii="Cambria Math" w:hAnsi="Cambria Math" w:hint="eastAsia"/>
                    </w:rPr>
                    <m:t>，</m:t>
                  </m:r>
                  <m:r>
                    <m:rPr>
                      <m:sty m:val="p"/>
                    </m:rPr>
                    <w:rPr>
                      <w:rFonts w:ascii="Cambria Math" w:hAnsi="Cambria Math"/>
                    </w:rPr>
                    <m:t>if src(i,j)&gt;threshold</m:t>
                  </m:r>
                </m:e>
                <m:e>
                  <m:r>
                    <w:rPr>
                      <w:rFonts w:ascii="Cambria Math" w:hAnsi="Cambria Math"/>
                    </w:rPr>
                    <m:t xml:space="preserve">   0,                                         otherwise</m:t>
                  </m:r>
                </m:e>
              </m:eqArr>
            </m:e>
          </m:d>
        </m:oMath>
      </m:oMathPara>
    </w:p>
    <w:p w14:paraId="07EFED9E" w14:textId="77777777" w:rsidR="007D0EF2" w:rsidRDefault="007D0EF2" w:rsidP="00C44F6F">
      <w:pPr>
        <w:pStyle w:val="07415"/>
        <w:numPr>
          <w:ilvl w:val="0"/>
          <w:numId w:val="13"/>
        </w:numPr>
        <w:rPr>
          <w:noProof/>
        </w:rPr>
      </w:pPr>
      <w:r>
        <w:rPr>
          <w:rFonts w:hint="eastAsia"/>
          <w:noProof/>
        </w:rPr>
        <w:t>倾斜</w:t>
      </w:r>
      <w:r>
        <w:rPr>
          <w:noProof/>
        </w:rPr>
        <w:t>矫正：正常</w:t>
      </w:r>
      <w:r>
        <w:rPr>
          <w:rFonts w:hint="eastAsia"/>
          <w:noProof/>
        </w:rPr>
        <w:t>表格</w:t>
      </w:r>
      <w:r>
        <w:rPr>
          <w:noProof/>
        </w:rPr>
        <w:t>都是横平竖直的，但是由于扫描的原因，图像可能在处理过程中被放偏</w:t>
      </w:r>
      <w:r>
        <w:rPr>
          <w:rFonts w:hint="eastAsia"/>
          <w:noProof/>
        </w:rPr>
        <w:t>了</w:t>
      </w:r>
      <w:r>
        <w:rPr>
          <w:noProof/>
        </w:rPr>
        <w:t>。这是</w:t>
      </w:r>
      <w:r>
        <w:rPr>
          <w:rFonts w:hint="eastAsia"/>
          <w:noProof/>
        </w:rPr>
        <w:t>需要</w:t>
      </w:r>
      <w:r>
        <w:rPr>
          <w:noProof/>
        </w:rPr>
        <w:t>对图像进行倾斜矫正，</w:t>
      </w:r>
      <w:r>
        <w:rPr>
          <w:rFonts w:hint="eastAsia"/>
          <w:noProof/>
        </w:rPr>
        <w:t>Hough</w:t>
      </w:r>
      <w:r>
        <w:rPr>
          <w:rFonts w:hint="eastAsia"/>
          <w:noProof/>
        </w:rPr>
        <w:t>变换</w:t>
      </w:r>
      <w:r w:rsidR="00805DD9">
        <w:rPr>
          <w:rFonts w:hint="eastAsia"/>
          <w:noProof/>
          <w:vertAlign w:val="superscript"/>
        </w:rPr>
        <w:t>[</w:t>
      </w:r>
      <w:r w:rsidR="00D94BD9">
        <w:rPr>
          <w:noProof/>
          <w:vertAlign w:val="superscript"/>
        </w:rPr>
        <w:t>25</w:t>
      </w:r>
      <w:r w:rsidR="00805DD9">
        <w:rPr>
          <w:rFonts w:hint="eastAsia"/>
          <w:noProof/>
          <w:vertAlign w:val="superscript"/>
        </w:rPr>
        <w:t>]</w:t>
      </w:r>
      <w:r>
        <w:rPr>
          <w:noProof/>
        </w:rPr>
        <w:t>由于受噪声和边</w:t>
      </w:r>
      <w:r>
        <w:rPr>
          <w:rFonts w:hint="eastAsia"/>
          <w:noProof/>
        </w:rPr>
        <w:t>界</w:t>
      </w:r>
      <w:r>
        <w:rPr>
          <w:noProof/>
        </w:rPr>
        <w:t>线</w:t>
      </w:r>
      <w:r>
        <w:rPr>
          <w:rFonts w:hint="eastAsia"/>
          <w:noProof/>
        </w:rPr>
        <w:t>间断</w:t>
      </w:r>
      <w:r>
        <w:rPr>
          <w:noProof/>
        </w:rPr>
        <w:t>的影响较小，因此广泛应用在图像</w:t>
      </w:r>
      <w:r>
        <w:rPr>
          <w:rFonts w:hint="eastAsia"/>
          <w:noProof/>
        </w:rPr>
        <w:t>倾斜</w:t>
      </w:r>
      <w:r>
        <w:rPr>
          <w:noProof/>
        </w:rPr>
        <w:t>矫正中。</w:t>
      </w:r>
    </w:p>
    <w:p w14:paraId="1A7B8138" w14:textId="77777777" w:rsidR="004F433E" w:rsidRPr="00FA1453" w:rsidRDefault="00E726B3" w:rsidP="00AA7944">
      <w:pPr>
        <w:pStyle w:val="07415"/>
        <w:ind w:firstLineChars="200" w:firstLine="480"/>
      </w:pPr>
      <w:r>
        <w:rPr>
          <w:rFonts w:hint="eastAsia"/>
        </w:rPr>
        <w:lastRenderedPageBreak/>
        <w:t>通过以上</w:t>
      </w:r>
      <w:r>
        <w:t>五个步骤，</w:t>
      </w:r>
      <w:r>
        <w:rPr>
          <w:rFonts w:hint="eastAsia"/>
        </w:rPr>
        <w:t>表格</w:t>
      </w:r>
      <w:r>
        <w:t>的轮廓</w:t>
      </w:r>
      <w:r>
        <w:rPr>
          <w:rFonts w:hint="eastAsia"/>
        </w:rPr>
        <w:t>已经</w:t>
      </w:r>
      <w:r w:rsidR="00D94BD9">
        <w:t>相对清晰了</w:t>
      </w:r>
      <w:r w:rsidR="00D94BD9">
        <w:rPr>
          <w:rFonts w:hint="eastAsia"/>
        </w:rPr>
        <w:t>。对于</w:t>
      </w:r>
      <w:r w:rsidR="00D94BD9">
        <w:t>含有线条的图片，需要对线条进行识别。</w:t>
      </w:r>
      <w:r w:rsidR="00D94BD9">
        <w:rPr>
          <w:rFonts w:hint="eastAsia"/>
        </w:rPr>
        <w:t>Zheng</w:t>
      </w:r>
      <w:r w:rsidR="00D94BD9">
        <w:rPr>
          <w:vertAlign w:val="superscript"/>
        </w:rPr>
        <w:t>[26]</w:t>
      </w:r>
      <w:r w:rsidR="00D94BD9">
        <w:t>提出了一种</w:t>
      </w:r>
      <w:r w:rsidR="00D94BD9">
        <w:rPr>
          <w:rFonts w:hint="eastAsia"/>
        </w:rPr>
        <w:t>DSCC</w:t>
      </w:r>
      <w:r w:rsidR="00D94BD9">
        <w:rPr>
          <w:rFonts w:hint="eastAsia"/>
        </w:rPr>
        <w:t>框</w:t>
      </w:r>
      <w:r w:rsidR="00D94BD9">
        <w:t>线检测方法</w:t>
      </w:r>
      <w:r w:rsidR="00D94BD9">
        <w:rPr>
          <w:rFonts w:hint="eastAsia"/>
        </w:rPr>
        <w:t>，针对</w:t>
      </w:r>
      <w:r w:rsidR="00D94BD9">
        <w:t>不同情况的框线合并</w:t>
      </w:r>
      <w:r w:rsidR="00AA7944">
        <w:rPr>
          <w:rFonts w:hint="eastAsia"/>
        </w:rPr>
        <w:t>提出了</w:t>
      </w:r>
      <w:r w:rsidR="00AA7944">
        <w:t>相应解决方案</w:t>
      </w:r>
      <w:r w:rsidR="00D94BD9">
        <w:t>；对于行列间隙较</w:t>
      </w:r>
      <w:r w:rsidR="00D94BD9">
        <w:rPr>
          <w:rFonts w:hint="eastAsia"/>
        </w:rPr>
        <w:t>大</w:t>
      </w:r>
      <w:r w:rsidR="00D94BD9">
        <w:t>、不含有框线的表格，</w:t>
      </w:r>
      <w:r w:rsidR="00AA7944" w:rsidRPr="00AA7944">
        <w:rPr>
          <w:kern w:val="2"/>
        </w:rPr>
        <w:t>Thomas</w:t>
      </w:r>
      <w:r w:rsidR="00AA7944">
        <w:rPr>
          <w:kern w:val="2"/>
          <w:vertAlign w:val="superscript"/>
        </w:rPr>
        <w:t>[27]</w:t>
      </w:r>
      <w:r w:rsidR="00D94BD9" w:rsidRPr="00E1227B">
        <w:t xml:space="preserve"> </w:t>
      </w:r>
      <w:r w:rsidR="00AA7944">
        <w:rPr>
          <w:rFonts w:hint="eastAsia"/>
        </w:rPr>
        <w:t>则</w:t>
      </w:r>
      <w:r w:rsidR="00AA7944">
        <w:t>提出了一种</w:t>
      </w:r>
      <w:r w:rsidR="00AA7944">
        <w:rPr>
          <w:rFonts w:hint="eastAsia"/>
        </w:rPr>
        <w:t>块状</w:t>
      </w:r>
      <w:r w:rsidR="00AA7944">
        <w:t>文字</w:t>
      </w:r>
      <w:r w:rsidR="00AA7944">
        <w:rPr>
          <w:rFonts w:hint="eastAsia"/>
        </w:rPr>
        <w:t>分割</w:t>
      </w:r>
      <w:r w:rsidR="00AA7944">
        <w:t>技术</w:t>
      </w:r>
      <w:r w:rsidR="00AA7944">
        <w:rPr>
          <w:rFonts w:hint="eastAsia"/>
        </w:rPr>
        <w:t>。</w:t>
      </w:r>
      <w:r w:rsidR="00FA1453">
        <w:rPr>
          <w:rFonts w:hint="eastAsia"/>
        </w:rPr>
        <w:t>由于</w:t>
      </w:r>
      <w:r w:rsidR="00FA1453">
        <w:t>扫描文档中的文字</w:t>
      </w:r>
      <w:r w:rsidR="00FA1453">
        <w:rPr>
          <w:rFonts w:hint="eastAsia"/>
        </w:rPr>
        <w:t>和</w:t>
      </w:r>
      <w:r w:rsidR="00FA1453">
        <w:t>能是手工填写，</w:t>
      </w:r>
      <w:r w:rsidR="00FA1453">
        <w:rPr>
          <w:rFonts w:hint="eastAsia"/>
        </w:rPr>
        <w:t>刘</w:t>
      </w:r>
      <w:r w:rsidR="00FA1453">
        <w:t>长松</w:t>
      </w:r>
      <w:r w:rsidR="00FA1453">
        <w:rPr>
          <w:rFonts w:hint="eastAsia"/>
          <w:vertAlign w:val="superscript"/>
        </w:rPr>
        <w:t>[</w:t>
      </w:r>
      <w:r w:rsidR="00FA1453">
        <w:rPr>
          <w:vertAlign w:val="superscript"/>
        </w:rPr>
        <w:t>28-29</w:t>
      </w:r>
      <w:r w:rsidR="00FA1453">
        <w:rPr>
          <w:rFonts w:hint="eastAsia"/>
          <w:vertAlign w:val="superscript"/>
        </w:rPr>
        <w:t>]</w:t>
      </w:r>
      <w:r w:rsidR="00FA1453">
        <w:rPr>
          <w:rFonts w:hint="eastAsia"/>
        </w:rPr>
        <w:t>等</w:t>
      </w:r>
      <w:r w:rsidR="00FA1453">
        <w:t>提出了一种</w:t>
      </w:r>
      <w:r w:rsidR="00FA1453" w:rsidRPr="00B51A75">
        <w:rPr>
          <w:rFonts w:hint="eastAsia"/>
        </w:rPr>
        <w:t>基于有向单连通链的表格框线检测算法</w:t>
      </w:r>
      <w:r w:rsidR="00FA1453">
        <w:rPr>
          <w:rFonts w:hint="eastAsia"/>
        </w:rPr>
        <w:t>，从而较好</w:t>
      </w:r>
      <w:r w:rsidR="00FA1453">
        <w:t>的实现直线分离</w:t>
      </w:r>
      <w:r w:rsidR="00FA1453">
        <w:rPr>
          <w:rFonts w:hint="eastAsia"/>
        </w:rPr>
        <w:t>。</w:t>
      </w:r>
    </w:p>
    <w:p w14:paraId="0F190B60" w14:textId="77777777" w:rsidR="00D52065" w:rsidRPr="009F4C07" w:rsidRDefault="00D52065" w:rsidP="00D52065">
      <w:pPr>
        <w:pStyle w:val="3"/>
      </w:pPr>
      <w:bookmarkStart w:id="193" w:name="_Toc406841161"/>
      <w:r>
        <w:rPr>
          <w:rFonts w:hint="eastAsia"/>
        </w:rPr>
        <w:t>基于P</w:t>
      </w:r>
      <w:r>
        <w:t>DF</w:t>
      </w:r>
      <w:r w:rsidR="00394E01">
        <w:rPr>
          <w:rFonts w:hint="eastAsia"/>
        </w:rPr>
        <w:t>的</w:t>
      </w:r>
      <w:r>
        <w:t>表格</w:t>
      </w:r>
      <w:r w:rsidR="00297DD3">
        <w:rPr>
          <w:rFonts w:hint="eastAsia"/>
        </w:rPr>
        <w:t>特征</w:t>
      </w:r>
      <w:r w:rsidR="00297DD3">
        <w:t>提取</w:t>
      </w:r>
      <w:bookmarkEnd w:id="193"/>
    </w:p>
    <w:p w14:paraId="4ED62709" w14:textId="77777777" w:rsidR="00E726B3" w:rsidRDefault="00E726B3" w:rsidP="00AD2647">
      <w:pPr>
        <w:pStyle w:val="07415"/>
        <w:ind w:firstLineChars="200" w:firstLine="480"/>
      </w:pPr>
      <w:r>
        <w:rPr>
          <w:rFonts w:hint="eastAsia"/>
        </w:rPr>
        <w:t>本文在</w:t>
      </w:r>
      <w:r>
        <w:t>第二章已经对</w:t>
      </w:r>
      <w:r>
        <w:t>PDF</w:t>
      </w:r>
      <w:r>
        <w:t>的</w:t>
      </w:r>
      <w:r>
        <w:rPr>
          <w:rFonts w:hint="eastAsia"/>
        </w:rPr>
        <w:t>基本</w:t>
      </w:r>
      <w:r>
        <w:t>结构进行了较为详细的介绍，</w:t>
      </w:r>
      <w:r>
        <w:rPr>
          <w:rFonts w:hint="eastAsia"/>
        </w:rPr>
        <w:t>由于</w:t>
      </w:r>
      <w:r>
        <w:t>PDF</w:t>
      </w:r>
      <w:r>
        <w:t>格式对表格并没有单独的定义，因此针对</w:t>
      </w:r>
      <w:r>
        <w:rPr>
          <w:rFonts w:hint="eastAsia"/>
        </w:rPr>
        <w:t>P</w:t>
      </w:r>
      <w:r>
        <w:t>DF</w:t>
      </w:r>
      <w:r>
        <w:t>表格特征的提取相对于</w:t>
      </w:r>
      <w:r>
        <w:t>Web</w:t>
      </w:r>
      <w:r>
        <w:t>的表格</w:t>
      </w:r>
      <w:r>
        <w:rPr>
          <w:rFonts w:hint="eastAsia"/>
        </w:rPr>
        <w:t>识别</w:t>
      </w:r>
      <w:r w:rsidR="00C7704C">
        <w:t>来说</w:t>
      </w:r>
      <w:r w:rsidR="00C7704C">
        <w:rPr>
          <w:rFonts w:hint="eastAsia"/>
        </w:rPr>
        <w:t>增加</w:t>
      </w:r>
      <w:r>
        <w:t>了不少难度。</w:t>
      </w:r>
      <w:r>
        <w:rPr>
          <w:rFonts w:hint="eastAsia"/>
        </w:rPr>
        <w:t>由于</w:t>
      </w:r>
      <w:r>
        <w:t>表格的基本信息包括文字和线条两部分，因此针对</w:t>
      </w:r>
      <w:r>
        <w:t>PDF</w:t>
      </w:r>
      <w:r>
        <w:rPr>
          <w:rFonts w:hint="eastAsia"/>
        </w:rPr>
        <w:t>表格</w:t>
      </w:r>
      <w:r>
        <w:t>的提取</w:t>
      </w:r>
      <w:r>
        <w:rPr>
          <w:rFonts w:hint="eastAsia"/>
        </w:rPr>
        <w:t>也</w:t>
      </w:r>
      <w:r>
        <w:t>主要从这两方面入手。</w:t>
      </w:r>
    </w:p>
    <w:p w14:paraId="08A450DA" w14:textId="0C1BD703" w:rsidR="00D52065" w:rsidRDefault="00E726B3" w:rsidP="00C44F6F">
      <w:pPr>
        <w:pStyle w:val="07415"/>
        <w:numPr>
          <w:ilvl w:val="0"/>
          <w:numId w:val="13"/>
        </w:numPr>
      </w:pPr>
      <w:r>
        <w:rPr>
          <w:rFonts w:hint="eastAsia"/>
        </w:rPr>
        <w:t>基于</w:t>
      </w:r>
      <w:r>
        <w:t>文字的栅格化处理</w:t>
      </w:r>
      <w:r w:rsidR="008D03A1">
        <w:rPr>
          <w:rFonts w:hint="eastAsia"/>
          <w:vertAlign w:val="superscript"/>
        </w:rPr>
        <w:t>[</w:t>
      </w:r>
      <w:r w:rsidR="00FA1453">
        <w:rPr>
          <w:vertAlign w:val="superscript"/>
        </w:rPr>
        <w:t>30</w:t>
      </w:r>
      <w:r w:rsidR="008D03A1">
        <w:rPr>
          <w:rFonts w:hint="eastAsia"/>
          <w:vertAlign w:val="superscript"/>
        </w:rPr>
        <w:t>]</w:t>
      </w:r>
      <w:r w:rsidRPr="00D52065">
        <w:rPr>
          <w:rFonts w:hint="eastAsia"/>
        </w:rPr>
        <w:t xml:space="preserve"> </w:t>
      </w:r>
      <w:r>
        <w:rPr>
          <w:rFonts w:hint="eastAsia"/>
        </w:rPr>
        <w:t>：此类</w:t>
      </w:r>
      <w:r>
        <w:t>方法单纯依靠文字的位置信息</w:t>
      </w:r>
      <w:r>
        <w:rPr>
          <w:rFonts w:hint="eastAsia"/>
        </w:rPr>
        <w:t>分析</w:t>
      </w:r>
      <w:r>
        <w:t>表格的特征。</w:t>
      </w:r>
      <w:r>
        <w:rPr>
          <w:rFonts w:hint="eastAsia"/>
        </w:rPr>
        <w:t>从</w:t>
      </w:r>
      <w:r>
        <w:t>形态上</w:t>
      </w:r>
      <w:r>
        <w:rPr>
          <w:rFonts w:hint="eastAsia"/>
        </w:rPr>
        <w:t>看</w:t>
      </w:r>
      <w:r>
        <w:t>，</w:t>
      </w:r>
      <w:r>
        <w:rPr>
          <w:rFonts w:hint="eastAsia"/>
        </w:rPr>
        <w:t>表格</w:t>
      </w:r>
      <w:r>
        <w:t>在行间及列</w:t>
      </w:r>
      <w:r>
        <w:rPr>
          <w:rFonts w:hint="eastAsia"/>
        </w:rPr>
        <w:t>间</w:t>
      </w:r>
      <w:r>
        <w:t>都有明显的界限，</w:t>
      </w:r>
      <w:r>
        <w:rPr>
          <w:rFonts w:hint="eastAsia"/>
        </w:rPr>
        <w:t>即使</w:t>
      </w:r>
      <w:r>
        <w:t>在没有框线的情况下肉眼也能轻松的分辨出</w:t>
      </w:r>
      <w:r>
        <w:rPr>
          <w:rFonts w:hint="eastAsia"/>
        </w:rPr>
        <w:t>表格</w:t>
      </w:r>
      <w:r>
        <w:t>的行列位置信息。此类</w:t>
      </w:r>
      <w:r>
        <w:rPr>
          <w:rFonts w:hint="eastAsia"/>
        </w:rPr>
        <w:t>方法</w:t>
      </w:r>
      <w:r>
        <w:t>正是利用表格的这一特征，对</w:t>
      </w:r>
      <w:r>
        <w:rPr>
          <w:rFonts w:hint="eastAsia"/>
        </w:rPr>
        <w:t>表格</w:t>
      </w:r>
      <w:r>
        <w:t>中的文字位置信息进行栅格化处理，最终还原出原始表格的基本</w:t>
      </w:r>
      <w:r>
        <w:rPr>
          <w:rFonts w:hint="eastAsia"/>
        </w:rPr>
        <w:t>框架。</w:t>
      </w:r>
      <w:r w:rsidR="00AB6AD2">
        <w:rPr>
          <w:rFonts w:hint="eastAsia"/>
        </w:rPr>
        <w:t>但是</w:t>
      </w:r>
      <w:r w:rsidR="00AB6AD2">
        <w:t>此类方法也有明显的缺陷，即对于复杂表格的</w:t>
      </w:r>
      <w:r w:rsidR="00AB6AD2">
        <w:rPr>
          <w:rFonts w:hint="eastAsia"/>
        </w:rPr>
        <w:t>提取</w:t>
      </w:r>
      <w:r w:rsidR="00AB6AD2">
        <w:t>准确率不高。当</w:t>
      </w:r>
      <w:r w:rsidR="00AB6AD2">
        <w:rPr>
          <w:rFonts w:hint="eastAsia"/>
        </w:rPr>
        <w:t>表格</w:t>
      </w:r>
      <w:r w:rsidR="00AB6AD2">
        <w:t>中含有跨行或跨</w:t>
      </w:r>
      <w:r w:rsidR="00AB6AD2">
        <w:rPr>
          <w:rFonts w:hint="eastAsia"/>
        </w:rPr>
        <w:t>列单元格</w:t>
      </w:r>
      <w:r w:rsidR="00C7099E">
        <w:rPr>
          <w:rFonts w:hint="eastAsia"/>
        </w:rPr>
        <w:t>时</w:t>
      </w:r>
      <w:r w:rsidR="00AB6AD2">
        <w:t>，单纯依靠文字进行识别就显得力不从心</w:t>
      </w:r>
      <w:r w:rsidR="00AB6AD2">
        <w:rPr>
          <w:rFonts w:hint="eastAsia"/>
        </w:rPr>
        <w:t>。</w:t>
      </w:r>
    </w:p>
    <w:p w14:paraId="22BE60BD" w14:textId="2A116884" w:rsidR="00FE4C63" w:rsidRDefault="00AB6AD2" w:rsidP="00FE4C63">
      <w:pPr>
        <w:pStyle w:val="07415"/>
        <w:numPr>
          <w:ilvl w:val="0"/>
          <w:numId w:val="13"/>
        </w:numPr>
      </w:pPr>
      <w:r>
        <w:rPr>
          <w:rFonts w:hint="eastAsia"/>
        </w:rPr>
        <w:t>基于</w:t>
      </w:r>
      <w:r>
        <w:t>框线的</w:t>
      </w:r>
      <w:r>
        <w:rPr>
          <w:rFonts w:hint="eastAsia"/>
        </w:rPr>
        <w:t>表格</w:t>
      </w:r>
      <w:r>
        <w:t>还原：</w:t>
      </w:r>
      <w:r w:rsidR="00FE4C63" w:rsidRPr="00FE4C63">
        <w:rPr>
          <w:rFonts w:hint="eastAsia"/>
        </w:rPr>
        <w:t>相对于文字识别，此类方法的难度在于框线信息的还原。由于</w:t>
      </w:r>
      <w:r w:rsidR="00FE4C63" w:rsidRPr="00FE4C63">
        <w:rPr>
          <w:rFonts w:hint="eastAsia"/>
        </w:rPr>
        <w:t>PDF</w:t>
      </w:r>
      <w:r w:rsidR="00FE4C63" w:rsidRPr="00FE4C63">
        <w:rPr>
          <w:rFonts w:hint="eastAsia"/>
        </w:rPr>
        <w:t>中的表格框线就是线条的集合，当</w:t>
      </w:r>
      <w:r w:rsidR="00FE4C63" w:rsidRPr="00FE4C63">
        <w:rPr>
          <w:rFonts w:hint="eastAsia"/>
        </w:rPr>
        <w:t>PDF</w:t>
      </w:r>
      <w:r w:rsidR="00FE4C63" w:rsidRPr="00FE4C63">
        <w:rPr>
          <w:rFonts w:hint="eastAsia"/>
        </w:rPr>
        <w:t>页面上存在干扰线条或者存在多个表格时，如何将框线合理分解成为此类方法的难点。</w:t>
      </w:r>
      <w:r w:rsidR="00FE4C63">
        <w:rPr>
          <w:rFonts w:hint="eastAsia"/>
        </w:rPr>
        <w:t>Oro</w:t>
      </w:r>
      <w:r w:rsidR="00FE4C63">
        <w:rPr>
          <w:rFonts w:hint="eastAsia"/>
          <w:vertAlign w:val="superscript"/>
        </w:rPr>
        <w:t>[</w:t>
      </w:r>
      <w:r w:rsidR="00FE4C63">
        <w:rPr>
          <w:vertAlign w:val="superscript"/>
        </w:rPr>
        <w:t>31</w:t>
      </w:r>
      <w:r w:rsidR="00FE4C63">
        <w:rPr>
          <w:rFonts w:hint="eastAsia"/>
          <w:vertAlign w:val="superscript"/>
        </w:rPr>
        <w:t>]</w:t>
      </w:r>
      <w:r w:rsidR="00FE4C63" w:rsidRPr="00FE4C63">
        <w:rPr>
          <w:rFonts w:hint="eastAsia"/>
        </w:rPr>
        <w:t>利用框线还原单元格信息，选择单元格左上角和右下角坐标唯一确定单元格位置。通过框线从水平和竖直方向还原表格形态。此外线条间的连接点也并不明显，一条肉眼相连的线条在</w:t>
      </w:r>
      <w:r w:rsidR="00FE4C63" w:rsidRPr="00FE4C63">
        <w:rPr>
          <w:rFonts w:hint="eastAsia"/>
        </w:rPr>
        <w:t>PDFStream</w:t>
      </w:r>
      <w:r w:rsidR="00FE4C63" w:rsidRPr="00FE4C63">
        <w:rPr>
          <w:rFonts w:hint="eastAsia"/>
        </w:rPr>
        <w:t>中可能是分段的，因此线条的合并和分栅也是此类</w:t>
      </w:r>
      <w:r w:rsidR="00A66BF5">
        <w:rPr>
          <w:rFonts w:hint="eastAsia"/>
        </w:rPr>
        <w:t>方法</w:t>
      </w:r>
      <w:r w:rsidR="00FE4C63" w:rsidRPr="00FE4C63">
        <w:rPr>
          <w:rFonts w:hint="eastAsia"/>
        </w:rPr>
        <w:t>的难点。本系统使用的表格</w:t>
      </w:r>
      <w:r w:rsidR="00EA66F8">
        <w:rPr>
          <w:rFonts w:hint="eastAsia"/>
        </w:rPr>
        <w:t>解析</w:t>
      </w:r>
      <w:r w:rsidR="00EA66F8">
        <w:t>算法</w:t>
      </w:r>
      <w:r w:rsidR="00FE4C63" w:rsidRPr="00FE4C63">
        <w:rPr>
          <w:rFonts w:hint="eastAsia"/>
        </w:rPr>
        <w:t>主要是基于框线识别的思想，具体的处理将在第四章详细的说明。</w:t>
      </w:r>
    </w:p>
    <w:p w14:paraId="7C91E635" w14:textId="061847B2" w:rsidR="00173303" w:rsidRDefault="00D52065">
      <w:pPr>
        <w:pStyle w:val="2"/>
      </w:pPr>
      <w:bookmarkStart w:id="194" w:name="_Toc406841162"/>
      <w:r>
        <w:rPr>
          <w:rFonts w:hint="eastAsia"/>
        </w:rPr>
        <w:t>表格数据抽取</w:t>
      </w:r>
      <w:r w:rsidR="00494E97">
        <w:t>的</w:t>
      </w:r>
      <w:r w:rsidR="00300619">
        <w:rPr>
          <w:rFonts w:hint="eastAsia"/>
        </w:rPr>
        <w:t>难点</w:t>
      </w:r>
      <w:r>
        <w:rPr>
          <w:rFonts w:hint="eastAsia"/>
        </w:rPr>
        <w:t>分析</w:t>
      </w:r>
      <w:bookmarkEnd w:id="194"/>
    </w:p>
    <w:p w14:paraId="04397E43" w14:textId="77777777" w:rsidR="00AB6AD2" w:rsidRDefault="008D3B20" w:rsidP="008D3B20">
      <w:pPr>
        <w:pStyle w:val="07415"/>
        <w:ind w:firstLineChars="200" w:firstLine="480"/>
      </w:pPr>
      <w:r>
        <w:rPr>
          <w:rFonts w:hint="eastAsia"/>
        </w:rPr>
        <w:t>表格的</w:t>
      </w:r>
      <w:r>
        <w:t>特征识别仅仅是表格数据抽取的第一步，</w:t>
      </w:r>
      <w:r>
        <w:rPr>
          <w:rFonts w:hint="eastAsia"/>
        </w:rPr>
        <w:t>它</w:t>
      </w:r>
      <w:r>
        <w:t>仅</w:t>
      </w:r>
      <w:r>
        <w:rPr>
          <w:rFonts w:hint="eastAsia"/>
        </w:rPr>
        <w:t>实现</w:t>
      </w:r>
      <w:r>
        <w:t>了表格基本</w:t>
      </w:r>
      <w:r>
        <w:rPr>
          <w:rFonts w:hint="eastAsia"/>
        </w:rPr>
        <w:t>形态</w:t>
      </w:r>
      <w:r>
        <w:t>的还原。</w:t>
      </w:r>
      <w:r>
        <w:rPr>
          <w:rFonts w:hint="eastAsia"/>
        </w:rPr>
        <w:t>要想</w:t>
      </w:r>
      <w:r>
        <w:t>将表格数据真正的从非结构化转化为结构化可用的数据还</w:t>
      </w:r>
      <w:r>
        <w:rPr>
          <w:rFonts w:hint="eastAsia"/>
        </w:rPr>
        <w:t>远远不够</w:t>
      </w:r>
      <w:r>
        <w:t>。</w:t>
      </w:r>
      <w:r>
        <w:rPr>
          <w:rFonts w:hint="eastAsia"/>
        </w:rPr>
        <w:t>进一步</w:t>
      </w:r>
      <w:r>
        <w:t>的</w:t>
      </w:r>
      <w:r>
        <w:rPr>
          <w:rFonts w:hint="eastAsia"/>
        </w:rPr>
        <w:t>处理</w:t>
      </w:r>
      <w:r>
        <w:t>的主要</w:t>
      </w:r>
      <w:r>
        <w:rPr>
          <w:rFonts w:hint="eastAsia"/>
        </w:rPr>
        <w:t>难点</w:t>
      </w:r>
      <w:r>
        <w:t>包括</w:t>
      </w:r>
      <w:r>
        <w:rPr>
          <w:rFonts w:hint="eastAsia"/>
        </w:rPr>
        <w:t>表格</w:t>
      </w:r>
      <w:r>
        <w:t>结构识别</w:t>
      </w:r>
    </w:p>
    <w:p w14:paraId="2CAD7F52" w14:textId="77777777" w:rsidR="008D3B20" w:rsidRDefault="008D3B20" w:rsidP="008D3B20">
      <w:pPr>
        <w:pStyle w:val="3"/>
      </w:pPr>
      <w:bookmarkStart w:id="195" w:name="_Toc406841163"/>
      <w:r>
        <w:rPr>
          <w:rFonts w:hint="eastAsia"/>
        </w:rPr>
        <w:lastRenderedPageBreak/>
        <w:t>表格结构</w:t>
      </w:r>
      <w:r>
        <w:t>识别</w:t>
      </w:r>
      <w:bookmarkEnd w:id="195"/>
    </w:p>
    <w:p w14:paraId="16FA425C" w14:textId="77777777" w:rsidR="008D3B20" w:rsidRDefault="008D3B20" w:rsidP="008D3B20">
      <w:pPr>
        <w:pStyle w:val="07415"/>
        <w:ind w:firstLineChars="200" w:firstLine="480"/>
      </w:pPr>
      <w:r>
        <w:rPr>
          <w:rFonts w:hint="eastAsia"/>
        </w:rPr>
        <w:t>一张标准</w:t>
      </w:r>
      <w:r>
        <w:t>的表格往往包含表头和表内容</w:t>
      </w:r>
      <w:r>
        <w:rPr>
          <w:rFonts w:hint="eastAsia"/>
        </w:rPr>
        <w:t>两部分</w:t>
      </w:r>
      <w:r>
        <w:t>。其中</w:t>
      </w:r>
      <w:r>
        <w:rPr>
          <w:rFonts w:hint="eastAsia"/>
        </w:rPr>
        <w:t>表头</w:t>
      </w:r>
      <w:r>
        <w:t>可能</w:t>
      </w:r>
      <w:r>
        <w:rPr>
          <w:rFonts w:hint="eastAsia"/>
        </w:rPr>
        <w:t>处于</w:t>
      </w:r>
      <w:r>
        <w:t>表的第一行，也</w:t>
      </w:r>
      <w:r>
        <w:rPr>
          <w:rFonts w:hint="eastAsia"/>
        </w:rPr>
        <w:t>可以</w:t>
      </w:r>
      <w:r>
        <w:t>是表的</w:t>
      </w:r>
      <w:r>
        <w:rPr>
          <w:rFonts w:hint="eastAsia"/>
        </w:rPr>
        <w:t>第一列</w:t>
      </w:r>
      <w:r>
        <w:t>，更加复杂的情况是行列结合。</w:t>
      </w:r>
      <w:r>
        <w:rPr>
          <w:rFonts w:hint="eastAsia"/>
        </w:rPr>
        <w:t>某些</w:t>
      </w:r>
      <w:r>
        <w:t>不规范的表格甚至含有表头和内容交叉出现的情况。</w:t>
      </w:r>
      <w:r>
        <w:rPr>
          <w:rFonts w:hint="eastAsia"/>
        </w:rPr>
        <w:t>Minoru</w:t>
      </w:r>
      <w:r>
        <w:t xml:space="preserve"> Yoshida</w:t>
      </w:r>
      <w:r w:rsidR="00303109">
        <w:rPr>
          <w:vertAlign w:val="superscript"/>
        </w:rPr>
        <w:t>[</w:t>
      </w:r>
      <w:r w:rsidR="00CC7639">
        <w:rPr>
          <w:vertAlign w:val="superscript"/>
        </w:rPr>
        <w:t>26</w:t>
      </w:r>
      <w:r w:rsidR="00303109">
        <w:rPr>
          <w:vertAlign w:val="superscript"/>
        </w:rPr>
        <w:t>]</w:t>
      </w:r>
      <w:r>
        <w:t>在其论文中提出了</w:t>
      </w:r>
      <w:r>
        <w:rPr>
          <w:rFonts w:hint="eastAsia"/>
        </w:rPr>
        <w:t>九种通用表格</w:t>
      </w:r>
      <w:r>
        <w:t>结构</w:t>
      </w:r>
      <w:r>
        <w:rPr>
          <w:rFonts w:hint="eastAsia"/>
        </w:rPr>
        <w:t>模型</w:t>
      </w:r>
      <w:r>
        <w:t>，如下图所示：</w:t>
      </w:r>
    </w:p>
    <w:p w14:paraId="19D08789" w14:textId="77777777" w:rsidR="008D3B20" w:rsidRDefault="0087486D" w:rsidP="00EF0227">
      <w:pPr>
        <w:jc w:val="center"/>
      </w:pPr>
      <w:r>
        <w:object w:dxaOrig="11715" w:dyaOrig="7140" w14:anchorId="4A8E722B">
          <v:shape id="_x0000_i1031" type="#_x0000_t75" style="width:319.2pt;height:194.4pt" o:ole="">
            <v:imagedata r:id="rId25" o:title=""/>
          </v:shape>
          <o:OLEObject Type="Embed" ProgID="Visio.Drawing.15" ShapeID="_x0000_i1031" DrawAspect="Content" ObjectID="_1571948059" r:id="rId26"/>
        </w:object>
      </w:r>
    </w:p>
    <w:p w14:paraId="6FEC4A83" w14:textId="77777777" w:rsidR="00540ED3" w:rsidRPr="00540ED3" w:rsidRDefault="00540ED3" w:rsidP="00540ED3">
      <w:pPr>
        <w:jc w:val="center"/>
        <w:rPr>
          <w:rFonts w:ascii="楷体_GB2312" w:eastAsia="楷体_GB2312"/>
          <w:sz w:val="21"/>
          <w:szCs w:val="21"/>
        </w:rPr>
      </w:pPr>
      <w:r w:rsidRPr="00540ED3">
        <w:rPr>
          <w:rFonts w:ascii="楷体_GB2312" w:eastAsia="楷体_GB2312" w:hint="eastAsia"/>
          <w:sz w:val="21"/>
          <w:szCs w:val="21"/>
        </w:rPr>
        <w:t>图3-1 通用表格结构模型图</w:t>
      </w:r>
    </w:p>
    <w:p w14:paraId="56F38930" w14:textId="77777777" w:rsidR="0077363F" w:rsidRDefault="00EF0227" w:rsidP="00447806">
      <w:pPr>
        <w:spacing w:line="400" w:lineRule="exact"/>
        <w:ind w:firstLine="420"/>
      </w:pPr>
      <w:r>
        <w:rPr>
          <w:rFonts w:hint="eastAsia"/>
        </w:rPr>
        <w:t>其中</w:t>
      </w:r>
      <w:r>
        <w:t>深色部分</w:t>
      </w:r>
      <w:r>
        <w:rPr>
          <w:rFonts w:hint="eastAsia"/>
        </w:rPr>
        <w:t>是</w:t>
      </w:r>
      <w:r>
        <w:t>表格的表头，浅色部分是表格内容。上面</w:t>
      </w:r>
      <w:r>
        <w:rPr>
          <w:rFonts w:hint="eastAsia"/>
        </w:rPr>
        <w:t>九</w:t>
      </w:r>
      <w:r>
        <w:t>种类型</w:t>
      </w:r>
      <w:r>
        <w:rPr>
          <w:rFonts w:hint="eastAsia"/>
        </w:rPr>
        <w:t>分为</w:t>
      </w:r>
      <w:r>
        <w:t>行导向和列导向分别用字母</w:t>
      </w:r>
      <w:r>
        <w:t>h</w:t>
      </w:r>
      <w:r>
        <w:t>和</w:t>
      </w:r>
      <w:r>
        <w:t>v</w:t>
      </w:r>
      <w:r>
        <w:t>表示。</w:t>
      </w:r>
      <w:r>
        <w:rPr>
          <w:rFonts w:hint="eastAsia"/>
        </w:rPr>
        <w:t>表头</w:t>
      </w:r>
      <w:r>
        <w:t>识别的</w:t>
      </w:r>
      <w:r>
        <w:rPr>
          <w:rFonts w:hint="eastAsia"/>
        </w:rPr>
        <w:t>目的</w:t>
      </w:r>
      <w:r>
        <w:t>就是</w:t>
      </w:r>
      <w:r>
        <w:rPr>
          <w:rFonts w:hint="eastAsia"/>
        </w:rPr>
        <w:t>对</w:t>
      </w:r>
      <w:r>
        <w:t>待</w:t>
      </w:r>
      <w:r>
        <w:rPr>
          <w:rFonts w:hint="eastAsia"/>
        </w:rPr>
        <w:t>识别</w:t>
      </w:r>
      <w:r>
        <w:t>表格</w:t>
      </w:r>
      <w:r>
        <w:rPr>
          <w:rFonts w:hint="eastAsia"/>
        </w:rPr>
        <w:t>进行</w:t>
      </w:r>
      <w:r>
        <w:t>特征分析，最终将其归类到上图</w:t>
      </w:r>
      <w:r>
        <w:rPr>
          <w:rFonts w:hint="eastAsia"/>
        </w:rPr>
        <w:t>9</w:t>
      </w:r>
      <w:r>
        <w:rPr>
          <w:rFonts w:hint="eastAsia"/>
        </w:rPr>
        <w:t>中</w:t>
      </w:r>
      <w:r>
        <w:t>模型</w:t>
      </w:r>
      <w:r>
        <w:rPr>
          <w:rFonts w:hint="eastAsia"/>
        </w:rPr>
        <w:t>中</w:t>
      </w:r>
      <w:r>
        <w:t>。其中</w:t>
      </w:r>
      <w:r>
        <w:rPr>
          <w:rFonts w:hint="eastAsia"/>
        </w:rPr>
        <w:t>可以归类</w:t>
      </w:r>
      <w:r>
        <w:t>的特征包括文字格式（大小</w:t>
      </w:r>
      <w:r>
        <w:rPr>
          <w:rFonts w:hint="eastAsia"/>
        </w:rPr>
        <w:t>、粗细、字体类型、</w:t>
      </w:r>
      <w:r>
        <w:t>字体颜色等）</w:t>
      </w:r>
      <w:r>
        <w:rPr>
          <w:rFonts w:hint="eastAsia"/>
        </w:rPr>
        <w:t>，</w:t>
      </w:r>
      <w:r>
        <w:t>文字内容（</w:t>
      </w:r>
      <w:r>
        <w:rPr>
          <w:rFonts w:hint="eastAsia"/>
        </w:rPr>
        <w:t>是否</w:t>
      </w:r>
      <w:r>
        <w:t>为空，</w:t>
      </w:r>
      <w:r>
        <w:rPr>
          <w:rFonts w:hint="eastAsia"/>
        </w:rPr>
        <w:t>语义分析</w:t>
      </w:r>
      <w:r>
        <w:t>）</w:t>
      </w:r>
      <w:r w:rsidR="0077363F">
        <w:rPr>
          <w:rFonts w:hint="eastAsia"/>
        </w:rPr>
        <w:t>，综上</w:t>
      </w:r>
      <w:r w:rsidR="0077363F">
        <w:t>对</w:t>
      </w:r>
      <w:r w:rsidR="0077363F">
        <w:rPr>
          <w:rFonts w:hint="eastAsia"/>
        </w:rPr>
        <w:t>单元格</w:t>
      </w:r>
      <w:r w:rsidR="0077363F">
        <w:t>特征进行归类得到下图的树</w:t>
      </w:r>
      <w:r w:rsidR="0077363F">
        <w:rPr>
          <w:rFonts w:hint="eastAsia"/>
        </w:rPr>
        <w:t>状</w:t>
      </w:r>
      <w:r w:rsidR="0077363F">
        <w:t>结构图</w:t>
      </w:r>
      <w:r>
        <w:rPr>
          <w:rFonts w:hint="eastAsia"/>
        </w:rPr>
        <w:t>。</w:t>
      </w:r>
    </w:p>
    <w:p w14:paraId="57E2CB2E" w14:textId="77777777" w:rsidR="0077363F" w:rsidRDefault="0077363F" w:rsidP="0077363F">
      <w:pPr>
        <w:jc w:val="center"/>
      </w:pPr>
      <w:r>
        <w:object w:dxaOrig="16050" w:dyaOrig="6585" w14:anchorId="55BEAA98">
          <v:shape id="_x0000_i1032" type="#_x0000_t75" style="width:385.8pt;height:157.8pt" o:ole="">
            <v:imagedata r:id="rId27" o:title=""/>
          </v:shape>
          <o:OLEObject Type="Embed" ProgID="Visio.Drawing.15" ShapeID="_x0000_i1032" DrawAspect="Content" ObjectID="_1571948060" r:id="rId28"/>
        </w:object>
      </w:r>
    </w:p>
    <w:p w14:paraId="32998E43" w14:textId="77777777" w:rsidR="0077363F" w:rsidRPr="0077363F" w:rsidRDefault="0077363F" w:rsidP="0077363F">
      <w:pPr>
        <w:jc w:val="center"/>
        <w:rPr>
          <w:rFonts w:ascii="楷体_GB2312" w:eastAsia="楷体_GB2312"/>
          <w:sz w:val="21"/>
          <w:szCs w:val="21"/>
        </w:rPr>
      </w:pPr>
      <w:r>
        <w:rPr>
          <w:rFonts w:ascii="楷体_GB2312" w:eastAsia="楷体_GB2312" w:hint="eastAsia"/>
          <w:sz w:val="21"/>
          <w:szCs w:val="21"/>
        </w:rPr>
        <w:t>图3</w:t>
      </w:r>
      <w:r>
        <w:rPr>
          <w:rFonts w:ascii="楷体_GB2312" w:eastAsia="楷体_GB2312"/>
          <w:sz w:val="21"/>
          <w:szCs w:val="21"/>
        </w:rPr>
        <w:t xml:space="preserve">-2 </w:t>
      </w:r>
      <w:r w:rsidRPr="0077363F">
        <w:rPr>
          <w:rFonts w:ascii="楷体_GB2312" w:eastAsia="楷体_GB2312" w:hint="eastAsia"/>
          <w:sz w:val="21"/>
          <w:szCs w:val="21"/>
        </w:rPr>
        <w:t>单元格</w:t>
      </w:r>
      <w:r w:rsidRPr="0077363F">
        <w:rPr>
          <w:rFonts w:ascii="楷体_GB2312" w:eastAsia="楷体_GB2312"/>
          <w:sz w:val="21"/>
          <w:szCs w:val="21"/>
        </w:rPr>
        <w:t>类型</w:t>
      </w:r>
      <w:r w:rsidRPr="0077363F">
        <w:rPr>
          <w:rFonts w:ascii="楷体_GB2312" w:eastAsia="楷体_GB2312" w:hint="eastAsia"/>
          <w:sz w:val="21"/>
          <w:szCs w:val="21"/>
        </w:rPr>
        <w:t>特征归类</w:t>
      </w:r>
    </w:p>
    <w:p w14:paraId="47F35F0E" w14:textId="77777777" w:rsidR="00EF0227" w:rsidRDefault="00463163" w:rsidP="00447806">
      <w:pPr>
        <w:spacing w:line="400" w:lineRule="exact"/>
        <w:ind w:firstLine="420"/>
      </w:pPr>
      <w:r>
        <w:rPr>
          <w:rFonts w:hint="eastAsia"/>
        </w:rPr>
        <w:t>通常</w:t>
      </w:r>
      <w:r>
        <w:t>对于表格的表示涉及表格行列</w:t>
      </w:r>
      <w:r>
        <w:rPr>
          <w:rFonts w:hint="eastAsia"/>
        </w:rPr>
        <w:t>信息</w:t>
      </w:r>
      <w:r>
        <w:t>以及</w:t>
      </w:r>
      <w:r>
        <w:rPr>
          <w:rFonts w:hint="eastAsia"/>
        </w:rPr>
        <w:t>单元格</w:t>
      </w:r>
      <w:r>
        <w:t>内容信息等内容。</w:t>
      </w:r>
      <w:r w:rsidR="007C17B1">
        <w:rPr>
          <w:rFonts w:hint="eastAsia"/>
        </w:rPr>
        <w:t>Yoshid</w:t>
      </w:r>
      <w:r w:rsidR="006D74F4">
        <w:t>a</w:t>
      </w:r>
      <w:r w:rsidR="00CC7639">
        <w:rPr>
          <w:vertAlign w:val="superscript"/>
        </w:rPr>
        <w:t>[26</w:t>
      </w:r>
      <w:r w:rsidR="00C20945">
        <w:rPr>
          <w:vertAlign w:val="superscript"/>
        </w:rPr>
        <w:t>]</w:t>
      </w:r>
      <w:r w:rsidR="00EF0227">
        <w:t>论文中提出的</w:t>
      </w:r>
      <w:r w:rsidR="00EF0227">
        <w:rPr>
          <w:rFonts w:hint="eastAsia"/>
        </w:rPr>
        <w:t>对表格</w:t>
      </w:r>
      <w:r>
        <w:t>的基本表示格式</w:t>
      </w:r>
      <w:r>
        <w:rPr>
          <w:rFonts w:hint="eastAsia"/>
        </w:rPr>
        <w:t>，</w:t>
      </w:r>
      <w:r>
        <w:t>具有</w:t>
      </w:r>
      <w:r>
        <w:rPr>
          <w:rFonts w:hint="eastAsia"/>
        </w:rPr>
        <w:t>代表</w:t>
      </w:r>
      <w:r>
        <w:t>性，表示如下</w:t>
      </w:r>
      <w:r w:rsidR="00EF0227">
        <w:t>：</w:t>
      </w:r>
    </w:p>
    <w:p w14:paraId="5E927732" w14:textId="77777777" w:rsidR="00EF0227" w:rsidRDefault="002479C6" w:rsidP="00447806">
      <w:pPr>
        <w:spacing w:line="400" w:lineRule="exact"/>
        <w:ind w:firstLine="420"/>
      </w:pPr>
      <m:oMathPara>
        <m:oMath>
          <m:r>
            <m:rPr>
              <m:sty m:val="p"/>
            </m:rPr>
            <w:rPr>
              <w:rFonts w:ascii="Cambria Math" w:hAnsi="Cambria Math"/>
            </w:rPr>
            <m:t>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&gt;,x,y}</m:t>
          </m:r>
        </m:oMath>
      </m:oMathPara>
    </w:p>
    <w:p w14:paraId="33F3B492" w14:textId="77777777" w:rsidR="00EF0227" w:rsidRDefault="00EF0227" w:rsidP="00447806">
      <w:pPr>
        <w:spacing w:line="400" w:lineRule="exact"/>
      </w:pPr>
      <w:r>
        <w:lastRenderedPageBreak/>
        <w:tab/>
      </w:r>
      <w:r>
        <w:rPr>
          <w:rFonts w:hint="eastAsia"/>
        </w:rPr>
        <w:t>其中</w:t>
      </w:r>
      <w:r>
        <w:t>x</w:t>
      </w:r>
      <w:r>
        <w:t>，</w:t>
      </w:r>
      <w:r>
        <w:t>y</w:t>
      </w:r>
      <w:r>
        <w:rPr>
          <w:rFonts w:hint="eastAsia"/>
        </w:rPr>
        <w:t>分别</w:t>
      </w:r>
      <w:r>
        <w:t>为表格的行数和列数，</w:t>
      </w:r>
      <w:r>
        <w:rPr>
          <w:rFonts w:hint="eastAsia"/>
        </w:rPr>
        <w:t>向量</w:t>
      </w:r>
      <m:oMath>
        <m:r>
          <m:rPr>
            <m:sty m:val="p"/>
          </m:rPr>
          <w:rPr>
            <w:rFonts w:ascii="Cambria Math" w:hAnsi="Cambria Math"/>
          </w:rPr>
          <m:t>&lt;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n</m:t>
                </m:r>
              </m:sub>
            </m:sSub>
          </m:e>
        </m:d>
        <m:r>
          <m:rPr>
            <m:sty m:val="p"/>
          </m:rPr>
          <w:rPr>
            <w:rFonts w:ascii="Cambria Math" w:hAnsi="Cambria Math"/>
          </w:rPr>
          <m:t>&gt;</m:t>
        </m:r>
      </m:oMath>
      <w:r>
        <w:rPr>
          <w:rFonts w:hint="eastAsia"/>
        </w:rPr>
        <w:t>为</w:t>
      </w:r>
      <w:r>
        <w:t>表格的内容信息，</w:t>
      </w:r>
      <m:oMath>
        <m:sSub>
          <m:sSubPr>
            <m:ctrlPr>
              <w:rPr>
                <w:rFonts w:ascii="Cambria Math" w:hAnsi="Cambria Math"/>
              </w:rPr>
            </m:ctrlPr>
          </m:sSubPr>
          <m:e>
            <m:r>
              <w:rPr>
                <w:rFonts w:ascii="Cambria Math" w:hAnsi="Cambria Math"/>
              </w:rPr>
              <m:t>S</m:t>
            </m:r>
          </m:e>
          <m:sub>
            <m:r>
              <w:rPr>
                <w:rFonts w:ascii="Cambria Math" w:hAnsi="Cambria Math"/>
              </w:rPr>
              <m:t>i</m:t>
            </m:r>
          </m:sub>
        </m:sSub>
      </m:oMath>
      <w:r>
        <w:t>表示表格</w:t>
      </w:r>
      <w:r>
        <w:rPr>
          <w:rFonts w:hint="eastAsia"/>
        </w:rPr>
        <w:t>单元格</w:t>
      </w:r>
      <w:r>
        <w:t>中的具体内容</w:t>
      </w:r>
      <w:r>
        <w:rPr>
          <w:rFonts w:hint="eastAsia"/>
        </w:rPr>
        <w:t>；</w:t>
      </w:r>
      <w:r>
        <w:t>而</w:t>
      </w:r>
      <m:oMath>
        <m:sSub>
          <m:sSubPr>
            <m:ctrlPr>
              <w:rPr>
                <w:rFonts w:ascii="Cambria Math" w:hAnsi="Cambria Math"/>
              </w:rPr>
            </m:ctrlPr>
          </m:sSubPr>
          <m:e>
            <m:r>
              <w:rPr>
                <w:rFonts w:ascii="Cambria Math" w:hAnsi="Cambria Math"/>
              </w:rPr>
              <m:t>l</m:t>
            </m:r>
          </m:e>
          <m:sub>
            <m:r>
              <w:rPr>
                <w:rFonts w:ascii="Cambria Math" w:hAnsi="Cambria Math"/>
              </w:rPr>
              <m:t>i</m:t>
            </m:r>
          </m:sub>
        </m:sSub>
      </m:oMath>
      <w:r>
        <w:t>表示表格的属性特征</w:t>
      </w:r>
      <w:r>
        <w:rPr>
          <w:rFonts w:hint="eastAsia"/>
        </w:rPr>
        <w:t>，通过</w:t>
      </w:r>
      <w:r>
        <w:t>对上面提到的相应特征进行</w:t>
      </w:r>
      <w:r>
        <w:rPr>
          <w:rFonts w:hint="eastAsia"/>
        </w:rPr>
        <w:t>计算</w:t>
      </w:r>
      <w:r>
        <w:t>给出综合的值</w:t>
      </w:r>
      <m:oMath>
        <m:sSub>
          <m:sSubPr>
            <m:ctrlPr>
              <w:rPr>
                <w:rFonts w:ascii="Cambria Math" w:hAnsi="Cambria Math"/>
              </w:rPr>
            </m:ctrlPr>
          </m:sSubPr>
          <m:e>
            <m:r>
              <w:rPr>
                <w:rFonts w:ascii="Cambria Math" w:hAnsi="Cambria Math"/>
              </w:rPr>
              <m:t>l</m:t>
            </m:r>
          </m:e>
          <m:sub>
            <m:r>
              <w:rPr>
                <w:rFonts w:ascii="Cambria Math" w:hAnsi="Cambria Math"/>
              </w:rPr>
              <m:t>i</m:t>
            </m:r>
          </m:sub>
        </m:sSub>
      </m:oMath>
      <w:r>
        <w:t>。</w:t>
      </w:r>
      <w:r>
        <w:rPr>
          <w:rFonts w:hint="eastAsia"/>
        </w:rPr>
        <w:t>记过相应</w:t>
      </w:r>
      <w:r>
        <w:t>的机器学习算法处理后可以将表格归纳到不同的模型下。</w:t>
      </w:r>
      <w:r w:rsidR="00103E44">
        <w:rPr>
          <w:rFonts w:hint="eastAsia"/>
        </w:rPr>
        <w:t>表头识别的</w:t>
      </w:r>
      <w:r w:rsidR="00103E44">
        <w:t>准确性直接受</w:t>
      </w:r>
      <w:r w:rsidR="00103E44">
        <w:rPr>
          <w:rFonts w:hint="eastAsia"/>
        </w:rPr>
        <w:t>选取</w:t>
      </w:r>
      <w:r w:rsidR="00103E44">
        <w:t>的特征量</w:t>
      </w:r>
      <w:r w:rsidR="00103E44">
        <w:rPr>
          <w:rFonts w:hint="eastAsia"/>
        </w:rPr>
        <w:t>、</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103E44">
        <w:t>值计算</w:t>
      </w:r>
      <w:r w:rsidR="00103E44">
        <w:rPr>
          <w:rFonts w:hint="eastAsia"/>
        </w:rPr>
        <w:t>方法以及</w:t>
      </w:r>
      <w:r w:rsidR="00103E44">
        <w:t>分类算法</w:t>
      </w:r>
      <w:r w:rsidR="00103E44">
        <w:rPr>
          <w:rFonts w:hint="eastAsia"/>
        </w:rPr>
        <w:t>的</w:t>
      </w:r>
      <w:r w:rsidR="00103E44">
        <w:t>影响。</w:t>
      </w:r>
      <w:r w:rsidR="00103E44">
        <w:rPr>
          <w:rFonts w:hint="eastAsia"/>
        </w:rPr>
        <w:t>针对</w:t>
      </w:r>
      <w:r w:rsidR="00103E44">
        <w:t>不同的应用场景选择策略也会有相应的</w:t>
      </w:r>
      <w:r w:rsidR="00103E44">
        <w:rPr>
          <w:rFonts w:hint="eastAsia"/>
        </w:rPr>
        <w:t>变化。</w:t>
      </w:r>
    </w:p>
    <w:p w14:paraId="27632519" w14:textId="77777777" w:rsidR="00103E44" w:rsidRDefault="00103E44" w:rsidP="00103E44">
      <w:pPr>
        <w:pStyle w:val="3"/>
      </w:pPr>
      <w:bookmarkStart w:id="196" w:name="_Toc406841164"/>
      <w:r>
        <w:rPr>
          <w:rFonts w:hint="eastAsia"/>
        </w:rPr>
        <w:t>复杂表头</w:t>
      </w:r>
      <w:r>
        <w:t>的处理</w:t>
      </w:r>
      <w:bookmarkEnd w:id="196"/>
    </w:p>
    <w:p w14:paraId="219304AE" w14:textId="77777777" w:rsidR="00103E44" w:rsidRDefault="006B2A4C" w:rsidP="00447806">
      <w:pPr>
        <w:spacing w:line="400" w:lineRule="exact"/>
        <w:ind w:firstLine="420"/>
      </w:pPr>
      <w:r>
        <w:rPr>
          <w:rFonts w:hint="eastAsia"/>
        </w:rPr>
        <w:t>表头作为</w:t>
      </w:r>
      <w:r>
        <w:t>描述表格的主要属性依据，在表格中占有重要的地位。</w:t>
      </w:r>
      <w:r>
        <w:rPr>
          <w:rFonts w:hint="eastAsia"/>
        </w:rPr>
        <w:t>对于</w:t>
      </w:r>
      <w:r>
        <w:t>结构简单的表格，表头往往是</w:t>
      </w:r>
      <w:r>
        <w:rPr>
          <w:rFonts w:hint="eastAsia"/>
        </w:rPr>
        <w:t>线性</w:t>
      </w:r>
      <w:r>
        <w:t>的</w:t>
      </w:r>
      <w:r>
        <w:rPr>
          <w:rFonts w:hint="eastAsia"/>
        </w:rPr>
        <w:t>。</w:t>
      </w:r>
      <w:r>
        <w:t>而</w:t>
      </w:r>
      <w:r>
        <w:rPr>
          <w:rFonts w:hint="eastAsia"/>
        </w:rPr>
        <w:t>对于</w:t>
      </w:r>
      <w:r>
        <w:t>复杂的表格，</w:t>
      </w:r>
      <w:r>
        <w:rPr>
          <w:rFonts w:hint="eastAsia"/>
        </w:rPr>
        <w:t>表头</w:t>
      </w:r>
      <w:r>
        <w:t>可能存在多层</w:t>
      </w:r>
      <w:r>
        <w:rPr>
          <w:rFonts w:hint="eastAsia"/>
        </w:rPr>
        <w:t>次</w:t>
      </w:r>
      <w:r>
        <w:t>的信息</w:t>
      </w:r>
      <w:r>
        <w:rPr>
          <w:rFonts w:hint="eastAsia"/>
        </w:rPr>
        <w:t>嵌套</w:t>
      </w:r>
      <w:r>
        <w:t>，表现在表</w:t>
      </w:r>
      <w:r>
        <w:rPr>
          <w:rFonts w:hint="eastAsia"/>
        </w:rPr>
        <w:t>头</w:t>
      </w:r>
      <w:r>
        <w:t>结构上呈现</w:t>
      </w:r>
      <w:r>
        <w:rPr>
          <w:rFonts w:hint="eastAsia"/>
        </w:rPr>
        <w:t>包含</w:t>
      </w:r>
      <w:r>
        <w:t>关系，下图是两种比较常见的复杂表头形式。</w:t>
      </w:r>
    </w:p>
    <w:p w14:paraId="20273D76" w14:textId="77777777" w:rsidR="006B2A4C" w:rsidRDefault="003B1DBA" w:rsidP="00BD27C1">
      <w:pPr>
        <w:jc w:val="center"/>
      </w:pPr>
      <w:r>
        <w:object w:dxaOrig="5715" w:dyaOrig="2176" w14:anchorId="0EA3744B">
          <v:shape id="_x0000_i1033" type="#_x0000_t75" style="width:272.4pt;height:103.2pt" o:ole="">
            <v:imagedata r:id="rId29" o:title=""/>
          </v:shape>
          <o:OLEObject Type="Embed" ProgID="Visio.Drawing.15" ShapeID="_x0000_i1033" DrawAspect="Content" ObjectID="_1571948061" r:id="rId30"/>
        </w:object>
      </w:r>
    </w:p>
    <w:p w14:paraId="1C6D9ED4"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-1</w:t>
      </w:r>
      <w:r w:rsidR="00BD27C1" w:rsidRPr="00540ED3">
        <w:rPr>
          <w:rFonts w:ascii="楷体_GB2312" w:eastAsia="楷体_GB2312" w:hint="eastAsia"/>
          <w:sz w:val="21"/>
          <w:szCs w:val="21"/>
        </w:rPr>
        <w:t>复杂</w:t>
      </w:r>
      <w:r w:rsidR="00BD27C1" w:rsidRPr="00540ED3">
        <w:rPr>
          <w:rFonts w:ascii="楷体_GB2312" w:eastAsia="楷体_GB2312"/>
          <w:sz w:val="21"/>
          <w:szCs w:val="21"/>
        </w:rPr>
        <w:t>表头</w:t>
      </w:r>
      <w:r w:rsidR="00BD27C1" w:rsidRPr="00540ED3">
        <w:rPr>
          <w:rFonts w:ascii="楷体_GB2312" w:eastAsia="楷体_GB2312" w:hint="eastAsia"/>
          <w:sz w:val="21"/>
          <w:szCs w:val="21"/>
        </w:rPr>
        <w:t>a</w:t>
      </w:r>
    </w:p>
    <w:p w14:paraId="3472DF04" w14:textId="77777777" w:rsidR="00BD27C1" w:rsidRDefault="003B1DBA" w:rsidP="00BD27C1">
      <w:pPr>
        <w:jc w:val="center"/>
      </w:pPr>
      <w:r>
        <w:object w:dxaOrig="6855" w:dyaOrig="2191" w14:anchorId="2FB12A61">
          <v:shape id="_x0000_i1034" type="#_x0000_t75" style="width:4in;height:91.2pt" o:ole="">
            <v:imagedata r:id="rId31" o:title=""/>
          </v:shape>
          <o:OLEObject Type="Embed" ProgID="Visio.Drawing.15" ShapeID="_x0000_i1034" DrawAspect="Content" ObjectID="_1571948062" r:id="rId32"/>
        </w:object>
      </w:r>
    </w:p>
    <w:p w14:paraId="35E2788A" w14:textId="77777777" w:rsidR="00BD27C1" w:rsidRPr="00540ED3" w:rsidRDefault="00E35AB6" w:rsidP="00BD27C1">
      <w:pPr>
        <w:jc w:val="center"/>
        <w:rPr>
          <w:rFonts w:ascii="楷体_GB2312" w:eastAsia="楷体_GB2312"/>
          <w:sz w:val="21"/>
          <w:szCs w:val="21"/>
        </w:rPr>
      </w:pPr>
      <w:r>
        <w:rPr>
          <w:rFonts w:ascii="楷体_GB2312" w:eastAsia="楷体_GB2312" w:hint="eastAsia"/>
          <w:sz w:val="21"/>
          <w:szCs w:val="21"/>
        </w:rPr>
        <w:t>图3</w:t>
      </w:r>
      <w:r w:rsidR="0077363F">
        <w:rPr>
          <w:rFonts w:ascii="楷体_GB2312" w:eastAsia="楷体_GB2312"/>
          <w:sz w:val="21"/>
          <w:szCs w:val="21"/>
        </w:rPr>
        <w:t>-3</w:t>
      </w:r>
      <w:r>
        <w:rPr>
          <w:rFonts w:ascii="楷体_GB2312" w:eastAsia="楷体_GB2312"/>
          <w:sz w:val="21"/>
          <w:szCs w:val="21"/>
        </w:rPr>
        <w:t xml:space="preserve">-2 </w:t>
      </w:r>
      <w:r w:rsidR="00BD27C1" w:rsidRPr="00540ED3">
        <w:rPr>
          <w:rFonts w:ascii="楷体_GB2312" w:eastAsia="楷体_GB2312" w:hint="eastAsia"/>
          <w:sz w:val="21"/>
          <w:szCs w:val="21"/>
        </w:rPr>
        <w:t>复杂表头</w:t>
      </w:r>
      <w:r w:rsidR="00BD27C1" w:rsidRPr="00540ED3">
        <w:rPr>
          <w:rFonts w:ascii="楷体_GB2312" w:eastAsia="楷体_GB2312"/>
          <w:sz w:val="21"/>
          <w:szCs w:val="21"/>
        </w:rPr>
        <w:t>b</w:t>
      </w:r>
    </w:p>
    <w:p w14:paraId="4C37290A" w14:textId="77777777" w:rsidR="00085009" w:rsidRDefault="006834CB" w:rsidP="00447806">
      <w:pPr>
        <w:spacing w:line="400" w:lineRule="exact"/>
        <w:ind w:firstLine="420"/>
      </w:pPr>
      <w:r>
        <w:rPr>
          <w:rFonts w:hint="eastAsia"/>
        </w:rPr>
        <w:t>对于此类</w:t>
      </w:r>
      <w:r>
        <w:t>复杂</w:t>
      </w:r>
      <w:r>
        <w:rPr>
          <w:rFonts w:hint="eastAsia"/>
        </w:rPr>
        <w:t>结构</w:t>
      </w:r>
      <w:r>
        <w:t>的表头，一般采用</w:t>
      </w:r>
      <w:r>
        <w:rPr>
          <w:rFonts w:hint="eastAsia"/>
        </w:rPr>
        <w:t>树</w:t>
      </w:r>
      <w:r>
        <w:t>形结构或图形结构进行描述。</w:t>
      </w:r>
      <w:r>
        <w:rPr>
          <w:rFonts w:hint="eastAsia"/>
        </w:rPr>
        <w:t>通常</w:t>
      </w:r>
      <w:r>
        <w:t>意义的复杂表头</w:t>
      </w:r>
      <w:r>
        <w:rPr>
          <w:rFonts w:hint="eastAsia"/>
        </w:rPr>
        <w:t>结构</w:t>
      </w:r>
      <w:r>
        <w:t>是</w:t>
      </w:r>
      <w:r>
        <w:rPr>
          <w:rFonts w:hint="eastAsia"/>
        </w:rPr>
        <w:t>上层</w:t>
      </w:r>
      <w:r>
        <w:t>包含下层的</w:t>
      </w:r>
      <w:r>
        <w:rPr>
          <w:rFonts w:hint="eastAsia"/>
        </w:rPr>
        <w:t>关系，</w:t>
      </w:r>
      <w:r>
        <w:t>即上层</w:t>
      </w:r>
      <w:r>
        <w:rPr>
          <w:rFonts w:hint="eastAsia"/>
        </w:rPr>
        <w:t>与</w:t>
      </w:r>
      <w:r>
        <w:t>下层是一对多的关系，这符合树的定义</w:t>
      </w:r>
      <w:r>
        <w:rPr>
          <w:rFonts w:hint="eastAsia"/>
        </w:rPr>
        <w:t>。</w:t>
      </w:r>
      <w:r>
        <w:t>因此</w:t>
      </w:r>
      <w:r>
        <w:rPr>
          <w:rFonts w:hint="eastAsia"/>
        </w:rPr>
        <w:t>此类</w:t>
      </w:r>
      <w:r>
        <w:t>结构的表格适合使用</w:t>
      </w:r>
      <w:r>
        <w:rPr>
          <w:rFonts w:hint="eastAsia"/>
        </w:rPr>
        <w:t>树</w:t>
      </w:r>
      <w:r>
        <w:t>形结构</w:t>
      </w:r>
      <w:r>
        <w:rPr>
          <w:rFonts w:hint="eastAsia"/>
        </w:rPr>
        <w:t>进行表示</w:t>
      </w:r>
      <w:r>
        <w:t>，上图的表</w:t>
      </w:r>
      <w:r>
        <w:t>a</w:t>
      </w:r>
      <w:r>
        <w:t>就是这种情况。而</w:t>
      </w:r>
      <w:r>
        <w:rPr>
          <w:rFonts w:hint="eastAsia"/>
        </w:rPr>
        <w:t>表</w:t>
      </w:r>
      <w:r>
        <w:t>b</w:t>
      </w:r>
      <w:r>
        <w:t>则更加复杂，它上层</w:t>
      </w:r>
      <w:r>
        <w:rPr>
          <w:rFonts w:hint="eastAsia"/>
        </w:rPr>
        <w:t>与</w:t>
      </w:r>
      <w:r>
        <w:t>下层包含多对</w:t>
      </w:r>
      <w:r>
        <w:rPr>
          <w:rFonts w:hint="eastAsia"/>
        </w:rPr>
        <w:t>一</w:t>
      </w:r>
      <w:r>
        <w:t>的关系，因此无法简化成树形结构只能使用图形结构的描述。下</w:t>
      </w:r>
      <w:r>
        <w:rPr>
          <w:rFonts w:hint="eastAsia"/>
        </w:rPr>
        <w:t>图的树</w:t>
      </w:r>
      <w:r>
        <w:t>形和图形</w:t>
      </w:r>
      <w:r>
        <w:rPr>
          <w:rFonts w:hint="eastAsia"/>
        </w:rPr>
        <w:t>结构</w:t>
      </w:r>
      <w:r>
        <w:t>分别</w:t>
      </w:r>
      <w:r>
        <w:rPr>
          <w:rFonts w:hint="eastAsia"/>
        </w:rPr>
        <w:t>对应</w:t>
      </w:r>
      <w:r>
        <w:t>上图的</w:t>
      </w:r>
      <w:r>
        <w:rPr>
          <w:rFonts w:hint="eastAsia"/>
        </w:rPr>
        <w:t>表头</w:t>
      </w:r>
      <w:r>
        <w:rPr>
          <w:rFonts w:hint="eastAsia"/>
        </w:rPr>
        <w:t>a</w:t>
      </w:r>
      <w:r>
        <w:t>和表头</w:t>
      </w:r>
      <w:r>
        <w:t>b</w:t>
      </w:r>
      <w:r>
        <w:t>。</w:t>
      </w:r>
    </w:p>
    <w:p w14:paraId="7B2E357A" w14:textId="77777777" w:rsidR="006834CB" w:rsidRDefault="006834CB" w:rsidP="006834CB">
      <w:pPr>
        <w:ind w:firstLineChars="400" w:firstLine="960"/>
      </w:pPr>
      <w:r>
        <w:object w:dxaOrig="2326" w:dyaOrig="3450" w14:anchorId="3AB38981">
          <v:shape id="_x0000_i1035" type="#_x0000_t75" style="width:115.2pt;height:172.8pt" o:ole="">
            <v:imagedata r:id="rId33" o:title=""/>
          </v:shape>
          <o:OLEObject Type="Embed" ProgID="Visio.Drawing.15" ShapeID="_x0000_i1035" DrawAspect="Content" ObjectID="_1571948063" r:id="rId34"/>
        </w:object>
      </w:r>
      <w:r>
        <w:t xml:space="preserve">   </w:t>
      </w:r>
      <w:r>
        <w:object w:dxaOrig="4815" w:dyaOrig="3450" w14:anchorId="14AEF188">
          <v:shape id="_x0000_i1036" type="#_x0000_t75" style="width:241.8pt;height:172.8pt" o:ole="">
            <v:imagedata r:id="rId35" o:title=""/>
          </v:shape>
          <o:OLEObject Type="Embed" ProgID="Visio.Drawing.15" ShapeID="_x0000_i1036" DrawAspect="Content" ObjectID="_1571948064" r:id="rId36"/>
        </w:object>
      </w:r>
    </w:p>
    <w:p w14:paraId="36C68926" w14:textId="77777777" w:rsidR="006834CB"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-4</w:t>
      </w:r>
      <w:r w:rsidRPr="00FD2A6E">
        <w:rPr>
          <w:rFonts w:ascii="楷体_GB2312" w:eastAsia="楷体_GB2312"/>
          <w:sz w:val="21"/>
          <w:szCs w:val="21"/>
        </w:rPr>
        <w:t>-1</w:t>
      </w:r>
      <w:r w:rsidR="006834CB" w:rsidRPr="00FD2A6E">
        <w:rPr>
          <w:rFonts w:ascii="楷体_GB2312" w:eastAsia="楷体_GB2312" w:hint="eastAsia"/>
          <w:sz w:val="21"/>
          <w:szCs w:val="21"/>
        </w:rPr>
        <w:t>树形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表头a）</w:t>
      </w:r>
      <w:r w:rsidRPr="00FD2A6E">
        <w:rPr>
          <w:rFonts w:ascii="楷体_GB2312" w:eastAsia="楷体_GB2312" w:hint="eastAsia"/>
          <w:sz w:val="21"/>
          <w:szCs w:val="21"/>
        </w:rPr>
        <w:t xml:space="preserve">         图3</w:t>
      </w:r>
      <w:r w:rsidR="0077363F">
        <w:rPr>
          <w:rFonts w:ascii="楷体_GB2312" w:eastAsia="楷体_GB2312"/>
          <w:sz w:val="21"/>
          <w:szCs w:val="21"/>
        </w:rPr>
        <w:t>-4</w:t>
      </w:r>
      <w:r w:rsidRPr="00FD2A6E">
        <w:rPr>
          <w:rFonts w:ascii="楷体_GB2312" w:eastAsia="楷体_GB2312"/>
          <w:sz w:val="21"/>
          <w:szCs w:val="21"/>
        </w:rPr>
        <w:t xml:space="preserve">-2 </w:t>
      </w:r>
      <w:r w:rsidR="006834CB" w:rsidRPr="00FD2A6E">
        <w:rPr>
          <w:rFonts w:ascii="楷体_GB2312" w:eastAsia="楷体_GB2312" w:hint="eastAsia"/>
          <w:sz w:val="21"/>
          <w:szCs w:val="21"/>
        </w:rPr>
        <w:t>图形</w:t>
      </w:r>
      <w:r w:rsidR="006834CB" w:rsidRPr="00FD2A6E">
        <w:rPr>
          <w:rFonts w:ascii="楷体_GB2312" w:eastAsia="楷体_GB2312"/>
          <w:sz w:val="21"/>
          <w:szCs w:val="21"/>
        </w:rPr>
        <w:t>结构（</w:t>
      </w:r>
      <w:r w:rsidR="006834CB" w:rsidRPr="00FD2A6E">
        <w:rPr>
          <w:rFonts w:ascii="楷体_GB2312" w:eastAsia="楷体_GB2312" w:hint="eastAsia"/>
          <w:sz w:val="21"/>
          <w:szCs w:val="21"/>
        </w:rPr>
        <w:t>对应</w:t>
      </w:r>
      <w:r w:rsidR="006834CB" w:rsidRPr="00FD2A6E">
        <w:rPr>
          <w:rFonts w:ascii="楷体_GB2312" w:eastAsia="楷体_GB2312"/>
          <w:sz w:val="21"/>
          <w:szCs w:val="21"/>
        </w:rPr>
        <w:t>表头b）</w:t>
      </w:r>
    </w:p>
    <w:p w14:paraId="79884C25" w14:textId="77777777" w:rsidR="00A9221C" w:rsidRDefault="00A9221C" w:rsidP="00A9221C">
      <w:pPr>
        <w:pStyle w:val="3"/>
      </w:pPr>
      <w:bookmarkStart w:id="197" w:name="_Toc406841165"/>
      <w:r>
        <w:rPr>
          <w:rFonts w:hint="eastAsia"/>
        </w:rPr>
        <w:t>无框线</w:t>
      </w:r>
      <w:r>
        <w:t>表格的还原</w:t>
      </w:r>
      <w:bookmarkEnd w:id="197"/>
    </w:p>
    <w:p w14:paraId="7CDE235F" w14:textId="77777777" w:rsidR="00A9221C" w:rsidRDefault="00104DEB" w:rsidP="00104DEB">
      <w:pPr>
        <w:pStyle w:val="07415"/>
        <w:ind w:firstLineChars="200" w:firstLine="480"/>
      </w:pPr>
      <w:r>
        <w:rPr>
          <w:rFonts w:hint="eastAsia"/>
        </w:rPr>
        <w:t>此类</w:t>
      </w:r>
      <w:r>
        <w:t>表格由于没有</w:t>
      </w:r>
      <w:r>
        <w:rPr>
          <w:rFonts w:hint="eastAsia"/>
        </w:rPr>
        <w:t>框线</w:t>
      </w:r>
      <w:r>
        <w:t>约束，同时表格没有固定的</w:t>
      </w:r>
      <w:r>
        <w:rPr>
          <w:rFonts w:hint="eastAsia"/>
        </w:rPr>
        <w:t>结构</w:t>
      </w:r>
      <w:r>
        <w:t>约束，</w:t>
      </w:r>
      <w:r>
        <w:rPr>
          <w:rFonts w:hint="eastAsia"/>
        </w:rPr>
        <w:t>虽然</w:t>
      </w:r>
      <w:r>
        <w:t>肉眼可见</w:t>
      </w:r>
      <w:r>
        <w:rPr>
          <w:rFonts w:hint="eastAsia"/>
        </w:rPr>
        <w:t>表格</w:t>
      </w:r>
      <w:r>
        <w:t>行列情况，但是机器</w:t>
      </w:r>
      <w:r>
        <w:rPr>
          <w:rFonts w:hint="eastAsia"/>
        </w:rPr>
        <w:t>识别</w:t>
      </w:r>
      <w:r>
        <w:t>的准确率往往受到限制。</w:t>
      </w:r>
      <w:r>
        <w:rPr>
          <w:rFonts w:hint="eastAsia"/>
        </w:rPr>
        <w:t>对于</w:t>
      </w:r>
      <w:r>
        <w:t>此类表格的处理往往采用基于文字流的表格识别方式。</w:t>
      </w:r>
      <w:r>
        <w:rPr>
          <w:rFonts w:hint="eastAsia"/>
        </w:rPr>
        <w:t>其</w:t>
      </w:r>
      <w:r>
        <w:t>主要思想是利用文字的位置信息对表格进行栅格化处理</w:t>
      </w:r>
      <w:r>
        <w:rPr>
          <w:rFonts w:hint="eastAsia"/>
        </w:rPr>
        <w:t>。下面</w:t>
      </w:r>
      <w:r>
        <w:t>介绍栅格化的主要思想。</w:t>
      </w:r>
    </w:p>
    <w:p w14:paraId="70FFDE22" w14:textId="77777777" w:rsidR="00104DEB" w:rsidRDefault="00920756" w:rsidP="00104DEB">
      <w:pPr>
        <w:pStyle w:val="07415"/>
        <w:ind w:firstLineChars="200" w:firstLine="480"/>
      </w:pPr>
      <w:r>
        <w:rPr>
          <w:rFonts w:hint="eastAsia"/>
        </w:rPr>
        <w:t>栅格化</w:t>
      </w:r>
      <w:r>
        <w:t>概念首先出现在图像处理中，后来随着图像技术的不断发展，栅格化概念扩展到</w:t>
      </w:r>
      <w:r>
        <w:rPr>
          <w:rFonts w:hint="eastAsia"/>
        </w:rPr>
        <w:t>对</w:t>
      </w:r>
      <w:r>
        <w:t>空间领域的描述和表示中，</w:t>
      </w:r>
      <w:r>
        <w:rPr>
          <w:rFonts w:hint="eastAsia"/>
        </w:rPr>
        <w:t>下面</w:t>
      </w:r>
      <w:r>
        <w:t>是</w:t>
      </w:r>
      <w:r>
        <w:rPr>
          <w:rFonts w:hint="eastAsia"/>
        </w:rPr>
        <w:t>一个</w:t>
      </w:r>
      <w:r>
        <w:t>网页布局的栅格化简图。</w:t>
      </w:r>
    </w:p>
    <w:p w14:paraId="22F9AA7A" w14:textId="77777777" w:rsidR="00920756" w:rsidRDefault="00E71162" w:rsidP="00920756">
      <w:pPr>
        <w:pStyle w:val="07415"/>
        <w:spacing w:line="240" w:lineRule="auto"/>
        <w:ind w:firstLine="0"/>
        <w:jc w:val="center"/>
        <w:rPr>
          <w:noProof/>
        </w:rPr>
      </w:pPr>
      <w:r w:rsidRPr="002C4259">
        <w:rPr>
          <w:noProof/>
        </w:rPr>
        <w:drawing>
          <wp:inline distT="0" distB="0" distL="0" distR="0" wp14:anchorId="1674B5D1" wp14:editId="166FCA60">
            <wp:extent cx="3951605" cy="2099310"/>
            <wp:effectExtent l="0" t="0" r="0" b="0"/>
            <wp:docPr id="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1605" cy="2099310"/>
                    </a:xfrm>
                    <a:prstGeom prst="rect">
                      <a:avLst/>
                    </a:prstGeom>
                    <a:noFill/>
                    <a:ln>
                      <a:noFill/>
                    </a:ln>
                  </pic:spPr>
                </pic:pic>
              </a:graphicData>
            </a:graphic>
          </wp:inline>
        </w:drawing>
      </w:r>
    </w:p>
    <w:p w14:paraId="5F0DC1FE" w14:textId="77777777" w:rsidR="00FD2A6E" w:rsidRPr="00FD2A6E" w:rsidRDefault="00FD2A6E" w:rsidP="00FD2A6E">
      <w:pPr>
        <w:jc w:val="center"/>
        <w:rPr>
          <w:rFonts w:ascii="楷体_GB2312" w:eastAsia="楷体_GB2312"/>
          <w:sz w:val="21"/>
          <w:szCs w:val="21"/>
        </w:rPr>
      </w:pPr>
      <w:r w:rsidRPr="00FD2A6E">
        <w:rPr>
          <w:rFonts w:ascii="楷体_GB2312" w:eastAsia="楷体_GB2312" w:hint="eastAsia"/>
          <w:sz w:val="21"/>
          <w:szCs w:val="21"/>
        </w:rPr>
        <w:t>图3</w:t>
      </w:r>
      <w:r w:rsidR="0077363F">
        <w:rPr>
          <w:rFonts w:ascii="楷体_GB2312" w:eastAsia="楷体_GB2312"/>
          <w:sz w:val="21"/>
          <w:szCs w:val="21"/>
        </w:rPr>
        <w:t>-5</w:t>
      </w:r>
      <w:r w:rsidRPr="00FD2A6E">
        <w:rPr>
          <w:rFonts w:ascii="楷体_GB2312" w:eastAsia="楷体_GB2312"/>
          <w:sz w:val="21"/>
          <w:szCs w:val="21"/>
        </w:rPr>
        <w:t xml:space="preserve"> </w:t>
      </w:r>
      <w:r w:rsidRPr="00FD2A6E">
        <w:rPr>
          <w:rFonts w:ascii="楷体_GB2312" w:eastAsia="楷体_GB2312" w:hint="eastAsia"/>
          <w:sz w:val="21"/>
          <w:szCs w:val="21"/>
        </w:rPr>
        <w:t>栅格化简图</w:t>
      </w:r>
    </w:p>
    <w:p w14:paraId="2DD8058A" w14:textId="77777777" w:rsidR="00104DEB" w:rsidRDefault="00920756" w:rsidP="00104DEB">
      <w:pPr>
        <w:pStyle w:val="07415"/>
        <w:ind w:firstLineChars="200" w:firstLine="480"/>
      </w:pPr>
      <w:r>
        <w:rPr>
          <w:rFonts w:hint="eastAsia"/>
        </w:rPr>
        <w:t>其中</w:t>
      </w:r>
      <w:r>
        <w:t>A</w:t>
      </w:r>
      <w:r>
        <w:t>是一个</w:t>
      </w:r>
      <w:r>
        <w:rPr>
          <w:rFonts w:hint="eastAsia"/>
        </w:rPr>
        <w:t>栅格</w:t>
      </w:r>
      <w:r>
        <w:t>单元</w:t>
      </w:r>
      <w:r>
        <w:rPr>
          <w:rFonts w:hint="eastAsia"/>
        </w:rPr>
        <w:t>的</w:t>
      </w:r>
      <w:r>
        <w:t>宽度，</w:t>
      </w:r>
      <w:r>
        <w:t>a</w:t>
      </w:r>
      <w:r>
        <w:t>是一个栅格的宽度，</w:t>
      </w:r>
      <w:r>
        <w:t>i</w:t>
      </w:r>
      <w:r>
        <w:t>是栅格与栅格间的间隙。我</w:t>
      </w:r>
      <w:r>
        <w:rPr>
          <w:rFonts w:hint="eastAsia"/>
        </w:rPr>
        <w:t>们</w:t>
      </w:r>
      <w:r>
        <w:t>可以将</w:t>
      </w:r>
      <w:r>
        <w:t>a</w:t>
      </w:r>
      <w:r>
        <w:t>想象成表格中单元格的字符串，</w:t>
      </w:r>
      <w:r>
        <w:t>A</w:t>
      </w:r>
      <w:r>
        <w:rPr>
          <w:rFonts w:hint="eastAsia"/>
        </w:rPr>
        <w:t>则</w:t>
      </w:r>
      <w:r>
        <w:t>代表</w:t>
      </w:r>
      <w:r>
        <w:rPr>
          <w:rFonts w:hint="eastAsia"/>
        </w:rPr>
        <w:t>每个</w:t>
      </w:r>
      <w:r>
        <w:t>单元格</w:t>
      </w:r>
      <w:r>
        <w:rPr>
          <w:rFonts w:hint="eastAsia"/>
        </w:rPr>
        <w:t>，</w:t>
      </w:r>
      <w:r>
        <w:t>则表格的</w:t>
      </w:r>
      <w:r>
        <w:rPr>
          <w:rFonts w:hint="eastAsia"/>
        </w:rPr>
        <w:t>还原</w:t>
      </w:r>
      <w:r>
        <w:t>将转换为单元格框线的确定。即</w:t>
      </w:r>
      <w:r>
        <w:rPr>
          <w:rFonts w:hint="eastAsia"/>
        </w:rPr>
        <w:t>A</w:t>
      </w:r>
      <w:r>
        <w:t>框线的确定。</w:t>
      </w:r>
    </w:p>
    <w:p w14:paraId="535957EC" w14:textId="77777777" w:rsidR="00920756" w:rsidRDefault="00920756" w:rsidP="00920756">
      <w:pPr>
        <w:pStyle w:val="07415"/>
        <w:spacing w:line="240" w:lineRule="auto"/>
        <w:ind w:firstLineChars="200" w:firstLine="480"/>
        <w:rPr>
          <w:noProof/>
        </w:rPr>
      </w:pPr>
    </w:p>
    <w:p w14:paraId="258EDBF1" w14:textId="77777777" w:rsidR="002E155A" w:rsidRDefault="00E71162" w:rsidP="00920756">
      <w:pPr>
        <w:pStyle w:val="07415"/>
        <w:spacing w:line="240" w:lineRule="auto"/>
        <w:ind w:firstLineChars="200" w:firstLine="480"/>
      </w:pPr>
      <w:r>
        <w:rPr>
          <w:noProof/>
        </w:rPr>
        <w:lastRenderedPageBreak/>
        <mc:AlternateContent>
          <mc:Choice Requires="wps">
            <w:drawing>
              <wp:anchor distT="0" distB="0" distL="114300" distR="114300" simplePos="0" relativeHeight="251653120" behindDoc="0" locked="0" layoutInCell="1" allowOverlap="1" wp14:anchorId="59B3883C" wp14:editId="577E4AF3">
                <wp:simplePos x="0" y="0"/>
                <wp:positionH relativeFrom="column">
                  <wp:posOffset>1991360</wp:posOffset>
                </wp:positionH>
                <wp:positionV relativeFrom="paragraph">
                  <wp:posOffset>1089660</wp:posOffset>
                </wp:positionV>
                <wp:extent cx="95250" cy="66675"/>
                <wp:effectExtent l="19050" t="22860" r="38100" b="53340"/>
                <wp:wrapNone/>
                <wp:docPr id="11" name="Oval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6CC0CF" id="Oval 454" o:spid="_x0000_s1026" style="position:absolute;left:0;text-align:left;margin-left:156.8pt;margin-top:85.8pt;width:7.5pt;height:5.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" fillcolor="black" strokeweight="3pt">
                <v:shadow on="t" color="#7f7f7f" opacity=".5" offset="1pt"/>
              </v:oval>
            </w:pict>
          </mc:Fallback>
        </mc:AlternateContent>
      </w:r>
      <w:r>
        <w:rPr>
          <w:noProof/>
        </w:rPr>
        <mc:AlternateContent>
          <mc:Choice Requires="wps">
            <w:drawing>
              <wp:anchor distT="0" distB="0" distL="114300" distR="114300" simplePos="0" relativeHeight="251651072" behindDoc="0" locked="0" layoutInCell="1" allowOverlap="1" wp14:anchorId="230E2E5C" wp14:editId="72155057">
                <wp:simplePos x="0" y="0"/>
                <wp:positionH relativeFrom="column">
                  <wp:posOffset>991235</wp:posOffset>
                </wp:positionH>
                <wp:positionV relativeFrom="paragraph">
                  <wp:posOffset>842010</wp:posOffset>
                </wp:positionV>
                <wp:extent cx="95250" cy="66675"/>
                <wp:effectExtent l="19050" t="22860" r="38100" b="53340"/>
                <wp:wrapNone/>
                <wp:docPr id="10" name="Oval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 cy="66675"/>
                        </a:xfrm>
                        <a:prstGeom prst="ellipse">
                          <a:avLst/>
                        </a:prstGeom>
                        <a:solidFill>
                          <a:srgbClr val="000000"/>
                        </a:solidFill>
                        <a:ln w="38100">
                          <a:solidFill>
                            <a:srgbClr val="000000"/>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5A5293" id="Oval 453" o:spid="_x0000_s1026" style="position:absolute;left:0;text-align:left;margin-left:78.05pt;margin-top:66.3pt;width:7.5pt;height:5.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" fillcolor="black" strokeweight="3pt">
                <v:shadow on="t" color="#7f7f7f" opacity=".5" offset="1pt"/>
              </v:oval>
            </w:pict>
          </mc:Fallback>
        </mc:AlternateContent>
      </w:r>
      <w:r w:rsidR="00F2044D">
        <w:object w:dxaOrig="4050" w:dyaOrig="2955" w14:anchorId="36B82067">
          <v:shape id="_x0000_i1037" type="#_x0000_t75" style="width:201.6pt;height:147.6pt" o:ole="">
            <v:imagedata r:id="rId38" o:title=""/>
          </v:shape>
          <o:OLEObject Type="Embed" ProgID="Visio.Drawing.15" ShapeID="_x0000_i1037" DrawAspect="Content" ObjectID="_1571948065" r:id="rId39"/>
        </w:object>
      </w:r>
      <w:r w:rsidR="00802E11">
        <w:object w:dxaOrig="3675" w:dyaOrig="3211" w14:anchorId="50BFE091">
          <v:shape id="_x0000_i1038" type="#_x0000_t75" style="width:184.2pt;height:160.2pt" o:ole="">
            <v:imagedata r:id="rId40" o:title=""/>
          </v:shape>
          <o:OLEObject Type="Embed" ProgID="Visio.Drawing.15" ShapeID="_x0000_i1038" DrawAspect="Content" ObjectID="_1571948066" r:id="rId41"/>
        </w:object>
      </w:r>
    </w:p>
    <w:p w14:paraId="749872E8" w14:textId="77777777" w:rsidR="00F2044D" w:rsidRPr="00F2044D" w:rsidRDefault="00802E11" w:rsidP="00802E11">
      <w:pPr>
        <w:jc w:val="center"/>
        <w:rPr>
          <w:rFonts w:ascii="楷体_GB2312" w:eastAsia="楷体_GB2312"/>
          <w:sz w:val="21"/>
          <w:szCs w:val="21"/>
        </w:rPr>
      </w:pPr>
      <w:r>
        <w:rPr>
          <w:rFonts w:ascii="楷体_GB2312" w:eastAsia="楷体_GB2312" w:hint="eastAsia"/>
          <w:sz w:val="21"/>
          <w:szCs w:val="21"/>
        </w:rPr>
        <w:t xml:space="preserve">  </w:t>
      </w:r>
      <w:r w:rsidR="00F2044D" w:rsidRPr="00F2044D">
        <w:rPr>
          <w:rFonts w:ascii="楷体_GB2312" w:eastAsia="楷体_GB2312" w:hint="eastAsia"/>
          <w:sz w:val="21"/>
          <w:szCs w:val="21"/>
        </w:rPr>
        <w:t>图3</w:t>
      </w:r>
      <w:r w:rsidR="0077363F">
        <w:rPr>
          <w:rFonts w:ascii="楷体_GB2312" w:eastAsia="楷体_GB2312"/>
          <w:sz w:val="21"/>
          <w:szCs w:val="21"/>
        </w:rPr>
        <w:t>-6</w:t>
      </w:r>
      <w:r>
        <w:rPr>
          <w:rFonts w:ascii="楷体_GB2312" w:eastAsia="楷体_GB2312"/>
          <w:sz w:val="21"/>
          <w:szCs w:val="21"/>
        </w:rPr>
        <w:t>-1</w:t>
      </w:r>
      <w:r w:rsidR="00F2044D" w:rsidRPr="00F2044D">
        <w:rPr>
          <w:rFonts w:ascii="楷体_GB2312" w:eastAsia="楷体_GB2312"/>
          <w:sz w:val="21"/>
          <w:szCs w:val="21"/>
        </w:rPr>
        <w:t xml:space="preserve"> </w:t>
      </w:r>
      <w:r w:rsidR="00F2044D" w:rsidRPr="00F2044D">
        <w:rPr>
          <w:rFonts w:ascii="楷体_GB2312" w:eastAsia="楷体_GB2312" w:hint="eastAsia"/>
          <w:sz w:val="21"/>
          <w:szCs w:val="21"/>
        </w:rPr>
        <w:t>击中</w:t>
      </w:r>
      <w:r w:rsidR="00F2044D">
        <w:rPr>
          <w:rFonts w:ascii="楷体_GB2312" w:eastAsia="楷体_GB2312" w:hint="eastAsia"/>
          <w:sz w:val="21"/>
          <w:szCs w:val="21"/>
        </w:rPr>
        <w:t>图</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图3</w:t>
      </w:r>
      <w:r w:rsidR="0077363F">
        <w:rPr>
          <w:rFonts w:ascii="楷体_GB2312" w:eastAsia="楷体_GB2312"/>
          <w:sz w:val="21"/>
          <w:szCs w:val="21"/>
        </w:rPr>
        <w:t>-6</w:t>
      </w:r>
      <w:r>
        <w:rPr>
          <w:rFonts w:ascii="楷体_GB2312" w:eastAsia="楷体_GB2312"/>
          <w:sz w:val="21"/>
          <w:szCs w:val="21"/>
        </w:rPr>
        <w:t xml:space="preserve">-2 </w:t>
      </w:r>
      <w:r>
        <w:rPr>
          <w:rFonts w:ascii="楷体_GB2312" w:eastAsia="楷体_GB2312" w:hint="eastAsia"/>
          <w:sz w:val="21"/>
          <w:szCs w:val="21"/>
        </w:rPr>
        <w:t>栅格化</w:t>
      </w:r>
      <w:r>
        <w:rPr>
          <w:rFonts w:ascii="楷体_GB2312" w:eastAsia="楷体_GB2312"/>
          <w:sz w:val="21"/>
          <w:szCs w:val="21"/>
        </w:rPr>
        <w:t>示意图</w:t>
      </w:r>
    </w:p>
    <w:p w14:paraId="177D1DA1" w14:textId="77777777" w:rsidR="00920756" w:rsidRDefault="00920756" w:rsidP="00447806">
      <w:pPr>
        <w:pStyle w:val="07415"/>
        <w:ind w:firstLineChars="200" w:firstLine="480"/>
        <w:rPr>
          <w:noProof/>
        </w:rPr>
      </w:pPr>
      <w:r>
        <w:rPr>
          <w:rFonts w:hint="eastAsia"/>
          <w:noProof/>
        </w:rPr>
        <w:t>对于</w:t>
      </w:r>
      <w:r>
        <w:rPr>
          <w:noProof/>
        </w:rPr>
        <w:t>垂直方向的栅格线主要考察水平方向文字的间隔，对于间隔超过阈值的文字进行击中率测试，</w:t>
      </w:r>
      <w:r>
        <w:rPr>
          <w:rFonts w:hint="eastAsia"/>
          <w:noProof/>
        </w:rPr>
        <w:t>当</w:t>
      </w:r>
      <w:r>
        <w:rPr>
          <w:noProof/>
        </w:rPr>
        <w:t>集中率低于某阈值时表明该线条为所求</w:t>
      </w:r>
      <w:r>
        <w:rPr>
          <w:rFonts w:hint="eastAsia"/>
          <w:noProof/>
        </w:rPr>
        <w:t>栅格线</w:t>
      </w:r>
      <w:r>
        <w:rPr>
          <w:noProof/>
        </w:rPr>
        <w:t>。对于</w:t>
      </w:r>
      <w:r>
        <w:rPr>
          <w:rFonts w:hint="eastAsia"/>
          <w:noProof/>
        </w:rPr>
        <w:t>水平</w:t>
      </w:r>
      <w:r>
        <w:rPr>
          <w:noProof/>
        </w:rPr>
        <w:t>方向栅格线则考虑文字</w:t>
      </w:r>
      <w:r>
        <w:rPr>
          <w:rFonts w:hint="eastAsia"/>
          <w:noProof/>
        </w:rPr>
        <w:t>间</w:t>
      </w:r>
      <w:r>
        <w:rPr>
          <w:noProof/>
        </w:rPr>
        <w:t>竖直方向的间隔。</w:t>
      </w:r>
      <w:r>
        <w:rPr>
          <w:rFonts w:hint="eastAsia"/>
          <w:noProof/>
        </w:rPr>
        <w:t>该方法对于简单</w:t>
      </w:r>
      <w:r>
        <w:rPr>
          <w:noProof/>
        </w:rPr>
        <w:t>表格具有较好的</w:t>
      </w:r>
      <w:r>
        <w:rPr>
          <w:rFonts w:hint="eastAsia"/>
          <w:noProof/>
        </w:rPr>
        <w:t>适用性</w:t>
      </w:r>
      <w:r>
        <w:rPr>
          <w:noProof/>
        </w:rPr>
        <w:t>，</w:t>
      </w:r>
      <w:r w:rsidR="00A33833">
        <w:rPr>
          <w:noProof/>
        </w:rPr>
        <w:t>但</w:t>
      </w:r>
      <w:r w:rsidR="00A33833">
        <w:rPr>
          <w:rFonts w:hint="eastAsia"/>
          <w:noProof/>
        </w:rPr>
        <w:t>并不</w:t>
      </w:r>
      <w:r w:rsidR="00A33833">
        <w:rPr>
          <w:noProof/>
        </w:rPr>
        <w:t>适用于</w:t>
      </w:r>
      <w:r w:rsidR="00A33833">
        <w:rPr>
          <w:rFonts w:hint="eastAsia"/>
          <w:noProof/>
        </w:rPr>
        <w:t>复杂</w:t>
      </w:r>
      <w:r w:rsidR="00A33833">
        <w:rPr>
          <w:noProof/>
        </w:rPr>
        <w:t>表格的处理，因此具有一定的局限性。</w:t>
      </w:r>
    </w:p>
    <w:p w14:paraId="35E659F8" w14:textId="77777777" w:rsidR="00173303" w:rsidRDefault="00173303">
      <w:pPr>
        <w:pStyle w:val="2"/>
      </w:pPr>
      <w:bookmarkStart w:id="198" w:name="_Toc406841166"/>
      <w:r>
        <w:rPr>
          <w:rFonts w:hint="eastAsia"/>
        </w:rPr>
        <w:t>本章小结</w:t>
      </w:r>
      <w:bookmarkEnd w:id="198"/>
    </w:p>
    <w:p w14:paraId="61164693" w14:textId="7067A9EC" w:rsidR="00173303" w:rsidRDefault="00173303" w:rsidP="00534EB8">
      <w:pPr>
        <w:pStyle w:val="07415"/>
        <w:ind w:firstLineChars="200" w:firstLine="480"/>
        <w:sectPr w:rsidR="00173303">
          <w:headerReference w:type="default" r:id="rId42"/>
          <w:endnotePr>
            <w:numFmt w:val="decimal"/>
          </w:endnotePr>
          <w:pgSz w:w="11906" w:h="16838"/>
          <w:pgMar w:top="1440" w:right="1559" w:bottom="1440" w:left="1559" w:header="851" w:footer="992" w:gutter="0"/>
          <w:cols w:space="720"/>
          <w:docGrid w:type="lines" w:linePitch="312"/>
        </w:sectPr>
      </w:pPr>
      <w:r>
        <w:rPr>
          <w:rFonts w:hint="eastAsia"/>
        </w:rPr>
        <w:t>本章主要</w:t>
      </w:r>
      <w:r w:rsidR="00534EB8">
        <w:rPr>
          <w:rFonts w:hint="eastAsia"/>
        </w:rPr>
        <w:t>对表格</w:t>
      </w:r>
      <w:r w:rsidR="00534EB8">
        <w:t>提取的几个关键</w:t>
      </w:r>
      <w:r w:rsidR="00A66BF5">
        <w:rPr>
          <w:rFonts w:hint="eastAsia"/>
        </w:rPr>
        <w:t>步骤</w:t>
      </w:r>
      <w:r w:rsidR="00A66BF5">
        <w:t>所</w:t>
      </w:r>
      <w:r w:rsidR="00534EB8">
        <w:rPr>
          <w:rFonts w:hint="eastAsia"/>
        </w:rPr>
        <w:t>涉及的</w:t>
      </w:r>
      <w:r w:rsidR="00A66BF5">
        <w:rPr>
          <w:rFonts w:hint="eastAsia"/>
        </w:rPr>
        <w:t>方法</w:t>
      </w:r>
      <w:r w:rsidR="00534EB8">
        <w:t>以及</w:t>
      </w:r>
      <w:r w:rsidR="00A66BF5">
        <w:rPr>
          <w:rFonts w:hint="eastAsia"/>
        </w:rPr>
        <w:t>技术</w:t>
      </w:r>
      <w:r w:rsidR="00534EB8">
        <w:rPr>
          <w:rFonts w:hint="eastAsia"/>
        </w:rPr>
        <w:t>难点进行</w:t>
      </w:r>
      <w:r w:rsidR="00534EB8">
        <w:t>了</w:t>
      </w:r>
      <w:r w:rsidR="00A66BF5">
        <w:rPr>
          <w:rFonts w:hint="eastAsia"/>
        </w:rPr>
        <w:t>总结</w:t>
      </w:r>
      <w:r w:rsidR="00A66BF5">
        <w:t>和</w:t>
      </w:r>
      <w:r w:rsidR="00534EB8">
        <w:t>分析</w:t>
      </w:r>
      <w:r w:rsidR="00534EB8">
        <w:rPr>
          <w:rFonts w:hint="eastAsia"/>
        </w:rPr>
        <w:t>。</w:t>
      </w:r>
      <w:r w:rsidR="00534EB8">
        <w:t>在</w:t>
      </w:r>
      <w:r w:rsidR="00534EB8">
        <w:rPr>
          <w:rFonts w:hint="eastAsia"/>
        </w:rPr>
        <w:t>表格</w:t>
      </w:r>
      <w:r w:rsidR="00534EB8">
        <w:t>特征识别方面，对三</w:t>
      </w:r>
      <w:r w:rsidR="00A66BF5">
        <w:rPr>
          <w:rFonts w:hint="eastAsia"/>
        </w:rPr>
        <w:t>种</w:t>
      </w:r>
      <w:r w:rsidR="00534EB8">
        <w:t>不同的</w:t>
      </w:r>
      <w:r w:rsidR="00A66BF5">
        <w:rPr>
          <w:rFonts w:hint="eastAsia"/>
        </w:rPr>
        <w:t>媒介</w:t>
      </w:r>
      <w:r w:rsidR="00534EB8">
        <w:rPr>
          <w:rFonts w:hint="eastAsia"/>
        </w:rPr>
        <w:t>（</w:t>
      </w:r>
      <w:r w:rsidR="00534EB8">
        <w:rPr>
          <w:rFonts w:hint="eastAsia"/>
        </w:rPr>
        <w:t>Web</w:t>
      </w:r>
      <w:r w:rsidR="00534EB8">
        <w:t>，图像，</w:t>
      </w:r>
      <w:r w:rsidR="00534EB8">
        <w:t>PDF</w:t>
      </w:r>
      <w:r w:rsidR="00534EB8">
        <w:t>文档）</w:t>
      </w:r>
      <w:r w:rsidR="00534EB8">
        <w:rPr>
          <w:rFonts w:hint="eastAsia"/>
        </w:rPr>
        <w:t>下</w:t>
      </w:r>
      <w:r w:rsidR="00534EB8">
        <w:t>的表格特征识别进行了</w:t>
      </w:r>
      <w:r w:rsidR="00534EB8">
        <w:rPr>
          <w:rFonts w:hint="eastAsia"/>
        </w:rPr>
        <w:t>介绍；在表格</w:t>
      </w:r>
      <w:r w:rsidR="00534EB8">
        <w:t>数据抽取部分，</w:t>
      </w:r>
      <w:r w:rsidR="00534EB8">
        <w:rPr>
          <w:rFonts w:hint="eastAsia"/>
        </w:rPr>
        <w:t>对</w:t>
      </w:r>
      <w:r w:rsidR="00534EB8">
        <w:t>几</w:t>
      </w:r>
      <w:r w:rsidR="00A66BF5">
        <w:rPr>
          <w:rFonts w:hint="eastAsia"/>
        </w:rPr>
        <w:t>个</w:t>
      </w:r>
      <w:r w:rsidR="00A66BF5">
        <w:t>关键的技术</w:t>
      </w:r>
      <w:r w:rsidR="00534EB8">
        <w:t>难点问题进行了介绍</w:t>
      </w:r>
      <w:r w:rsidR="00534EB8">
        <w:rPr>
          <w:rFonts w:hint="eastAsia"/>
        </w:rPr>
        <w:t>。</w:t>
      </w:r>
      <w:r w:rsidR="00534EB8">
        <w:t>包括了表格结构的识别</w:t>
      </w:r>
      <w:r w:rsidR="00A66BF5">
        <w:rPr>
          <w:rFonts w:hint="eastAsia"/>
        </w:rPr>
        <w:t>、</w:t>
      </w:r>
      <w:r w:rsidR="00534EB8">
        <w:rPr>
          <w:rFonts w:hint="eastAsia"/>
        </w:rPr>
        <w:t>复杂</w:t>
      </w:r>
      <w:r w:rsidR="00534EB8">
        <w:t>表头的处理</w:t>
      </w:r>
      <w:r w:rsidR="00A66BF5">
        <w:rPr>
          <w:rFonts w:hint="eastAsia"/>
        </w:rPr>
        <w:t>以及</w:t>
      </w:r>
      <w:r w:rsidR="00A66BF5">
        <w:t>无框线表格的还原等问题</w:t>
      </w:r>
      <w:r w:rsidR="00534EB8">
        <w:t>。</w:t>
      </w:r>
      <w:r w:rsidR="00A66BF5">
        <w:rPr>
          <w:rFonts w:hint="eastAsia"/>
        </w:rPr>
        <w:t>为</w:t>
      </w:r>
      <w:r w:rsidR="00A66BF5">
        <w:t>第四章基于</w:t>
      </w:r>
      <w:r w:rsidR="00A66BF5">
        <w:t>PDF</w:t>
      </w:r>
      <w:r w:rsidR="00A66BF5">
        <w:t>的表格数据抽取做好铺垫。</w:t>
      </w:r>
    </w:p>
    <w:p w14:paraId="2E9E5A2F" w14:textId="1DC34BF2" w:rsidR="006C7FC0" w:rsidRDefault="006C7FC0">
      <w:pPr>
        <w:pStyle w:val="1"/>
      </w:pPr>
      <w:bookmarkStart w:id="199" w:name="_Toc406841167"/>
      <w:r>
        <w:rPr>
          <w:rFonts w:hint="eastAsia"/>
        </w:rPr>
        <w:lastRenderedPageBreak/>
        <w:t>PDF</w:t>
      </w:r>
      <w:r w:rsidR="00C2096D">
        <w:rPr>
          <w:rFonts w:hint="eastAsia"/>
        </w:rPr>
        <w:t>文件的</w:t>
      </w:r>
      <w:r>
        <w:t>表格数据</w:t>
      </w:r>
      <w:r>
        <w:rPr>
          <w:rFonts w:hint="eastAsia"/>
        </w:rPr>
        <w:t>抽取</w:t>
      </w:r>
      <w:r w:rsidR="00CC1CFE">
        <w:rPr>
          <w:rFonts w:hint="eastAsia"/>
        </w:rPr>
        <w:t>关键问题</w:t>
      </w:r>
      <w:r>
        <w:t>研究</w:t>
      </w:r>
      <w:bookmarkEnd w:id="199"/>
    </w:p>
    <w:p w14:paraId="0BF67C51" w14:textId="4436A6C2" w:rsidR="00D06A8C" w:rsidRDefault="00D06A8C" w:rsidP="003E709A">
      <w:pPr>
        <w:pStyle w:val="07415"/>
        <w:ind w:firstLineChars="200" w:firstLine="480"/>
      </w:pPr>
      <w:r>
        <w:rPr>
          <w:rFonts w:hint="eastAsia"/>
        </w:rPr>
        <w:t>本章</w:t>
      </w:r>
      <w:r>
        <w:t>主要</w:t>
      </w:r>
      <w:r>
        <w:rPr>
          <w:rFonts w:hint="eastAsia"/>
        </w:rPr>
        <w:t>对</w:t>
      </w:r>
      <w:r>
        <w:t>基于</w:t>
      </w:r>
      <w:r>
        <w:t>PDFBox</w:t>
      </w:r>
      <w:r>
        <w:t>的</w:t>
      </w:r>
      <w:r>
        <w:t>PDF</w:t>
      </w:r>
      <w:r>
        <w:t>表格抽取的关键</w:t>
      </w:r>
      <w:r w:rsidR="0025155C">
        <w:rPr>
          <w:rFonts w:hint="eastAsia"/>
        </w:rPr>
        <w:t>问题</w:t>
      </w:r>
      <w:r>
        <w:rPr>
          <w:rFonts w:hint="eastAsia"/>
        </w:rPr>
        <w:t>进行</w:t>
      </w:r>
      <w:r>
        <w:t>介绍。具体包括</w:t>
      </w:r>
      <w:r>
        <w:rPr>
          <w:rFonts w:hint="eastAsia"/>
        </w:rPr>
        <w:t>表格特征提取</w:t>
      </w:r>
      <w:r>
        <w:t>，表格还原，表格结构识别</w:t>
      </w:r>
      <w:r>
        <w:rPr>
          <w:rFonts w:hint="eastAsia"/>
        </w:rPr>
        <w:t>等</w:t>
      </w:r>
      <w:r>
        <w:t>。其中</w:t>
      </w:r>
      <w:r>
        <w:rPr>
          <w:rFonts w:hint="eastAsia"/>
        </w:rPr>
        <w:t>表格</w:t>
      </w:r>
      <w:r>
        <w:t>特征提取</w:t>
      </w:r>
      <w:r>
        <w:rPr>
          <w:rFonts w:hint="eastAsia"/>
        </w:rPr>
        <w:t>使用</w:t>
      </w:r>
      <w:r>
        <w:t>了开源的</w:t>
      </w:r>
      <w:r>
        <w:rPr>
          <w:rFonts w:hint="eastAsia"/>
        </w:rPr>
        <w:t>项目</w:t>
      </w:r>
      <w:r>
        <w:t>PDFBox</w:t>
      </w:r>
      <w:r>
        <w:rPr>
          <w:rFonts w:hint="eastAsia"/>
        </w:rPr>
        <w:t>，</w:t>
      </w:r>
      <w:r>
        <w:t>为了完成表格框线的识别，本系统修改了</w:t>
      </w:r>
      <w:r>
        <w:t>PDFBox</w:t>
      </w:r>
      <w:r>
        <w:t>的源码。表格</w:t>
      </w:r>
      <w:r>
        <w:rPr>
          <w:rFonts w:hint="eastAsia"/>
        </w:rPr>
        <w:t>还原</w:t>
      </w:r>
      <w:r>
        <w:t>主要包括</w:t>
      </w:r>
      <w:r>
        <w:rPr>
          <w:rFonts w:hint="eastAsia"/>
        </w:rPr>
        <w:t>线条</w:t>
      </w:r>
      <w:r>
        <w:t>过滤，表格定位，</w:t>
      </w:r>
      <w:r>
        <w:rPr>
          <w:rFonts w:hint="eastAsia"/>
        </w:rPr>
        <w:t>复杂表头</w:t>
      </w:r>
      <w:r>
        <w:t>处理等问题。表格</w:t>
      </w:r>
      <w:r>
        <w:rPr>
          <w:rFonts w:hint="eastAsia"/>
        </w:rPr>
        <w:t>的</w:t>
      </w:r>
      <w:r>
        <w:t>结构识别</w:t>
      </w:r>
      <w:r>
        <w:rPr>
          <w:rFonts w:hint="eastAsia"/>
        </w:rPr>
        <w:t>则</w:t>
      </w:r>
      <w:r w:rsidR="00271B3D">
        <w:rPr>
          <w:rFonts w:hint="eastAsia"/>
        </w:rPr>
        <w:t>提出</w:t>
      </w:r>
      <w:r w:rsidR="00271B3D">
        <w:t>了基于表格内容</w:t>
      </w:r>
      <w:r w:rsidR="00271B3D">
        <w:rPr>
          <w:rFonts w:hint="eastAsia"/>
        </w:rPr>
        <w:t>和表格</w:t>
      </w:r>
      <w:r w:rsidR="00271B3D">
        <w:t>结构的识别方法</w:t>
      </w:r>
      <w:r>
        <w:t>。</w:t>
      </w:r>
    </w:p>
    <w:p w14:paraId="0A0BEE98" w14:textId="77777777" w:rsidR="00D06A8C" w:rsidRDefault="00D06A8C" w:rsidP="00D06A8C">
      <w:pPr>
        <w:pStyle w:val="2"/>
      </w:pPr>
      <w:bookmarkStart w:id="200" w:name="_Toc406841168"/>
      <w:r>
        <w:rPr>
          <w:rFonts w:hint="eastAsia"/>
        </w:rPr>
        <w:t>基于</w:t>
      </w:r>
      <w:r>
        <w:t>PDFBox</w:t>
      </w:r>
      <w:r>
        <w:t>的</w:t>
      </w:r>
      <w:r>
        <w:rPr>
          <w:rFonts w:hint="eastAsia"/>
        </w:rPr>
        <w:t>表格特征</w:t>
      </w:r>
      <w:r>
        <w:t>提取</w:t>
      </w:r>
      <w:bookmarkEnd w:id="200"/>
    </w:p>
    <w:p w14:paraId="06CCF56B" w14:textId="231437FA" w:rsidR="00D06A8C" w:rsidRDefault="00D06A8C" w:rsidP="00D06A8C">
      <w:pPr>
        <w:pStyle w:val="3"/>
      </w:pPr>
      <w:bookmarkStart w:id="201" w:name="_Toc406841169"/>
      <w:r>
        <w:rPr>
          <w:rFonts w:hint="eastAsia"/>
        </w:rPr>
        <w:t>PDF字符</w:t>
      </w:r>
      <w:r>
        <w:t>流</w:t>
      </w:r>
      <w:r>
        <w:rPr>
          <w:rFonts w:hint="eastAsia"/>
        </w:rPr>
        <w:t>中</w:t>
      </w:r>
      <w:r>
        <w:t>表格的基本格式</w:t>
      </w:r>
      <w:r>
        <w:rPr>
          <w:rFonts w:hint="eastAsia"/>
        </w:rPr>
        <w:t>介绍</w:t>
      </w:r>
      <w:r w:rsidR="008251BD">
        <w:rPr>
          <w:rFonts w:hint="eastAsia"/>
          <w:vertAlign w:val="superscript"/>
        </w:rPr>
        <w:t>[</w:t>
      </w:r>
      <w:r w:rsidR="001D0267">
        <w:rPr>
          <w:vertAlign w:val="superscript"/>
        </w:rPr>
        <w:t>5</w:t>
      </w:r>
      <w:r w:rsidR="008251BD">
        <w:rPr>
          <w:rFonts w:hint="eastAsia"/>
          <w:vertAlign w:val="superscript"/>
        </w:rPr>
        <w:t>]</w:t>
      </w:r>
      <w:bookmarkEnd w:id="201"/>
    </w:p>
    <w:p w14:paraId="7FEFC62F" w14:textId="77777777" w:rsidR="00D06A8C" w:rsidRPr="008D233E" w:rsidRDefault="00D06A8C" w:rsidP="003E709A">
      <w:pPr>
        <w:pStyle w:val="07415"/>
        <w:ind w:firstLineChars="200" w:firstLine="480"/>
      </w:pPr>
      <w:r>
        <w:rPr>
          <w:rFonts w:hint="eastAsia"/>
        </w:rPr>
        <w:t>由于</w:t>
      </w:r>
      <w:r>
        <w:t>PDF</w:t>
      </w:r>
      <w:r>
        <w:t>的字符流格式比较复杂，</w:t>
      </w:r>
      <w:r>
        <w:rPr>
          <w:rFonts w:hint="eastAsia"/>
        </w:rPr>
        <w:t>为</w:t>
      </w:r>
      <w:r>
        <w:t>了方便理解，</w:t>
      </w:r>
      <w:r>
        <w:rPr>
          <w:rFonts w:hint="eastAsia"/>
        </w:rPr>
        <w:t>截取</w:t>
      </w:r>
      <w:r>
        <w:t>PDF</w:t>
      </w:r>
      <w:r>
        <w:t>中某表格的部分字符流进行说明。</w:t>
      </w:r>
      <w:r>
        <w:rPr>
          <w:rFonts w:hint="eastAsia"/>
        </w:rPr>
        <w:t>本</w:t>
      </w:r>
      <w:r>
        <w:t>系统就是通过</w:t>
      </w:r>
      <w:r>
        <w:t>PDFBox</w:t>
      </w:r>
      <w:r>
        <w:t>从下</w:t>
      </w:r>
      <w:r>
        <w:rPr>
          <w:rFonts w:hint="eastAsia"/>
        </w:rPr>
        <w:t>述的</w:t>
      </w:r>
      <w:r>
        <w:t>字符流中提取相应的文字和线条信息的。</w:t>
      </w:r>
    </w:p>
    <w:p w14:paraId="2C9301BF" w14:textId="77777777" w:rsidR="00D06A8C" w:rsidRDefault="00E71162" w:rsidP="00D06A8C">
      <w:pPr>
        <w:ind w:left="120" w:hangingChars="50" w:hanging="120"/>
        <w:jc w:val="left"/>
      </w:pPr>
      <w:r>
        <w:rPr>
          <w:noProof/>
        </w:rPr>
        <mc:AlternateContent>
          <mc:Choice Requires="wps">
            <w:drawing>
              <wp:anchor distT="0" distB="0" distL="114300" distR="114300" simplePos="0" relativeHeight="251649024" behindDoc="0" locked="0" layoutInCell="1" allowOverlap="1" wp14:anchorId="6C16E9A6" wp14:editId="460E7061">
                <wp:simplePos x="0" y="0"/>
                <wp:positionH relativeFrom="column">
                  <wp:posOffset>2886710</wp:posOffset>
                </wp:positionH>
                <wp:positionV relativeFrom="paragraph">
                  <wp:posOffset>1097280</wp:posOffset>
                </wp:positionV>
                <wp:extent cx="1247775" cy="0"/>
                <wp:effectExtent l="9525" t="12700" r="9525" b="15875"/>
                <wp:wrapNone/>
                <wp:docPr id="9" name="AutoShap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47775" cy="0"/>
                        </a:xfrm>
                        <a:prstGeom prst="straightConnector1">
                          <a:avLst/>
                        </a:prstGeom>
                        <a:noFill/>
                        <a:ln w="15875">
                          <a:solidFill>
                            <a:srgbClr val="7030A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B3C296" id="_x0000_t32" coordsize="21600,21600" o:spt="32" o:oned="t" path="m,l21600,21600e" filled="f">
                <v:path arrowok="t" fillok="f" o:connecttype="none"/>
                <o:lock v:ext="edit" shapetype="t"/>
              </v:shapetype>
              <v:shape id="AutoShape 452" o:spid="_x0000_s1026" type="#_x0000_t32" style="position:absolute;left:0;text-align:left;margin-left:227.3pt;margin-top:86.4pt;width:98.2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" strokecolor="#7030a0" strokeweight="1.25pt"/>
            </w:pict>
          </mc:Fallback>
        </mc:AlternateContent>
      </w:r>
      <w:r>
        <w:rPr>
          <w:noProof/>
        </w:rPr>
        <mc:AlternateContent>
          <mc:Choice Requires="wps">
            <w:drawing>
              <wp:anchor distT="0" distB="0" distL="114300" distR="114300" simplePos="0" relativeHeight="251646976" behindDoc="0" locked="0" layoutInCell="1" allowOverlap="1" wp14:anchorId="32FA0272" wp14:editId="3C3C94A6">
                <wp:simplePos x="0" y="0"/>
                <wp:positionH relativeFrom="column">
                  <wp:posOffset>2839085</wp:posOffset>
                </wp:positionH>
                <wp:positionV relativeFrom="paragraph">
                  <wp:posOffset>373380</wp:posOffset>
                </wp:positionV>
                <wp:extent cx="1457325" cy="3181350"/>
                <wp:effectExtent l="9525" t="12700" r="9525" b="15875"/>
                <wp:wrapNone/>
                <wp:docPr id="8"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3181350"/>
                        </a:xfrm>
                        <a:prstGeom prst="rect">
                          <a:avLst/>
                        </a:prstGeom>
                        <a:noFill/>
                        <a:ln w="15875">
                          <a:solidFill>
                            <a:srgbClr val="00B05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6E3F9" id="Rectangle 451" o:spid="_x0000_s1026" style="position:absolute;left:0;text-align:left;margin-left:223.55pt;margin-top:29.4pt;width:114.75pt;height:250.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" filled="f" strokecolor="#00b050" strokeweight="1.25pt"/>
            </w:pict>
          </mc:Fallback>
        </mc:AlternateContent>
      </w:r>
      <w:r>
        <w:rPr>
          <w:noProof/>
        </w:rPr>
        <mc:AlternateContent>
          <mc:Choice Requires="wps">
            <w:drawing>
              <wp:anchor distT="0" distB="0" distL="114300" distR="114300" simplePos="0" relativeHeight="251644928" behindDoc="0" locked="0" layoutInCell="1" allowOverlap="1" wp14:anchorId="7B1F77D9" wp14:editId="0145ADFB">
                <wp:simplePos x="0" y="0"/>
                <wp:positionH relativeFrom="column">
                  <wp:posOffset>19685</wp:posOffset>
                </wp:positionH>
                <wp:positionV relativeFrom="paragraph">
                  <wp:posOffset>1040130</wp:posOffset>
                </wp:positionV>
                <wp:extent cx="2676525" cy="847725"/>
                <wp:effectExtent l="9525" t="12700" r="9525" b="15875"/>
                <wp:wrapNone/>
                <wp:docPr id="7"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847725"/>
                        </a:xfrm>
                        <a:prstGeom prst="rect">
                          <a:avLst/>
                        </a:prstGeom>
                        <a:noFill/>
                        <a:ln w="15875">
                          <a:solidFill>
                            <a:srgbClr val="FF0000"/>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gradFill rotWithShape="0">
                                <a:gsLst>
                                  <a:gs pos="0">
                                    <a:srgbClr val="BBD5F0"/>
                                  </a:gs>
                                  <a:gs pos="100000">
                                    <a:srgbClr val="9CBEE0"/>
                                  </a:gs>
                                </a:gsLst>
                                <a:lin ang="5400000"/>
                              </a:gra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EBE134" id="Rectangle 450" o:spid="_x0000_s1026" style="position:absolute;left:0;text-align:left;margin-left:1.55pt;margin-top:81.9pt;width:210.75pt;height:66.7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" filled="f" strokecolor="red" strokeweight="1.25pt"/>
            </w:pict>
          </mc:Fallback>
        </mc:AlternateContent>
      </w:r>
      <w:r w:rsidR="00D06A8C">
        <w:object w:dxaOrig="5610" w:dyaOrig="6451" w14:anchorId="69302A42">
          <v:shape id="_x0000_i1039" type="#_x0000_t75" style="width:214.8pt;height:292.2pt" o:ole="">
            <v:imagedata r:id="rId43" o:title=""/>
          </v:shape>
          <o:OLEObject Type="Embed" ProgID="Visio.Drawing.15" ShapeID="_x0000_i1039" DrawAspect="Content" ObjectID="_1571948067" r:id="rId44"/>
        </w:object>
      </w:r>
      <w:r w:rsidR="00D06A8C">
        <w:t xml:space="preserve"> </w:t>
      </w:r>
      <w:r w:rsidR="00D06A8C">
        <w:object w:dxaOrig="5445" w:dyaOrig="6451" w14:anchorId="77D20908">
          <v:shape id="_x0000_i1040" type="#_x0000_t75" style="width:212.4pt;height:292.2pt" o:ole="">
            <v:imagedata r:id="rId45" o:title=""/>
          </v:shape>
          <o:OLEObject Type="Embed" ProgID="Visio.Drawing.15" ShapeID="_x0000_i1040" DrawAspect="Content" ObjectID="_1571948068" r:id="rId46"/>
        </w:object>
      </w:r>
    </w:p>
    <w:p w14:paraId="1EB6BBDA" w14:textId="77777777" w:rsidR="00FE53B6" w:rsidRPr="00FE53B6" w:rsidRDefault="00FE53B6" w:rsidP="00FE53B6">
      <w:pPr>
        <w:jc w:val="center"/>
        <w:rPr>
          <w:rFonts w:ascii="楷体_GB2312" w:eastAsia="楷体_GB2312"/>
          <w:sz w:val="21"/>
          <w:szCs w:val="21"/>
        </w:rPr>
      </w:pPr>
      <w:r w:rsidRPr="00FE53B6">
        <w:rPr>
          <w:rFonts w:ascii="楷体_GB2312" w:eastAsia="楷体_GB2312" w:hint="eastAsia"/>
          <w:sz w:val="21"/>
          <w:szCs w:val="21"/>
        </w:rPr>
        <w:t>图4</w:t>
      </w:r>
      <w:r w:rsidRPr="00FE53B6">
        <w:rPr>
          <w:rFonts w:ascii="楷体_GB2312" w:eastAsia="楷体_GB2312"/>
          <w:sz w:val="21"/>
          <w:szCs w:val="21"/>
        </w:rPr>
        <w:t>-1-1 PDF中</w:t>
      </w:r>
      <w:r w:rsidRPr="00FE53B6">
        <w:rPr>
          <w:rFonts w:ascii="楷体_GB2312" w:eastAsia="楷体_GB2312" w:hint="eastAsia"/>
          <w:sz w:val="21"/>
          <w:szCs w:val="21"/>
        </w:rPr>
        <w:t>文字流</w:t>
      </w:r>
      <w:r w:rsidRPr="00FE53B6">
        <w:rPr>
          <w:rFonts w:ascii="楷体_GB2312" w:eastAsia="楷体_GB2312"/>
          <w:sz w:val="21"/>
          <w:szCs w:val="21"/>
        </w:rPr>
        <w:t>示意</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图4</w:t>
      </w:r>
      <w:r>
        <w:rPr>
          <w:rFonts w:ascii="楷体_GB2312" w:eastAsia="楷体_GB2312"/>
          <w:sz w:val="21"/>
          <w:szCs w:val="21"/>
        </w:rPr>
        <w:t>-1-2 PDF中线条流示意</w:t>
      </w:r>
    </w:p>
    <w:p w14:paraId="63516E43" w14:textId="77777777" w:rsidR="00D06A8C" w:rsidRDefault="00D06A8C" w:rsidP="003E709A">
      <w:pPr>
        <w:pStyle w:val="07415"/>
        <w:ind w:firstLineChars="200" w:firstLine="480"/>
      </w:pPr>
      <w:r>
        <w:rPr>
          <w:rFonts w:hint="eastAsia"/>
        </w:rPr>
        <w:t>PDF</w:t>
      </w:r>
      <w:r>
        <w:t>使用特定的字符表示文字</w:t>
      </w:r>
      <w:r>
        <w:rPr>
          <w:rFonts w:hint="eastAsia"/>
        </w:rPr>
        <w:t>流，</w:t>
      </w:r>
      <w:r>
        <w:t>线条的流的开始和结束。对于</w:t>
      </w:r>
      <w:r>
        <w:rPr>
          <w:rFonts w:hint="eastAsia"/>
        </w:rPr>
        <w:t>文字</w:t>
      </w:r>
      <w:r>
        <w:t>以</w:t>
      </w:r>
      <w:r>
        <w:t>BT</w:t>
      </w:r>
      <w:r>
        <w:t>开始，</w:t>
      </w:r>
      <w:r>
        <w:t>ET</w:t>
      </w:r>
      <w:r>
        <w:t>结束。</w:t>
      </w:r>
      <w:r>
        <w:rPr>
          <w:rFonts w:hint="eastAsia"/>
        </w:rPr>
        <w:t>图中的</w:t>
      </w:r>
      <w:r>
        <w:t>红色框线部分是</w:t>
      </w:r>
      <w:r>
        <w:rPr>
          <w:rFonts w:hint="eastAsia"/>
        </w:rPr>
        <w:t>表格</w:t>
      </w:r>
      <w:r>
        <w:t>某单元格内的文字，其中</w:t>
      </w:r>
      <w:r>
        <w:t>Tj</w:t>
      </w:r>
      <w:r>
        <w:t>内的信息是文字的</w:t>
      </w:r>
      <w:r>
        <w:lastRenderedPageBreak/>
        <w:t>字符信息。</w:t>
      </w:r>
      <w:r>
        <w:t>Tm</w:t>
      </w:r>
      <w:r>
        <w:rPr>
          <w:rFonts w:hint="eastAsia"/>
        </w:rPr>
        <w:t>左侧</w:t>
      </w:r>
      <w:r>
        <w:t>信息表示的是位置信息。</w:t>
      </w:r>
    </w:p>
    <w:p w14:paraId="45FFF8E6" w14:textId="70797A6C" w:rsidR="00D06A8C" w:rsidRDefault="00D06A8C" w:rsidP="003E709A">
      <w:pPr>
        <w:pStyle w:val="07415"/>
        <w:ind w:firstLineChars="200" w:firstLine="480"/>
      </w:pPr>
      <w:r>
        <w:rPr>
          <w:rFonts w:hint="eastAsia"/>
        </w:rPr>
        <w:t>右图</w:t>
      </w:r>
      <w:r>
        <w:t>的</w:t>
      </w:r>
      <w:r>
        <w:rPr>
          <w:rFonts w:hint="eastAsia"/>
        </w:rPr>
        <w:t>绿色</w:t>
      </w:r>
      <w:r>
        <w:t>区域</w:t>
      </w:r>
      <w:r>
        <w:rPr>
          <w:rFonts w:hint="eastAsia"/>
        </w:rPr>
        <w:t>则</w:t>
      </w:r>
      <w:r>
        <w:t>表示了框线的信息</w:t>
      </w:r>
      <w:r>
        <w:rPr>
          <w:rFonts w:hint="eastAsia"/>
        </w:rPr>
        <w:t>。</w:t>
      </w:r>
      <w:r w:rsidR="00EA66F8">
        <w:rPr>
          <w:rFonts w:hint="eastAsia"/>
        </w:rPr>
        <w:t>‘</w:t>
      </w:r>
      <w:r w:rsidR="00EA66F8">
        <w:t>r</w:t>
      </w:r>
      <w:r>
        <w:rPr>
          <w:rFonts w:hint="eastAsia"/>
        </w:rPr>
        <w:t>e</w:t>
      </w:r>
      <w:r w:rsidR="00EA66F8">
        <w:rPr>
          <w:rFonts w:hint="eastAsia"/>
        </w:rPr>
        <w:t>’</w:t>
      </w:r>
      <w:r>
        <w:t>表示</w:t>
      </w:r>
      <w:r w:rsidR="00EA66F8">
        <w:rPr>
          <w:rFonts w:hint="eastAsia"/>
        </w:rPr>
        <w:t>矩形</w:t>
      </w:r>
      <w:r>
        <w:t>路径构造的开始</w:t>
      </w:r>
      <w:r>
        <w:rPr>
          <w:rFonts w:hint="eastAsia"/>
        </w:rPr>
        <w:t>。</w:t>
      </w:r>
      <w:r>
        <w:rPr>
          <w:rFonts w:hint="eastAsia"/>
        </w:rPr>
        <w:t>[</w:t>
      </w:r>
      <w:r>
        <w:t>89.96 597.58,229.46 0.72]</w:t>
      </w:r>
      <w:r>
        <w:rPr>
          <w:rFonts w:hint="eastAsia"/>
        </w:rPr>
        <w:t>分表表示</w:t>
      </w:r>
      <w:r>
        <w:t>了矩形的位置和大小。其中</w:t>
      </w:r>
      <w:r>
        <w:rPr>
          <w:rFonts w:hint="eastAsia"/>
        </w:rPr>
        <w:t>89.24</w:t>
      </w:r>
      <w:r>
        <w:rPr>
          <w:rFonts w:hint="eastAsia"/>
        </w:rPr>
        <w:t>表示矩形</w:t>
      </w:r>
      <w:r>
        <w:t>左下角</w:t>
      </w:r>
      <w:r>
        <w:t>x</w:t>
      </w:r>
      <w:r>
        <w:t>轴坐标，</w:t>
      </w:r>
      <w:r>
        <w:rPr>
          <w:rFonts w:hint="eastAsia"/>
        </w:rPr>
        <w:t>597.58</w:t>
      </w:r>
      <w:r>
        <w:rPr>
          <w:rFonts w:hint="eastAsia"/>
        </w:rPr>
        <w:t>表示</w:t>
      </w:r>
      <w:r>
        <w:t>矩形左下角</w:t>
      </w:r>
      <w:r>
        <w:t>y</w:t>
      </w:r>
      <w:r>
        <w:t>轴坐标，</w:t>
      </w:r>
      <w:r>
        <w:rPr>
          <w:rFonts w:hint="eastAsia"/>
        </w:rPr>
        <w:t>这些</w:t>
      </w:r>
      <w:r>
        <w:t>位置信息都是绝对位置信息，由此可以确定</w:t>
      </w:r>
      <w:r>
        <w:rPr>
          <w:rFonts w:hint="eastAsia"/>
        </w:rPr>
        <w:t>该</w:t>
      </w:r>
      <w:r>
        <w:t>矩形的位置。</w:t>
      </w:r>
      <w:r>
        <w:rPr>
          <w:rFonts w:hint="eastAsia"/>
        </w:rPr>
        <w:t>2</w:t>
      </w:r>
      <w:r>
        <w:t>29.46</w:t>
      </w:r>
      <w:r>
        <w:rPr>
          <w:rFonts w:hint="eastAsia"/>
        </w:rPr>
        <w:t>表示</w:t>
      </w:r>
      <w:r>
        <w:t>长度，</w:t>
      </w:r>
      <w:r>
        <w:rPr>
          <w:rFonts w:hint="eastAsia"/>
        </w:rPr>
        <w:t>0.72</w:t>
      </w:r>
      <w:r>
        <w:rPr>
          <w:rFonts w:hint="eastAsia"/>
        </w:rPr>
        <w:t>表示高度</w:t>
      </w:r>
      <w:r>
        <w:t>。因此该信息表示</w:t>
      </w:r>
      <w:r>
        <w:rPr>
          <w:rFonts w:hint="eastAsia"/>
        </w:rPr>
        <w:t>了</w:t>
      </w:r>
      <w:r>
        <w:t>一条长为</w:t>
      </w:r>
      <w:r>
        <w:rPr>
          <w:rFonts w:hint="eastAsia"/>
        </w:rPr>
        <w:t>229.46</w:t>
      </w:r>
      <w:r>
        <w:rPr>
          <w:rFonts w:hint="eastAsia"/>
        </w:rPr>
        <w:t>的</w:t>
      </w:r>
      <w:r>
        <w:t>线条，且</w:t>
      </w:r>
      <w:r>
        <w:rPr>
          <w:rFonts w:hint="eastAsia"/>
        </w:rPr>
        <w:t>该</w:t>
      </w:r>
      <w:r>
        <w:t>线条呈</w:t>
      </w:r>
      <w:r>
        <w:rPr>
          <w:rFonts w:hint="eastAsia"/>
        </w:rPr>
        <w:t>水平</w:t>
      </w:r>
      <w:r>
        <w:t>方向。</w:t>
      </w:r>
    </w:p>
    <w:p w14:paraId="07FC735D" w14:textId="77777777" w:rsidR="002D6EAE" w:rsidRDefault="002D6EAE" w:rsidP="002D6EAE">
      <w:pPr>
        <w:pStyle w:val="3"/>
      </w:pPr>
      <w:bookmarkStart w:id="202" w:name="_Toc406841170"/>
      <w:r>
        <w:rPr>
          <w:rFonts w:hint="eastAsia"/>
        </w:rPr>
        <w:t>PDFBox</w:t>
      </w:r>
      <w:r w:rsidR="000B6CC3">
        <w:t>中</w:t>
      </w:r>
      <w:r>
        <w:t>文字和线条的</w:t>
      </w:r>
      <w:r>
        <w:rPr>
          <w:rFonts w:hint="eastAsia"/>
        </w:rPr>
        <w:t>处理介绍</w:t>
      </w:r>
      <w:bookmarkEnd w:id="202"/>
    </w:p>
    <w:p w14:paraId="7AE26829" w14:textId="77777777" w:rsidR="003E709A" w:rsidRDefault="003E709A" w:rsidP="003E709A">
      <w:pPr>
        <w:pStyle w:val="07415"/>
        <w:ind w:firstLineChars="200" w:firstLine="480"/>
      </w:pPr>
      <w:r>
        <w:rPr>
          <w:rFonts w:hint="eastAsia"/>
        </w:rPr>
        <w:t>在</w:t>
      </w:r>
      <w:r>
        <w:t>PDFBox</w:t>
      </w:r>
      <w:r>
        <w:t>中，对于</w:t>
      </w:r>
      <w:r>
        <w:t>PDF</w:t>
      </w:r>
      <w:r>
        <w:rPr>
          <w:rFonts w:hint="eastAsia"/>
        </w:rPr>
        <w:t>内</w:t>
      </w:r>
      <w:r>
        <w:t>的文字和线条都经过了重新的处理和封装。</w:t>
      </w:r>
      <w:r w:rsidR="000B6CC3">
        <w:rPr>
          <w:rFonts w:hint="eastAsia"/>
        </w:rPr>
        <w:t>文字</w:t>
      </w:r>
      <w:r w:rsidR="000B6CC3">
        <w:t>和线条在</w:t>
      </w:r>
      <w:r w:rsidR="000B6CC3">
        <w:t>PDFBox</w:t>
      </w:r>
      <w:r w:rsidR="000B6CC3">
        <w:t>中都存储在</w:t>
      </w:r>
      <w:r w:rsidR="000B6CC3">
        <w:rPr>
          <w:rFonts w:hint="eastAsia"/>
        </w:rPr>
        <w:t>Cos</w:t>
      </w:r>
      <w:r w:rsidR="000B6CC3">
        <w:t>Stream</w:t>
      </w:r>
      <w:r w:rsidR="000B6CC3">
        <w:t>对象中。该对象继承自</w:t>
      </w:r>
      <w:r w:rsidR="000B6CC3">
        <w:rPr>
          <w:rFonts w:hint="eastAsia"/>
        </w:rPr>
        <w:t>CosDictionary</w:t>
      </w:r>
      <w:r w:rsidR="000B6CC3">
        <w:t>类。这些</w:t>
      </w:r>
      <w:r w:rsidR="000B6CC3">
        <w:rPr>
          <w:rFonts w:hint="eastAsia"/>
        </w:rPr>
        <w:t>对象</w:t>
      </w:r>
      <w:r w:rsidR="000B6CC3">
        <w:t>均处于</w:t>
      </w:r>
      <w:r w:rsidR="000B6CC3">
        <w:t>PDFBox</w:t>
      </w:r>
      <w:r w:rsidR="000B6CC3">
        <w:t>的</w:t>
      </w:r>
      <w:r w:rsidR="000B6CC3">
        <w:rPr>
          <w:rFonts w:hint="eastAsia"/>
        </w:rPr>
        <w:t>CosModel</w:t>
      </w:r>
      <w:r w:rsidR="000B6CC3">
        <w:rPr>
          <w:rFonts w:hint="eastAsia"/>
        </w:rPr>
        <w:t>层</w:t>
      </w:r>
      <w:r w:rsidR="000B6CC3">
        <w:t>，即</w:t>
      </w:r>
      <w:r w:rsidR="00535811">
        <w:rPr>
          <w:rFonts w:hint="eastAsia"/>
        </w:rPr>
        <w:t>PDFBox</w:t>
      </w:r>
      <w:r w:rsidR="00535811">
        <w:t>的最低层</w:t>
      </w:r>
      <w:r w:rsidR="00535811">
        <w:rPr>
          <w:rFonts w:hint="eastAsia"/>
        </w:rPr>
        <w:t>，</w:t>
      </w:r>
      <w:r w:rsidR="00535811">
        <w:t>该层</w:t>
      </w:r>
      <w:r w:rsidR="00535811">
        <w:rPr>
          <w:rFonts w:hint="eastAsia"/>
        </w:rPr>
        <w:t>负责</w:t>
      </w:r>
      <w:r w:rsidR="00535811">
        <w:t>完成对</w:t>
      </w:r>
      <w:r w:rsidR="00535811">
        <w:t>PDF</w:t>
      </w:r>
      <w:r w:rsidR="00535811">
        <w:t>基本结构的封装。</w:t>
      </w:r>
      <w:r w:rsidR="00535811">
        <w:rPr>
          <w:rFonts w:hint="eastAsia"/>
        </w:rPr>
        <w:t>PDFBox</w:t>
      </w:r>
      <w:r w:rsidR="00535811">
        <w:t>通过</w:t>
      </w:r>
      <w:r w:rsidR="00535811">
        <w:rPr>
          <w:rFonts w:hint="eastAsia"/>
        </w:rPr>
        <w:t>PDFStreamParser</w:t>
      </w:r>
      <w:r w:rsidR="00535811">
        <w:rPr>
          <w:rFonts w:hint="eastAsia"/>
        </w:rPr>
        <w:t>解析</w:t>
      </w:r>
      <w:r w:rsidR="00535811">
        <w:t>CosStream</w:t>
      </w:r>
      <w:r w:rsidR="00535811">
        <w:t>对象</w:t>
      </w:r>
      <w:r w:rsidR="00535811">
        <w:rPr>
          <w:rFonts w:hint="eastAsia"/>
        </w:rPr>
        <w:t>，</w:t>
      </w:r>
      <w:r w:rsidR="00535811">
        <w:t>针对不同的类型进行分别处理。下面是</w:t>
      </w:r>
      <w:r w:rsidR="00535811">
        <w:t>PDFBox</w:t>
      </w:r>
      <w:r w:rsidR="00535811">
        <w:t>低层关键部分的代码</w:t>
      </w:r>
      <w:r w:rsidR="00535811">
        <w:rPr>
          <w:rFonts w:hint="eastAsia"/>
        </w:rPr>
        <w:t>：</w:t>
      </w:r>
    </w:p>
    <w:p w14:paraId="5AC2E1A2" w14:textId="77777777" w:rsidR="00535811" w:rsidRDefault="00424EE2" w:rsidP="00535811">
      <w:pPr>
        <w:pStyle w:val="07415"/>
        <w:spacing w:line="240" w:lineRule="auto"/>
        <w:ind w:firstLine="0"/>
        <w:jc w:val="center"/>
      </w:pPr>
      <w:r>
        <w:rPr>
          <w:noProof/>
        </w:rPr>
        <mc:AlternateContent>
          <mc:Choice Requires="wps">
            <w:drawing>
              <wp:anchor distT="0" distB="0" distL="114300" distR="114300" simplePos="0" relativeHeight="251659264" behindDoc="0" locked="0" layoutInCell="1" allowOverlap="1" wp14:anchorId="4FB16227" wp14:editId="630F61E2">
                <wp:simplePos x="0" y="0"/>
                <wp:positionH relativeFrom="column">
                  <wp:posOffset>775225</wp:posOffset>
                </wp:positionH>
                <wp:positionV relativeFrom="paragraph">
                  <wp:posOffset>3616877</wp:posOffset>
                </wp:positionV>
                <wp:extent cx="4595853" cy="143124"/>
                <wp:effectExtent l="0" t="0" r="14605" b="28575"/>
                <wp:wrapNone/>
                <wp:docPr id="22" name="矩形 22"/>
                <wp:cNvGraphicFramePr/>
                <a:graphic xmlns:a="http://schemas.openxmlformats.org/drawingml/2006/main">
                  <a:graphicData uri="http://schemas.microsoft.com/office/word/2010/wordprocessingShape">
                    <wps:wsp>
                      <wps:cNvSpPr/>
                      <wps:spPr>
                        <a:xfrm>
                          <a:off x="0" y="0"/>
                          <a:ext cx="4595853" cy="1431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C84AEF" id="矩形 22" o:spid="_x0000_s1026" style="position:absolute;left:0;text-align:left;margin-left:61.05pt;margin-top:284.8pt;width:361.9pt;height:1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57216" behindDoc="0" locked="0" layoutInCell="1" allowOverlap="1" wp14:anchorId="602B14A2" wp14:editId="6FC37C84">
                <wp:simplePos x="0" y="0"/>
                <wp:positionH relativeFrom="column">
                  <wp:posOffset>369708</wp:posOffset>
                </wp:positionH>
                <wp:positionV relativeFrom="paragraph">
                  <wp:posOffset>1350755</wp:posOffset>
                </wp:positionV>
                <wp:extent cx="1240404" cy="190832"/>
                <wp:effectExtent l="0" t="0" r="17145" b="19050"/>
                <wp:wrapNone/>
                <wp:docPr id="21" name="椭圆 21"/>
                <wp:cNvGraphicFramePr/>
                <a:graphic xmlns:a="http://schemas.openxmlformats.org/drawingml/2006/main">
                  <a:graphicData uri="http://schemas.microsoft.com/office/word/2010/wordprocessingShape">
                    <wps:wsp>
                      <wps:cNvSpPr/>
                      <wps:spPr>
                        <a:xfrm>
                          <a:off x="0" y="0"/>
                          <a:ext cx="1240404" cy="1908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B50684" id="椭圆 21" o:spid="_x0000_s1026" style="position:absolute;left:0;text-align:left;margin-left:29.1pt;margin-top:106.35pt;width:97.65pt;height:15.0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" filled="f" strokecolor="red" strokeweight="1pt">
                <v:stroke joinstyle="miter"/>
              </v:oval>
            </w:pict>
          </mc:Fallback>
        </mc:AlternateContent>
      </w:r>
      <w:r>
        <w:rPr>
          <w:noProof/>
        </w:rPr>
        <mc:AlternateContent>
          <mc:Choice Requires="wps">
            <w:drawing>
              <wp:anchor distT="0" distB="0" distL="114300" distR="114300" simplePos="0" relativeHeight="251655168" behindDoc="0" locked="0" layoutInCell="1" allowOverlap="1" wp14:anchorId="398CC2D9" wp14:editId="681BD213">
                <wp:simplePos x="0" y="0"/>
                <wp:positionH relativeFrom="column">
                  <wp:posOffset>266340</wp:posOffset>
                </wp:positionH>
                <wp:positionV relativeFrom="paragraph">
                  <wp:posOffset>499966</wp:posOffset>
                </wp:positionV>
                <wp:extent cx="3482671" cy="7951"/>
                <wp:effectExtent l="0" t="0" r="22860" b="30480"/>
                <wp:wrapNone/>
                <wp:docPr id="20" name="直接连接符 20"/>
                <wp:cNvGraphicFramePr/>
                <a:graphic xmlns:a="http://schemas.openxmlformats.org/drawingml/2006/main">
                  <a:graphicData uri="http://schemas.microsoft.com/office/word/2010/wordprocessingShape">
                    <wps:wsp>
                      <wps:cNvCnPr/>
                      <wps:spPr>
                        <a:xfrm>
                          <a:off x="0" y="0"/>
                          <a:ext cx="3482671" cy="7951"/>
                        </a:xfrm>
                        <a:prstGeom prst="line">
                          <a:avLst/>
                        </a:prstGeom>
                        <a:ln>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7A6E092" id="直接连接符 20" o:spid="_x0000_s1026" style="position:absolute;left:0;text-align:left;z-index:251655168;visibility:visible;mso-wrap-style:square;mso-wrap-distance-left:9pt;mso-wrap-distance-top:0;mso-wrap-distance-right:9pt;mso-wrap-distance-bottom:0;mso-position-horizontal:absolute;mso-position-horizontal-relative:text;mso-position-vertical:absolute;mso-position-vertical-relative:text" from="20.95pt,39.35pt" to="295.2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" strokecolor="red" strokeweight="1.5pt">
                <v:stroke joinstyle="miter"/>
              </v:line>
            </w:pict>
          </mc:Fallback>
        </mc:AlternateContent>
      </w:r>
      <w:r>
        <w:rPr>
          <w:noProof/>
        </w:rPr>
        <w:drawing>
          <wp:inline distT="0" distB="0" distL="0" distR="0" wp14:anchorId="0E571B8A" wp14:editId="3EC8418B">
            <wp:extent cx="5451797" cy="4719762"/>
            <wp:effectExtent l="19050" t="19050" r="15875" b="2413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5047" cy="4722575"/>
                    </a:xfrm>
                    <a:prstGeom prst="rect">
                      <a:avLst/>
                    </a:prstGeom>
                    <a:ln>
                      <a:solidFill>
                        <a:schemeClr val="tx1"/>
                      </a:solidFill>
                    </a:ln>
                  </pic:spPr>
                </pic:pic>
              </a:graphicData>
            </a:graphic>
          </wp:inline>
        </w:drawing>
      </w:r>
    </w:p>
    <w:p w14:paraId="0156DDB2" w14:textId="77777777" w:rsidR="00424EE2" w:rsidRDefault="00424EE2" w:rsidP="00424EE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-2 PDFBox低层</w:t>
      </w:r>
      <w:r>
        <w:rPr>
          <w:rFonts w:ascii="楷体_GB2312" w:eastAsia="楷体_GB2312" w:hint="eastAsia"/>
          <w:sz w:val="21"/>
          <w:szCs w:val="21"/>
        </w:rPr>
        <w:t>对象</w:t>
      </w:r>
      <w:r>
        <w:rPr>
          <w:rFonts w:ascii="楷体_GB2312" w:eastAsia="楷体_GB2312"/>
          <w:sz w:val="21"/>
          <w:szCs w:val="21"/>
        </w:rPr>
        <w:t>遍历</w:t>
      </w:r>
      <w:r>
        <w:rPr>
          <w:rFonts w:ascii="楷体_GB2312" w:eastAsia="楷体_GB2312" w:hint="eastAsia"/>
          <w:sz w:val="21"/>
          <w:szCs w:val="21"/>
        </w:rPr>
        <w:t>处理</w:t>
      </w:r>
      <w:r>
        <w:rPr>
          <w:rFonts w:ascii="楷体_GB2312" w:eastAsia="楷体_GB2312"/>
          <w:sz w:val="21"/>
          <w:szCs w:val="21"/>
        </w:rPr>
        <w:t>截图</w:t>
      </w:r>
    </w:p>
    <w:p w14:paraId="7C83A0F8" w14:textId="77777777" w:rsidR="00060F12" w:rsidRDefault="00060F12" w:rsidP="00060F12">
      <w:pPr>
        <w:pStyle w:val="07415"/>
        <w:ind w:firstLineChars="200" w:firstLine="480"/>
      </w:pPr>
      <w:r>
        <w:rPr>
          <w:rFonts w:hint="eastAsia"/>
        </w:rPr>
        <w:lastRenderedPageBreak/>
        <w:t>如图</w:t>
      </w:r>
      <w:r>
        <w:t>，</w:t>
      </w:r>
      <w:r>
        <w:rPr>
          <w:rFonts w:hint="eastAsia"/>
        </w:rPr>
        <w:t>PDFBox</w:t>
      </w:r>
      <w:r>
        <w:t>利用</w:t>
      </w:r>
      <w:r>
        <w:rPr>
          <w:rFonts w:hint="eastAsia"/>
        </w:rPr>
        <w:t>processSubStream</w:t>
      </w:r>
      <w:r>
        <w:rPr>
          <w:rFonts w:hint="eastAsia"/>
        </w:rPr>
        <w:t>函数</w:t>
      </w:r>
      <w:r>
        <w:t>完成底层各个对象的个性处理。</w:t>
      </w:r>
      <w:r>
        <w:rPr>
          <w:rFonts w:hint="eastAsia"/>
        </w:rPr>
        <w:t>在</w:t>
      </w:r>
      <w:r>
        <w:t>函数内，</w:t>
      </w:r>
      <w:r>
        <w:rPr>
          <w:rFonts w:hint="eastAsia"/>
        </w:rPr>
        <w:t>PDFStreamParser</w:t>
      </w:r>
      <w:r>
        <w:t>负责解析</w:t>
      </w:r>
      <w:r>
        <w:t>CosStream</w:t>
      </w:r>
      <w:r>
        <w:t>下对应的各个对象</w:t>
      </w:r>
      <w:r>
        <w:rPr>
          <w:rFonts w:hint="eastAsia"/>
        </w:rPr>
        <w:t>，</w:t>
      </w:r>
      <w:r>
        <w:t>并利用</w:t>
      </w:r>
      <w:r>
        <w:rPr>
          <w:rFonts w:hint="eastAsia"/>
        </w:rPr>
        <w:t>processOperator</w:t>
      </w:r>
      <w:r>
        <w:t>函数完成不同类型操作符的个性化处理。由于</w:t>
      </w:r>
      <w:r>
        <w:rPr>
          <w:rFonts w:hint="eastAsia"/>
        </w:rPr>
        <w:t>PDFBox</w:t>
      </w:r>
      <w:r>
        <w:t>并未对线条类对象进行处理，因此本系统修改了该部分的代码。如下图</w:t>
      </w:r>
      <w:r>
        <w:rPr>
          <w:rFonts w:hint="eastAsia"/>
        </w:rPr>
        <w:t>：</w:t>
      </w:r>
    </w:p>
    <w:p w14:paraId="60C349D9" w14:textId="77777777" w:rsidR="00060F12" w:rsidRDefault="00980D02" w:rsidP="00060F12">
      <w:pPr>
        <w:pStyle w:val="07415"/>
        <w:spacing w:line="240" w:lineRule="auto"/>
        <w:ind w:firstLine="0"/>
        <w:jc w:val="center"/>
      </w:pPr>
      <w:r>
        <w:rPr>
          <w:noProof/>
        </w:rPr>
        <mc:AlternateContent>
          <mc:Choice Requires="wps">
            <w:drawing>
              <wp:anchor distT="0" distB="0" distL="114300" distR="114300" simplePos="0" relativeHeight="251669504" behindDoc="0" locked="0" layoutInCell="1" allowOverlap="1" wp14:anchorId="2387451E" wp14:editId="17735EA7">
                <wp:simplePos x="0" y="0"/>
                <wp:positionH relativeFrom="column">
                  <wp:posOffset>2627878</wp:posOffset>
                </wp:positionH>
                <wp:positionV relativeFrom="paragraph">
                  <wp:posOffset>3420828</wp:posOffset>
                </wp:positionV>
                <wp:extent cx="381663" cy="206734"/>
                <wp:effectExtent l="0" t="0" r="18415" b="22225"/>
                <wp:wrapNone/>
                <wp:docPr id="29" name="矩形 29"/>
                <wp:cNvGraphicFramePr/>
                <a:graphic xmlns:a="http://schemas.openxmlformats.org/drawingml/2006/main">
                  <a:graphicData uri="http://schemas.microsoft.com/office/word/2010/wordprocessingShape">
                    <wps:wsp>
                      <wps:cNvSpPr/>
                      <wps:spPr>
                        <a:xfrm>
                          <a:off x="0" y="0"/>
                          <a:ext cx="381663"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62359" id="矩形 29" o:spid="_x0000_s1026" style="position:absolute;left:0;text-align:left;margin-left:206.9pt;margin-top:269.35pt;width:30.05pt;height:16.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4002DC79" wp14:editId="48D0E373">
                <wp:simplePos x="0" y="0"/>
                <wp:positionH relativeFrom="column">
                  <wp:posOffset>2675586</wp:posOffset>
                </wp:positionH>
                <wp:positionV relativeFrom="paragraph">
                  <wp:posOffset>2737016</wp:posOffset>
                </wp:positionV>
                <wp:extent cx="262255" cy="159026"/>
                <wp:effectExtent l="0" t="0" r="23495" b="12700"/>
                <wp:wrapNone/>
                <wp:docPr id="28" name="矩形 28"/>
                <wp:cNvGraphicFramePr/>
                <a:graphic xmlns:a="http://schemas.openxmlformats.org/drawingml/2006/main">
                  <a:graphicData uri="http://schemas.microsoft.com/office/word/2010/wordprocessingShape">
                    <wps:wsp>
                      <wps:cNvSpPr/>
                      <wps:spPr>
                        <a:xfrm>
                          <a:off x="0" y="0"/>
                          <a:ext cx="262255"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44F91" id="矩形 28" o:spid="_x0000_s1026" style="position:absolute;left:0;text-align:left;margin-left:210.7pt;margin-top:215.5pt;width:20.65pt;height: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14:anchorId="10B29649" wp14:editId="2E3C2A63">
                <wp:simplePos x="0" y="0"/>
                <wp:positionH relativeFrom="column">
                  <wp:posOffset>2676221</wp:posOffset>
                </wp:positionH>
                <wp:positionV relativeFrom="paragraph">
                  <wp:posOffset>1464310</wp:posOffset>
                </wp:positionV>
                <wp:extent cx="262504" cy="198782"/>
                <wp:effectExtent l="0" t="0" r="23495" b="10795"/>
                <wp:wrapNone/>
                <wp:docPr id="27" name="矩形 27"/>
                <wp:cNvGraphicFramePr/>
                <a:graphic xmlns:a="http://schemas.openxmlformats.org/drawingml/2006/main">
                  <a:graphicData uri="http://schemas.microsoft.com/office/word/2010/wordprocessingShape">
                    <wps:wsp>
                      <wps:cNvSpPr/>
                      <wps:spPr>
                        <a:xfrm>
                          <a:off x="0" y="0"/>
                          <a:ext cx="262504" cy="1987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76868" id="矩形 27" o:spid="_x0000_s1026" style="position:absolute;left:0;text-align:left;margin-left:210.75pt;margin-top:115.3pt;width:20.65pt;height:15.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&#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5532F6D3" wp14:editId="1F33D4D8">
                <wp:simplePos x="0" y="0"/>
                <wp:positionH relativeFrom="column">
                  <wp:posOffset>3454814</wp:posOffset>
                </wp:positionH>
                <wp:positionV relativeFrom="paragraph">
                  <wp:posOffset>741238</wp:posOffset>
                </wp:positionV>
                <wp:extent cx="341906" cy="206734"/>
                <wp:effectExtent l="0" t="0" r="20320" b="22225"/>
                <wp:wrapNone/>
                <wp:docPr id="26" name="矩形 26"/>
                <wp:cNvGraphicFramePr/>
                <a:graphic xmlns:a="http://schemas.openxmlformats.org/drawingml/2006/main">
                  <a:graphicData uri="http://schemas.microsoft.com/office/word/2010/wordprocessingShape">
                    <wps:wsp>
                      <wps:cNvSpPr/>
                      <wps:spPr>
                        <a:xfrm>
                          <a:off x="0" y="0"/>
                          <a:ext cx="341906"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5DA7C5" id="矩形 26" o:spid="_x0000_s1026" style="position:absolute;left:0;text-align:left;margin-left:272.05pt;margin-top:58.35pt;width:26.9pt;height:16.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2279344B" wp14:editId="1ED7E236">
                <wp:simplePos x="0" y="0"/>
                <wp:positionH relativeFrom="column">
                  <wp:posOffset>2468852</wp:posOffset>
                </wp:positionH>
                <wp:positionV relativeFrom="paragraph">
                  <wp:posOffset>240306</wp:posOffset>
                </wp:positionV>
                <wp:extent cx="246491" cy="238539"/>
                <wp:effectExtent l="0" t="0" r="20320" b="28575"/>
                <wp:wrapNone/>
                <wp:docPr id="25" name="矩形 25"/>
                <wp:cNvGraphicFramePr/>
                <a:graphic xmlns:a="http://schemas.openxmlformats.org/drawingml/2006/main">
                  <a:graphicData uri="http://schemas.microsoft.com/office/word/2010/wordprocessingShape">
                    <wps:wsp>
                      <wps:cNvSpPr/>
                      <wps:spPr>
                        <a:xfrm>
                          <a:off x="0" y="0"/>
                          <a:ext cx="246491" cy="2385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D8AEB" id="矩形 25" o:spid="_x0000_s1026" style="position:absolute;left:0;text-align:left;margin-left:194.4pt;margin-top:18.9pt;width:19.4pt;height:18.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" filled="f" strokecolor="red" strokeweight="1pt"/>
            </w:pict>
          </mc:Fallback>
        </mc:AlternateContent>
      </w:r>
      <w:r w:rsidR="00060F12">
        <w:rPr>
          <w:noProof/>
        </w:rPr>
        <w:drawing>
          <wp:inline distT="0" distB="0" distL="0" distR="0" wp14:anchorId="5B0DF799" wp14:editId="41E09B73">
            <wp:extent cx="5485633" cy="4603612"/>
            <wp:effectExtent l="19050" t="19050" r="20320" b="260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8000" cy="4605598"/>
                    </a:xfrm>
                    <a:prstGeom prst="rect">
                      <a:avLst/>
                    </a:prstGeom>
                    <a:ln>
                      <a:solidFill>
                        <a:schemeClr val="tx1"/>
                      </a:solidFill>
                    </a:ln>
                  </pic:spPr>
                </pic:pic>
              </a:graphicData>
            </a:graphic>
          </wp:inline>
        </w:drawing>
      </w:r>
    </w:p>
    <w:p w14:paraId="3EF4E3AC" w14:textId="77777777" w:rsidR="00980D02" w:rsidRDefault="00980D02" w:rsidP="00980D02">
      <w:pPr>
        <w:jc w:val="center"/>
        <w:rPr>
          <w:rFonts w:ascii="楷体_GB2312" w:eastAsia="楷体_GB2312"/>
          <w:sz w:val="21"/>
          <w:szCs w:val="21"/>
        </w:rPr>
      </w:pPr>
      <w:r>
        <w:rPr>
          <w:rFonts w:ascii="楷体_GB2312" w:eastAsia="楷体_GB2312" w:hint="eastAsia"/>
          <w:sz w:val="21"/>
          <w:szCs w:val="21"/>
        </w:rPr>
        <w:t>图4</w:t>
      </w:r>
      <w:r>
        <w:rPr>
          <w:rFonts w:ascii="楷体_GB2312" w:eastAsia="楷体_GB2312"/>
          <w:sz w:val="21"/>
          <w:szCs w:val="21"/>
        </w:rPr>
        <w:t xml:space="preserve">-3 </w:t>
      </w:r>
      <w:r>
        <w:rPr>
          <w:rFonts w:ascii="楷体_GB2312" w:eastAsia="楷体_GB2312" w:hint="eastAsia"/>
          <w:sz w:val="21"/>
          <w:szCs w:val="21"/>
        </w:rPr>
        <w:t>修改</w:t>
      </w:r>
      <w:r>
        <w:rPr>
          <w:rFonts w:ascii="楷体_GB2312" w:eastAsia="楷体_GB2312"/>
          <w:sz w:val="21"/>
          <w:szCs w:val="21"/>
        </w:rPr>
        <w:t>PDFBox低层</w:t>
      </w:r>
      <w:r>
        <w:rPr>
          <w:rFonts w:ascii="楷体_GB2312" w:eastAsia="楷体_GB2312" w:hint="eastAsia"/>
          <w:sz w:val="21"/>
          <w:szCs w:val="21"/>
        </w:rPr>
        <w:t>代码</w:t>
      </w:r>
      <w:r>
        <w:rPr>
          <w:rFonts w:ascii="楷体_GB2312" w:eastAsia="楷体_GB2312"/>
          <w:sz w:val="21"/>
          <w:szCs w:val="21"/>
        </w:rPr>
        <w:t>实现线条</w:t>
      </w:r>
      <w:r>
        <w:rPr>
          <w:rFonts w:ascii="楷体_GB2312" w:eastAsia="楷体_GB2312" w:hint="eastAsia"/>
          <w:sz w:val="21"/>
          <w:szCs w:val="21"/>
        </w:rPr>
        <w:t>信息</w:t>
      </w:r>
      <w:r>
        <w:rPr>
          <w:rFonts w:ascii="楷体_GB2312" w:eastAsia="楷体_GB2312"/>
          <w:sz w:val="21"/>
          <w:szCs w:val="21"/>
        </w:rPr>
        <w:t>提取</w:t>
      </w:r>
      <w:r>
        <w:rPr>
          <w:rFonts w:ascii="楷体_GB2312" w:eastAsia="楷体_GB2312" w:hint="eastAsia"/>
          <w:sz w:val="21"/>
          <w:szCs w:val="21"/>
        </w:rPr>
        <w:t>部分截图</w:t>
      </w:r>
    </w:p>
    <w:p w14:paraId="53CF0F28" w14:textId="77777777" w:rsidR="00060F12" w:rsidRPr="00980D02" w:rsidRDefault="00980D02" w:rsidP="00060F12">
      <w:pPr>
        <w:pStyle w:val="07415"/>
        <w:ind w:firstLineChars="200" w:firstLine="480"/>
        <w:rPr>
          <w:noProof/>
        </w:rPr>
      </w:pPr>
      <w:r>
        <w:rPr>
          <w:rFonts w:hint="eastAsia"/>
          <w:noProof/>
        </w:rPr>
        <w:t>依据</w:t>
      </w:r>
      <w:r>
        <w:rPr>
          <w:rFonts w:hint="eastAsia"/>
          <w:noProof/>
        </w:rPr>
        <w:t>PDF</w:t>
      </w:r>
      <w:r>
        <w:rPr>
          <w:noProof/>
        </w:rPr>
        <w:t>中线条的特殊格式，</w:t>
      </w:r>
      <w:r>
        <w:rPr>
          <w:rFonts w:hint="eastAsia"/>
          <w:noProof/>
        </w:rPr>
        <w:t>通过</w:t>
      </w:r>
      <w:r>
        <w:rPr>
          <w:noProof/>
        </w:rPr>
        <w:t>识别操作符</w:t>
      </w:r>
      <w:r w:rsidR="0049565D">
        <w:rPr>
          <w:noProof/>
        </w:rPr>
        <w:t>“q</w:t>
      </w:r>
      <w:r>
        <w:rPr>
          <w:noProof/>
        </w:rPr>
        <w:t>”,“Q”</w:t>
      </w:r>
      <w:r>
        <w:rPr>
          <w:rFonts w:hint="eastAsia"/>
          <w:noProof/>
        </w:rPr>
        <w:t>,</w:t>
      </w:r>
      <w:r>
        <w:rPr>
          <w:rFonts w:hint="eastAsia"/>
          <w:noProof/>
        </w:rPr>
        <w:t>“</w:t>
      </w:r>
      <w:r>
        <w:rPr>
          <w:rFonts w:hint="eastAsia"/>
          <w:noProof/>
        </w:rPr>
        <w:t>re</w:t>
      </w:r>
      <w:r>
        <w:rPr>
          <w:noProof/>
        </w:rPr>
        <w:t>”</w:t>
      </w:r>
      <w:r>
        <w:rPr>
          <w:rFonts w:hint="eastAsia"/>
          <w:noProof/>
        </w:rPr>
        <w:t>等</w:t>
      </w:r>
      <w:r>
        <w:rPr>
          <w:noProof/>
        </w:rPr>
        <w:t>对线条信息进行提取。</w:t>
      </w:r>
      <w:r w:rsidR="00447DED">
        <w:rPr>
          <w:noProof/>
        </w:rPr>
        <w:t>argument</w:t>
      </w:r>
      <w:r w:rsidR="00447DED">
        <w:rPr>
          <w:rFonts w:hint="eastAsia"/>
          <w:noProof/>
        </w:rPr>
        <w:t>对象</w:t>
      </w:r>
      <w:r w:rsidR="00447DED">
        <w:rPr>
          <w:noProof/>
        </w:rPr>
        <w:t>用于存储线条的</w:t>
      </w:r>
      <w:r w:rsidR="00447DED">
        <w:rPr>
          <w:rFonts w:hint="eastAsia"/>
          <w:noProof/>
        </w:rPr>
        <w:t>位置</w:t>
      </w:r>
      <w:r w:rsidR="00447DED">
        <w:rPr>
          <w:noProof/>
        </w:rPr>
        <w:t>信息</w:t>
      </w:r>
      <w:r w:rsidR="00447DED">
        <w:rPr>
          <w:rFonts w:hint="eastAsia"/>
          <w:noProof/>
        </w:rPr>
        <w:t>[</w:t>
      </w:r>
      <w:r w:rsidR="00447DED">
        <w:rPr>
          <w:noProof/>
        </w:rPr>
        <w:t>xpos,ypos,width,height</w:t>
      </w:r>
      <w:r w:rsidR="00447DED">
        <w:rPr>
          <w:rFonts w:hint="eastAsia"/>
          <w:noProof/>
        </w:rPr>
        <w:t>]</w:t>
      </w:r>
      <w:r w:rsidR="00447DED">
        <w:rPr>
          <w:noProof/>
        </w:rPr>
        <w:t>,</w:t>
      </w:r>
      <w:r w:rsidR="00447DED">
        <w:rPr>
          <w:rFonts w:hint="eastAsia"/>
          <w:noProof/>
        </w:rPr>
        <w:t>当</w:t>
      </w:r>
      <w:r w:rsidR="00447DED">
        <w:rPr>
          <w:noProof/>
        </w:rPr>
        <w:t>碰到标识符</w:t>
      </w:r>
      <w:r w:rsidR="00447DED">
        <w:rPr>
          <w:rFonts w:hint="eastAsia"/>
          <w:noProof/>
        </w:rPr>
        <w:t>“</w:t>
      </w:r>
      <w:r w:rsidR="00447DED">
        <w:rPr>
          <w:rFonts w:hint="eastAsia"/>
          <w:noProof/>
        </w:rPr>
        <w:t>re</w:t>
      </w:r>
      <w:r w:rsidR="00447DED">
        <w:rPr>
          <w:noProof/>
        </w:rPr>
        <w:t>”</w:t>
      </w:r>
      <w:r w:rsidR="00447DED">
        <w:rPr>
          <w:rFonts w:hint="eastAsia"/>
          <w:noProof/>
        </w:rPr>
        <w:t>则</w:t>
      </w:r>
      <w:r w:rsidR="00447DED">
        <w:rPr>
          <w:noProof/>
        </w:rPr>
        <w:t>将</w:t>
      </w:r>
      <w:r w:rsidR="00447DED">
        <w:rPr>
          <w:rFonts w:hint="eastAsia"/>
          <w:noProof/>
        </w:rPr>
        <w:t>argument</w:t>
      </w:r>
      <w:r w:rsidR="00447DED">
        <w:rPr>
          <w:noProof/>
        </w:rPr>
        <w:t>中的线条信息封装存储。</w:t>
      </w:r>
    </w:p>
    <w:p w14:paraId="49854AEC" w14:textId="77777777" w:rsidR="00D06A8C" w:rsidRPr="00DA0682" w:rsidRDefault="00D06A8C" w:rsidP="00D06A8C">
      <w:pPr>
        <w:pStyle w:val="3"/>
      </w:pPr>
      <w:bookmarkStart w:id="203" w:name="_Toc406841171"/>
      <w:r>
        <w:rPr>
          <w:rFonts w:hint="eastAsia"/>
        </w:rPr>
        <w:t>基于PDF</w:t>
      </w:r>
      <w:r>
        <w:t>Box的文字信息提取与封装</w:t>
      </w:r>
      <w:bookmarkEnd w:id="203"/>
    </w:p>
    <w:p w14:paraId="19980DF6" w14:textId="77777777" w:rsidR="00D06A8C" w:rsidRDefault="00D06A8C" w:rsidP="003E709A">
      <w:pPr>
        <w:pStyle w:val="07415"/>
        <w:ind w:firstLineChars="200" w:firstLine="480"/>
      </w:pPr>
      <w:r>
        <w:rPr>
          <w:rFonts w:hint="eastAsia"/>
        </w:rPr>
        <w:t>由于</w:t>
      </w:r>
      <w:r>
        <w:t>PDFBox</w:t>
      </w:r>
      <w:r>
        <w:t>已经对文字的信息进行了较好的封装，</w:t>
      </w:r>
      <w:r>
        <w:rPr>
          <w:rFonts w:hint="eastAsia"/>
        </w:rPr>
        <w:t>本系统</w:t>
      </w:r>
      <w:r>
        <w:t>针对表格还原的需求对</w:t>
      </w:r>
      <w:r>
        <w:rPr>
          <w:rFonts w:hint="eastAsia"/>
        </w:rPr>
        <w:t>该部分</w:t>
      </w:r>
      <w:r>
        <w:t>的文字信息进行了进一步的</w:t>
      </w:r>
      <w:r>
        <w:rPr>
          <w:rFonts w:hint="eastAsia"/>
        </w:rPr>
        <w:t>过滤</w:t>
      </w:r>
      <w:r>
        <w:t>和再封装。</w:t>
      </w:r>
      <w:r>
        <w:rPr>
          <w:rFonts w:hint="eastAsia"/>
        </w:rPr>
        <w:t>只</w:t>
      </w:r>
      <w:r>
        <w:t>保留对表格还原有效的</w:t>
      </w:r>
      <w:r>
        <w:rPr>
          <w:rFonts w:hint="eastAsia"/>
        </w:rPr>
        <w:t>特征</w:t>
      </w:r>
      <w:r>
        <w:t>量，即文字的</w:t>
      </w:r>
      <w:r>
        <w:rPr>
          <w:rFonts w:hint="eastAsia"/>
        </w:rPr>
        <w:t>字符</w:t>
      </w:r>
      <w:r>
        <w:t>信息和文字的位置</w:t>
      </w:r>
      <w:r>
        <w:rPr>
          <w:rFonts w:hint="eastAsia"/>
        </w:rPr>
        <w:t>信息</w:t>
      </w:r>
      <w:r>
        <w:t>。</w:t>
      </w:r>
      <w:r>
        <w:rPr>
          <w:rFonts w:hint="eastAsia"/>
        </w:rPr>
        <w:t>下图文字流</w:t>
      </w:r>
      <w:r>
        <w:t>在</w:t>
      </w:r>
      <w:r>
        <w:t>PDFBox</w:t>
      </w:r>
      <w:r>
        <w:t>中的表示情况</w:t>
      </w:r>
      <w:r>
        <w:rPr>
          <w:rFonts w:hint="eastAsia"/>
        </w:rPr>
        <w:t>以及</w:t>
      </w:r>
      <w:r>
        <w:t>本系统对文字流的封装情况。</w:t>
      </w:r>
    </w:p>
    <w:p w14:paraId="795C621E" w14:textId="77777777" w:rsidR="00D06A8C" w:rsidRDefault="00D06A8C" w:rsidP="00D06A8C">
      <w:pPr>
        <w:pStyle w:val="07415"/>
        <w:spacing w:line="240" w:lineRule="auto"/>
        <w:ind w:firstLine="0"/>
        <w:jc w:val="center"/>
      </w:pPr>
      <w:r>
        <w:object w:dxaOrig="10845" w:dyaOrig="4785" w14:anchorId="60B84FB6">
          <v:shape id="_x0000_i1041" type="#_x0000_t75" style="width:348pt;height:151.8pt" o:ole="">
            <v:imagedata r:id="rId49" o:title=""/>
          </v:shape>
          <o:OLEObject Type="Embed" ProgID="Visio.Drawing.15" ShapeID="_x0000_i1041" DrawAspect="Content" ObjectID="_1571948069" r:id="rId50"/>
        </w:object>
      </w:r>
    </w:p>
    <w:p w14:paraId="682D0B3D" w14:textId="77777777" w:rsidR="00D06A8C" w:rsidRPr="004E330B" w:rsidRDefault="004E330B" w:rsidP="004E330B">
      <w:pPr>
        <w:jc w:val="center"/>
        <w:rPr>
          <w:rFonts w:ascii="楷体_GB2312" w:eastAsia="楷体_GB2312"/>
          <w:sz w:val="21"/>
          <w:szCs w:val="21"/>
        </w:rPr>
      </w:pPr>
      <w:r w:rsidRPr="004E330B">
        <w:rPr>
          <w:rFonts w:ascii="楷体_GB2312" w:eastAsia="楷体_GB2312" w:hint="eastAsia"/>
          <w:sz w:val="21"/>
          <w:szCs w:val="21"/>
        </w:rPr>
        <w:t>图</w:t>
      </w:r>
      <w:r w:rsidR="00593259">
        <w:rPr>
          <w:rFonts w:ascii="楷体_GB2312" w:eastAsia="楷体_GB2312"/>
          <w:sz w:val="21"/>
          <w:szCs w:val="21"/>
        </w:rPr>
        <w:t>4-4</w:t>
      </w:r>
      <w:r w:rsidRPr="004E330B">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PDFBox的文字信息提取与封装</w:t>
      </w:r>
    </w:p>
    <w:p w14:paraId="23150432" w14:textId="77777777" w:rsidR="00D06A8C" w:rsidRDefault="00D06A8C" w:rsidP="00447806">
      <w:pPr>
        <w:pStyle w:val="07415"/>
        <w:ind w:firstLine="0"/>
      </w:pPr>
      <w:r>
        <w:tab/>
      </w:r>
      <w:r>
        <w:rPr>
          <w:rFonts w:hint="eastAsia"/>
        </w:rPr>
        <w:t>原始</w:t>
      </w:r>
      <w:r>
        <w:t>的文字信息包括了字符</w:t>
      </w:r>
      <w:r>
        <w:rPr>
          <w:rFonts w:hint="eastAsia"/>
        </w:rPr>
        <w:t>(</w:t>
      </w:r>
      <w:r>
        <w:t>Character</w:t>
      </w:r>
      <w:r>
        <w:rPr>
          <w:rFonts w:hint="eastAsia"/>
        </w:rPr>
        <w:t>)</w:t>
      </w:r>
      <w:r>
        <w:t>，位置</w:t>
      </w:r>
      <w:r>
        <w:rPr>
          <w:rFonts w:hint="eastAsia"/>
        </w:rPr>
        <w:t>(</w:t>
      </w:r>
      <w:r>
        <w:t>xpos,ypos</w:t>
      </w:r>
      <w:r>
        <w:rPr>
          <w:rFonts w:hint="eastAsia"/>
        </w:rPr>
        <w:t>)</w:t>
      </w:r>
      <w:r>
        <w:rPr>
          <w:rFonts w:hint="eastAsia"/>
        </w:rPr>
        <w:t>，字体</w:t>
      </w:r>
      <w:r>
        <w:rPr>
          <w:rFonts w:hint="eastAsia"/>
        </w:rPr>
        <w:t>(</w:t>
      </w:r>
      <w:r>
        <w:t>font</w:t>
      </w:r>
      <w:r>
        <w:rPr>
          <w:rFonts w:hint="eastAsia"/>
        </w:rPr>
        <w:t>)</w:t>
      </w:r>
      <w:r>
        <w:rPr>
          <w:rFonts w:hint="eastAsia"/>
        </w:rPr>
        <w:t>，大小</w:t>
      </w:r>
      <w:r>
        <w:rPr>
          <w:rFonts w:hint="eastAsia"/>
        </w:rPr>
        <w:t>(</w:t>
      </w:r>
      <w:r>
        <w:t>size</w:t>
      </w:r>
      <w:r>
        <w:rPr>
          <w:rFonts w:hint="eastAsia"/>
        </w:rPr>
        <w:t>)</w:t>
      </w:r>
      <w:r>
        <w:rPr>
          <w:rFonts w:hint="eastAsia"/>
        </w:rPr>
        <w:t>，</w:t>
      </w:r>
      <w:r>
        <w:t>颜色</w:t>
      </w:r>
      <w:r>
        <w:rPr>
          <w:rFonts w:hint="eastAsia"/>
        </w:rPr>
        <w:t>(</w:t>
      </w:r>
      <w:r>
        <w:t>color</w:t>
      </w:r>
      <w:r>
        <w:rPr>
          <w:rFonts w:hint="eastAsia"/>
        </w:rPr>
        <w:t>)</w:t>
      </w:r>
      <w:r>
        <w:rPr>
          <w:rFonts w:hint="eastAsia"/>
        </w:rPr>
        <w:t>，</w:t>
      </w:r>
      <w:r>
        <w:t>方向</w:t>
      </w:r>
      <w:r>
        <w:rPr>
          <w:rFonts w:hint="eastAsia"/>
        </w:rPr>
        <w:t>(</w:t>
      </w:r>
      <w:r>
        <w:t>PageRotation</w:t>
      </w:r>
      <w:r>
        <w:rPr>
          <w:rFonts w:hint="eastAsia"/>
        </w:rPr>
        <w:t>)</w:t>
      </w:r>
      <w:r>
        <w:rPr>
          <w:rFonts w:hint="eastAsia"/>
        </w:rPr>
        <w:t>，</w:t>
      </w:r>
      <w:r>
        <w:t>间隔</w:t>
      </w:r>
      <w:r>
        <w:rPr>
          <w:rFonts w:hint="eastAsia"/>
        </w:rPr>
        <w:t>(</w:t>
      </w:r>
      <w:r>
        <w:t>PageWidthValue,PageHeightValue</w:t>
      </w:r>
      <w:r>
        <w:rPr>
          <w:rFonts w:hint="eastAsia"/>
        </w:rPr>
        <w:t>)</w:t>
      </w:r>
      <w:r>
        <w:rPr>
          <w:rFonts w:hint="eastAsia"/>
        </w:rPr>
        <w:t>等</w:t>
      </w:r>
      <w:r>
        <w:t>。由于</w:t>
      </w:r>
      <w:r>
        <w:rPr>
          <w:rFonts w:hint="eastAsia"/>
        </w:rPr>
        <w:t>本</w:t>
      </w:r>
      <w:r>
        <w:t>系统只需要文字的字符和位置信息，因此只保留</w:t>
      </w:r>
      <w:r w:rsidR="001F4FC8">
        <w:rPr>
          <w:rFonts w:hint="eastAsia"/>
        </w:rPr>
        <w:t>&lt;</w:t>
      </w:r>
      <w:r>
        <w:rPr>
          <w:rFonts w:hint="eastAsia"/>
        </w:rPr>
        <w:t>character,xpos,ypos</w:t>
      </w:r>
      <w:r w:rsidR="001F4FC8">
        <w:t>&gt;</w:t>
      </w:r>
      <w:r>
        <w:rPr>
          <w:rFonts w:hint="eastAsia"/>
        </w:rPr>
        <w:t>信息</w:t>
      </w:r>
      <w:r w:rsidR="001F4FC8">
        <w:rPr>
          <w:rFonts w:hint="eastAsia"/>
        </w:rPr>
        <w:t>表示</w:t>
      </w:r>
      <w:r w:rsidR="001F4FC8">
        <w:t>单个文字的</w:t>
      </w:r>
      <w:r w:rsidR="001F4FC8">
        <w:rPr>
          <w:rFonts w:hint="eastAsia"/>
        </w:rPr>
        <w:t>全部</w:t>
      </w:r>
      <w:r w:rsidR="001F4FC8">
        <w:t>特征</w:t>
      </w:r>
      <w:r>
        <w:t>。</w:t>
      </w:r>
    </w:p>
    <w:p w14:paraId="784EAE41" w14:textId="77777777" w:rsidR="00D06A8C" w:rsidRDefault="00D06A8C" w:rsidP="00D06A8C">
      <w:pPr>
        <w:pStyle w:val="3"/>
      </w:pPr>
      <w:bookmarkStart w:id="204" w:name="_Toc406841172"/>
      <w:r>
        <w:rPr>
          <w:rFonts w:hint="eastAsia"/>
        </w:rPr>
        <w:t>基于</w:t>
      </w:r>
      <w:r>
        <w:t>PDFBox的</w:t>
      </w:r>
      <w:r>
        <w:rPr>
          <w:rFonts w:hint="eastAsia"/>
        </w:rPr>
        <w:t>线条</w:t>
      </w:r>
      <w:r>
        <w:t>信息提取</w:t>
      </w:r>
      <w:r>
        <w:rPr>
          <w:rFonts w:hint="eastAsia"/>
        </w:rPr>
        <w:t>与</w:t>
      </w:r>
      <w:r>
        <w:t>封装</w:t>
      </w:r>
      <w:bookmarkEnd w:id="204"/>
    </w:p>
    <w:p w14:paraId="7D7FE760" w14:textId="7AFEA6A3" w:rsidR="00D06A8C" w:rsidRDefault="00D06A8C" w:rsidP="00447806">
      <w:pPr>
        <w:pStyle w:val="07415"/>
      </w:pPr>
      <w:r>
        <w:rPr>
          <w:rFonts w:hint="eastAsia"/>
        </w:rPr>
        <w:t>在</w:t>
      </w:r>
      <w:r>
        <w:rPr>
          <w:rFonts w:hint="eastAsia"/>
        </w:rPr>
        <w:t>4.2.1</w:t>
      </w:r>
      <w:r>
        <w:rPr>
          <w:rFonts w:hint="eastAsia"/>
        </w:rPr>
        <w:t>节</w:t>
      </w:r>
      <w:r>
        <w:t>已经对线条的格式进行了大致的介绍，由于</w:t>
      </w:r>
      <w:r>
        <w:t>PDFBox</w:t>
      </w:r>
      <w:r>
        <w:t>不支持线条的提取，因此</w:t>
      </w:r>
      <w:r>
        <w:rPr>
          <w:rFonts w:hint="eastAsia"/>
        </w:rPr>
        <w:t>需要</w:t>
      </w:r>
      <w:r>
        <w:t>修改</w:t>
      </w:r>
      <w:r>
        <w:t>PDFBox</w:t>
      </w:r>
      <w:r>
        <w:t>源码完成线条信息的提取</w:t>
      </w:r>
      <w:r>
        <w:rPr>
          <w:rFonts w:hint="eastAsia"/>
        </w:rPr>
        <w:t>和</w:t>
      </w:r>
      <w:r>
        <w:t>封装。</w:t>
      </w:r>
      <w:r>
        <w:rPr>
          <w:rFonts w:hint="eastAsia"/>
        </w:rPr>
        <w:t>前面</w:t>
      </w:r>
      <w:r>
        <w:t>已经介绍了线条</w:t>
      </w:r>
      <w:r>
        <w:rPr>
          <w:rFonts w:hint="eastAsia"/>
        </w:rPr>
        <w:t>的</w:t>
      </w:r>
      <w:r>
        <w:t>构造</w:t>
      </w:r>
      <w:r>
        <w:rPr>
          <w:rFonts w:hint="eastAsia"/>
        </w:rPr>
        <w:t>标识符</w:t>
      </w:r>
      <w:r>
        <w:t>为</w:t>
      </w:r>
      <w:r w:rsidR="00EA66F8">
        <w:rPr>
          <w:rFonts w:hint="eastAsia"/>
        </w:rPr>
        <w:t>‘</w:t>
      </w:r>
      <w:r>
        <w:rPr>
          <w:rFonts w:hint="eastAsia"/>
        </w:rPr>
        <w:t>re</w:t>
      </w:r>
      <w:r w:rsidR="00EA66F8">
        <w:rPr>
          <w:rFonts w:hint="eastAsia"/>
        </w:rPr>
        <w:t>’</w:t>
      </w:r>
      <w:r>
        <w:t>（</w:t>
      </w:r>
      <w:r>
        <w:rPr>
          <w:rFonts w:hint="eastAsia"/>
        </w:rPr>
        <w:t>矩形线条</w:t>
      </w:r>
      <w:r>
        <w:t>绘制</w:t>
      </w:r>
      <w:r>
        <w:rPr>
          <w:rFonts w:hint="eastAsia"/>
        </w:rPr>
        <w:t>路径</w:t>
      </w:r>
      <w:r>
        <w:t>）</w:t>
      </w:r>
      <w:r>
        <w:rPr>
          <w:rFonts w:hint="eastAsia"/>
        </w:rPr>
        <w:t>，下图是</w:t>
      </w:r>
      <w:r>
        <w:t>对</w:t>
      </w:r>
      <w:r>
        <w:rPr>
          <w:rFonts w:hint="eastAsia"/>
        </w:rPr>
        <w:t>线条</w:t>
      </w:r>
      <w:r>
        <w:t>信息的提取和封装流程说明。在处理过程中通过识别</w:t>
      </w:r>
      <w:r w:rsidR="00EA66F8">
        <w:rPr>
          <w:rFonts w:hint="eastAsia"/>
        </w:rPr>
        <w:t>‘</w:t>
      </w:r>
      <w:r w:rsidR="00EA66F8">
        <w:rPr>
          <w:rFonts w:hint="eastAsia"/>
        </w:rPr>
        <w:t>re</w:t>
      </w:r>
      <w:r w:rsidR="00EA66F8">
        <w:rPr>
          <w:rFonts w:hint="eastAsia"/>
        </w:rPr>
        <w:t>’</w:t>
      </w:r>
      <w:r>
        <w:t>标识符，</w:t>
      </w:r>
      <w:r>
        <w:rPr>
          <w:rFonts w:hint="eastAsia"/>
        </w:rPr>
        <w:t>提取</w:t>
      </w:r>
      <w:r>
        <w:t>线条信息并封装。</w:t>
      </w:r>
    </w:p>
    <w:p w14:paraId="2EDC4024" w14:textId="77777777" w:rsidR="00D06A8C" w:rsidRDefault="00D717B1" w:rsidP="00D06A8C">
      <w:pPr>
        <w:pStyle w:val="07415"/>
        <w:spacing w:line="240" w:lineRule="auto"/>
        <w:ind w:firstLine="0"/>
        <w:jc w:val="center"/>
      </w:pPr>
      <w:r>
        <w:object w:dxaOrig="8116" w:dyaOrig="6601" w14:anchorId="19D6D728">
          <v:shape id="_x0000_i1042" type="#_x0000_t75" style="width:353.4pt;height:4in" o:ole="">
            <v:imagedata r:id="rId51" o:title=""/>
          </v:shape>
          <o:OLEObject Type="Embed" ProgID="Visio.Drawing.15" ShapeID="_x0000_i1042" DrawAspect="Content" ObjectID="_1571948070" r:id="rId52"/>
        </w:object>
      </w:r>
    </w:p>
    <w:p w14:paraId="52957F11" w14:textId="77777777" w:rsidR="00D06A8C" w:rsidRPr="004E330B" w:rsidRDefault="004E330B" w:rsidP="004E330B">
      <w:pPr>
        <w:jc w:val="center"/>
        <w:rPr>
          <w:rFonts w:ascii="楷体_GB2312" w:eastAsia="楷体_GB2312"/>
          <w:sz w:val="21"/>
          <w:szCs w:val="21"/>
        </w:rPr>
      </w:pPr>
      <w:r>
        <w:rPr>
          <w:rFonts w:ascii="楷体_GB2312" w:eastAsia="楷体_GB2312" w:hint="eastAsia"/>
          <w:sz w:val="21"/>
          <w:szCs w:val="21"/>
        </w:rPr>
        <w:t>图4</w:t>
      </w:r>
      <w:r w:rsidR="00593259">
        <w:rPr>
          <w:rFonts w:ascii="楷体_GB2312" w:eastAsia="楷体_GB2312"/>
          <w:sz w:val="21"/>
          <w:szCs w:val="21"/>
        </w:rPr>
        <w:t>-5</w:t>
      </w:r>
      <w:r>
        <w:rPr>
          <w:rFonts w:ascii="楷体_GB2312" w:eastAsia="楷体_GB2312"/>
          <w:sz w:val="21"/>
          <w:szCs w:val="21"/>
        </w:rPr>
        <w:t xml:space="preserve"> </w:t>
      </w:r>
      <w:r w:rsidR="00D06A8C" w:rsidRPr="004E330B">
        <w:rPr>
          <w:rFonts w:ascii="楷体_GB2312" w:eastAsia="楷体_GB2312" w:hint="eastAsia"/>
          <w:sz w:val="21"/>
          <w:szCs w:val="21"/>
        </w:rPr>
        <w:t>基于</w:t>
      </w:r>
      <w:r w:rsidR="00D06A8C" w:rsidRPr="004E330B">
        <w:rPr>
          <w:rFonts w:ascii="楷体_GB2312" w:eastAsia="楷体_GB2312"/>
          <w:sz w:val="21"/>
          <w:szCs w:val="21"/>
        </w:rPr>
        <w:t>PDFBox的</w:t>
      </w:r>
      <w:r w:rsidR="00D06A8C" w:rsidRPr="004E330B">
        <w:rPr>
          <w:rFonts w:ascii="楷体_GB2312" w:eastAsia="楷体_GB2312" w:hint="eastAsia"/>
          <w:sz w:val="21"/>
          <w:szCs w:val="21"/>
        </w:rPr>
        <w:t>线条</w:t>
      </w:r>
      <w:r w:rsidR="00D06A8C" w:rsidRPr="004E330B">
        <w:rPr>
          <w:rFonts w:ascii="楷体_GB2312" w:eastAsia="楷体_GB2312"/>
          <w:sz w:val="21"/>
          <w:szCs w:val="21"/>
        </w:rPr>
        <w:t>信息提取与封装</w:t>
      </w:r>
    </w:p>
    <w:p w14:paraId="4C388EC9" w14:textId="77777777" w:rsidR="00D06A8C" w:rsidRPr="006A028B" w:rsidRDefault="00D06A8C" w:rsidP="00447806">
      <w:pPr>
        <w:pStyle w:val="07415"/>
        <w:ind w:firstLine="0"/>
      </w:pPr>
      <w:r>
        <w:lastRenderedPageBreak/>
        <w:tab/>
      </w:r>
      <w:r>
        <w:rPr>
          <w:rFonts w:hint="eastAsia"/>
        </w:rPr>
        <w:t>上图</w:t>
      </w:r>
      <w:r>
        <w:t>是对</w:t>
      </w:r>
      <w:r>
        <w:rPr>
          <w:rFonts w:hint="eastAsia"/>
        </w:rPr>
        <w:t>线条提取</w:t>
      </w:r>
      <w:r>
        <w:t>与封装流程的简要说明。</w:t>
      </w:r>
      <w:r>
        <w:rPr>
          <w:rFonts w:hint="eastAsia"/>
        </w:rPr>
        <w:t>其中</w:t>
      </w:r>
      <w:r>
        <w:rPr>
          <w:rFonts w:hint="eastAsia"/>
        </w:rPr>
        <w:t>Cosstream</w:t>
      </w:r>
      <w:r>
        <w:t>是</w:t>
      </w:r>
      <w:r>
        <w:t>PDFBox</w:t>
      </w:r>
      <w:r>
        <w:rPr>
          <w:rFonts w:hint="eastAsia"/>
        </w:rPr>
        <w:t>对</w:t>
      </w:r>
      <w:r>
        <w:t>PDF</w:t>
      </w:r>
      <w:r>
        <w:t>的字符流的封装格式，在处理的时候</w:t>
      </w:r>
      <w:r>
        <w:rPr>
          <w:rFonts w:hint="eastAsia"/>
        </w:rPr>
        <w:t>将其</w:t>
      </w:r>
      <w:r>
        <w:t>转换成</w:t>
      </w:r>
      <w:r>
        <w:t>Iterator</w:t>
      </w:r>
      <w:r>
        <w:t>格式进行遍历。当</w:t>
      </w:r>
      <w:r>
        <w:rPr>
          <w:rFonts w:hint="eastAsia"/>
        </w:rPr>
        <w:t>碰到</w:t>
      </w:r>
      <w:r>
        <w:t>cosObject</w:t>
      </w:r>
      <w:r>
        <w:t>结构表明是位置信息应该</w:t>
      </w:r>
      <w:r>
        <w:rPr>
          <w:rFonts w:hint="eastAsia"/>
        </w:rPr>
        <w:t>保存到</w:t>
      </w:r>
      <w:r>
        <w:t>argument</w:t>
      </w:r>
      <w:r>
        <w:t>的</w:t>
      </w:r>
      <w:r>
        <w:rPr>
          <w:rFonts w:hint="eastAsia"/>
        </w:rPr>
        <w:t>可变</w:t>
      </w:r>
      <w:r>
        <w:t>数组中。当</w:t>
      </w:r>
      <w:r>
        <w:rPr>
          <w:rFonts w:hint="eastAsia"/>
        </w:rPr>
        <w:t>碰到</w:t>
      </w:r>
      <w:r>
        <w:t>PDFOperator</w:t>
      </w:r>
      <w:r>
        <w:t>结构</w:t>
      </w:r>
      <w:r>
        <w:rPr>
          <w:rFonts w:hint="eastAsia"/>
        </w:rPr>
        <w:t>时</w:t>
      </w:r>
      <w:r>
        <w:t>检查是否是</w:t>
      </w:r>
      <w:r>
        <w:t>re</w:t>
      </w:r>
      <w:r>
        <w:rPr>
          <w:rFonts w:hint="eastAsia"/>
        </w:rPr>
        <w:t>，</w:t>
      </w:r>
      <w:r>
        <w:t>如果是则</w:t>
      </w:r>
      <w:r>
        <w:rPr>
          <w:rFonts w:hint="eastAsia"/>
        </w:rPr>
        <w:t>提取前一个</w:t>
      </w:r>
      <w:r>
        <w:t>argument</w:t>
      </w:r>
      <w:r>
        <w:t>信息，即为该线条的位置信息，反之则</w:t>
      </w:r>
      <w:r>
        <w:rPr>
          <w:rFonts w:hint="eastAsia"/>
        </w:rPr>
        <w:t>舍弃</w:t>
      </w:r>
      <w:r>
        <w:t>不处理。</w:t>
      </w:r>
      <w:r>
        <w:rPr>
          <w:rFonts w:hint="eastAsia"/>
        </w:rPr>
        <w:t>最终线条</w:t>
      </w:r>
      <w:r>
        <w:t>信息</w:t>
      </w:r>
      <w:r>
        <w:rPr>
          <w:rFonts w:hint="eastAsia"/>
        </w:rPr>
        <w:t>成</w:t>
      </w:r>
      <w:r>
        <w:t>Line Information</w:t>
      </w:r>
      <w:r>
        <w:t>格式，包含</w:t>
      </w:r>
      <w:r>
        <w:rPr>
          <w:rFonts w:hint="eastAsia"/>
        </w:rPr>
        <w:t>横轴</w:t>
      </w:r>
      <w:r>
        <w:t>信息</w:t>
      </w:r>
      <w:r>
        <w:t>(xpos)</w:t>
      </w:r>
      <w:r>
        <w:rPr>
          <w:rFonts w:hint="eastAsia"/>
        </w:rPr>
        <w:t>，</w:t>
      </w:r>
      <w:r>
        <w:t>纵轴信息</w:t>
      </w:r>
      <w:r>
        <w:rPr>
          <w:rFonts w:hint="eastAsia"/>
        </w:rPr>
        <w:t>(</w:t>
      </w:r>
      <w:r>
        <w:t>ypos</w:t>
      </w:r>
      <w:r>
        <w:rPr>
          <w:rFonts w:hint="eastAsia"/>
        </w:rPr>
        <w:t>)</w:t>
      </w:r>
      <w:r>
        <w:rPr>
          <w:rFonts w:hint="eastAsia"/>
        </w:rPr>
        <w:t>，</w:t>
      </w:r>
      <w:r>
        <w:t>线条长度</w:t>
      </w:r>
      <w:r>
        <w:rPr>
          <w:rFonts w:hint="eastAsia"/>
        </w:rPr>
        <w:t>(</w:t>
      </w:r>
      <w:r>
        <w:t>width</w:t>
      </w:r>
      <w:r>
        <w:rPr>
          <w:rFonts w:hint="eastAsia"/>
        </w:rPr>
        <w:t>)</w:t>
      </w:r>
      <w:r>
        <w:rPr>
          <w:rFonts w:hint="eastAsia"/>
        </w:rPr>
        <w:t>，</w:t>
      </w:r>
      <w:r>
        <w:t>线条高度</w:t>
      </w:r>
      <w:r>
        <w:rPr>
          <w:rFonts w:hint="eastAsia"/>
        </w:rPr>
        <w:t>(</w:t>
      </w:r>
      <w:r>
        <w:t>height</w:t>
      </w:r>
      <w:r>
        <w:rPr>
          <w:rFonts w:hint="eastAsia"/>
        </w:rPr>
        <w:t>)</w:t>
      </w:r>
      <w:r>
        <w:rPr>
          <w:rFonts w:hint="eastAsia"/>
        </w:rPr>
        <w:t>。</w:t>
      </w:r>
      <w:r w:rsidR="001A7F98">
        <w:rPr>
          <w:rFonts w:hint="eastAsia"/>
        </w:rPr>
        <w:t>因此</w:t>
      </w:r>
      <w:r w:rsidR="001A7F98">
        <w:t>每条线段的特征</w:t>
      </w:r>
      <w:r w:rsidR="001A7F98">
        <w:rPr>
          <w:rFonts w:hint="eastAsia"/>
        </w:rPr>
        <w:t>向量</w:t>
      </w:r>
      <w:r w:rsidR="001A7F98">
        <w:t>为</w:t>
      </w:r>
      <w:r w:rsidR="001A7F98">
        <w:rPr>
          <w:rFonts w:hint="eastAsia"/>
        </w:rPr>
        <w:t>&lt;</w:t>
      </w:r>
      <w:r w:rsidR="001A7F98">
        <w:t>xpos,ypos,width,height</w:t>
      </w:r>
      <w:r w:rsidR="001A7F98">
        <w:rPr>
          <w:rFonts w:hint="eastAsia"/>
        </w:rPr>
        <w:t>&gt;</w:t>
      </w:r>
      <w:r w:rsidR="001A7F98">
        <w:rPr>
          <w:rFonts w:hint="eastAsia"/>
        </w:rPr>
        <w:t>。</w:t>
      </w:r>
    </w:p>
    <w:p w14:paraId="30CA862B" w14:textId="6EFC4B3E" w:rsidR="00D06A8C" w:rsidRDefault="00D06A8C" w:rsidP="00D06A8C">
      <w:pPr>
        <w:pStyle w:val="2"/>
      </w:pPr>
      <w:bookmarkStart w:id="205" w:name="_Toc406841173"/>
      <w:r>
        <w:rPr>
          <w:rFonts w:hint="eastAsia"/>
        </w:rPr>
        <w:t>表格还原</w:t>
      </w:r>
      <w:bookmarkEnd w:id="205"/>
    </w:p>
    <w:p w14:paraId="6489EE98" w14:textId="77777777" w:rsidR="00D717B1" w:rsidRDefault="00D717B1" w:rsidP="00447806">
      <w:pPr>
        <w:pStyle w:val="07415"/>
      </w:pPr>
      <w:r>
        <w:rPr>
          <w:rFonts w:hint="eastAsia"/>
        </w:rPr>
        <w:t>借助</w:t>
      </w:r>
      <w:r>
        <w:rPr>
          <w:rFonts w:hint="eastAsia"/>
        </w:rPr>
        <w:t>PDF</w:t>
      </w:r>
      <w:r>
        <w:t>Box</w:t>
      </w:r>
      <w:r>
        <w:t>，我们已经获得了表格的基本特征信息，即位置信息和文字信息。下面</w:t>
      </w:r>
      <w:r>
        <w:rPr>
          <w:rFonts w:hint="eastAsia"/>
        </w:rPr>
        <w:t>介绍</w:t>
      </w:r>
      <w:r>
        <w:t>如何利用基本信息</w:t>
      </w:r>
      <w:r>
        <w:rPr>
          <w:rFonts w:hint="eastAsia"/>
        </w:rPr>
        <w:t>还原</w:t>
      </w:r>
      <w:r>
        <w:t>真实的二维表格</w:t>
      </w:r>
      <w:r>
        <w:rPr>
          <w:rFonts w:hint="eastAsia"/>
        </w:rPr>
        <w:t>，为了</w:t>
      </w:r>
      <w:r>
        <w:t>方便快速提取表格</w:t>
      </w:r>
      <w:r>
        <w:rPr>
          <w:rFonts w:hint="eastAsia"/>
        </w:rPr>
        <w:t>特定</w:t>
      </w:r>
      <w:r>
        <w:t>行号和列</w:t>
      </w:r>
      <w:r>
        <w:rPr>
          <w:rFonts w:hint="eastAsia"/>
        </w:rPr>
        <w:t>号</w:t>
      </w:r>
      <w:r>
        <w:t>的数据，本系统采用二维数组来存储</w:t>
      </w:r>
      <w:r>
        <w:rPr>
          <w:rFonts w:hint="eastAsia"/>
        </w:rPr>
        <w:t>表格</w:t>
      </w:r>
      <w:r>
        <w:t>信息。</w:t>
      </w:r>
      <w:r>
        <w:rPr>
          <w:rFonts w:hint="eastAsia"/>
        </w:rPr>
        <w:t>整个</w:t>
      </w:r>
      <w:r>
        <w:t>还原过程分为三个部分，首先通过线条信息确定表格的基本维度</w:t>
      </w:r>
      <w:r>
        <w:rPr>
          <w:rFonts w:hint="eastAsia"/>
        </w:rPr>
        <w:t>，</w:t>
      </w:r>
      <w:r>
        <w:t>即二维数组的行数和列数，同时确定各</w:t>
      </w:r>
      <w:r>
        <w:rPr>
          <w:rFonts w:hint="eastAsia"/>
        </w:rPr>
        <w:t>行</w:t>
      </w:r>
      <w:r>
        <w:t>各列的位置坐标。然后</w:t>
      </w:r>
      <w:r>
        <w:rPr>
          <w:rFonts w:hint="eastAsia"/>
        </w:rPr>
        <w:t>将</w:t>
      </w:r>
      <w:r>
        <w:t>对应的文字信息</w:t>
      </w:r>
      <w:r>
        <w:rPr>
          <w:rFonts w:hint="eastAsia"/>
        </w:rPr>
        <w:t>根据</w:t>
      </w:r>
      <w:r>
        <w:t>位置坐标填充</w:t>
      </w:r>
      <w:r>
        <w:rPr>
          <w:rFonts w:hint="eastAsia"/>
        </w:rPr>
        <w:t>入</w:t>
      </w:r>
      <w:r>
        <w:t>对应</w:t>
      </w:r>
      <w:r>
        <w:rPr>
          <w:rFonts w:hint="eastAsia"/>
        </w:rPr>
        <w:t>的</w:t>
      </w:r>
      <w:r>
        <w:t>二维数组中。最后</w:t>
      </w:r>
      <w:r>
        <w:rPr>
          <w:rFonts w:hint="eastAsia"/>
        </w:rPr>
        <w:t>由于可能</w:t>
      </w:r>
      <w:r>
        <w:t>存在一表多页的情况，需要对</w:t>
      </w:r>
      <w:r>
        <w:rPr>
          <w:rFonts w:hint="eastAsia"/>
        </w:rPr>
        <w:t>各页</w:t>
      </w:r>
      <w:r>
        <w:t>的</w:t>
      </w:r>
      <w:r>
        <w:rPr>
          <w:rFonts w:hint="eastAsia"/>
        </w:rPr>
        <w:t>二维</w:t>
      </w:r>
      <w:r>
        <w:t>数组进行进一步的合并。</w:t>
      </w:r>
      <w:r>
        <w:rPr>
          <w:rFonts w:hint="eastAsia"/>
        </w:rPr>
        <w:t>下面</w:t>
      </w:r>
      <w:r>
        <w:t>分别给出各部分的流程图。</w:t>
      </w:r>
    </w:p>
    <w:p w14:paraId="1A93284B" w14:textId="77777777" w:rsidR="00D717B1" w:rsidRPr="005C028D" w:rsidRDefault="003A0907" w:rsidP="005C028D">
      <w:pPr>
        <w:pStyle w:val="3"/>
      </w:pPr>
      <w:bookmarkStart w:id="206" w:name="_Toc406841174"/>
      <w:r>
        <w:rPr>
          <w:rFonts w:hint="eastAsia"/>
        </w:rPr>
        <w:t>基于</w:t>
      </w:r>
      <w:r w:rsidR="00467A52" w:rsidRPr="005C028D">
        <w:rPr>
          <w:rFonts w:hint="eastAsia"/>
        </w:rPr>
        <w:t>线条</w:t>
      </w:r>
      <w:r>
        <w:t>信息</w:t>
      </w:r>
      <w:r w:rsidR="00467A52" w:rsidRPr="005C028D">
        <w:t>还原</w:t>
      </w:r>
      <w:r w:rsidR="00467A52" w:rsidRPr="005C028D">
        <w:rPr>
          <w:rFonts w:hint="eastAsia"/>
        </w:rPr>
        <w:t>基本</w:t>
      </w:r>
      <w:r w:rsidR="00467A52" w:rsidRPr="005C028D">
        <w:t>二维表结构</w:t>
      </w:r>
      <w:bookmarkEnd w:id="206"/>
    </w:p>
    <w:p w14:paraId="1A7D8E61" w14:textId="77777777" w:rsidR="00CC5BDE" w:rsidRDefault="00CC5BDE" w:rsidP="00447806">
      <w:pPr>
        <w:pStyle w:val="07415"/>
      </w:pPr>
      <w:r>
        <w:rPr>
          <w:rFonts w:hint="eastAsia"/>
        </w:rPr>
        <w:t>常见</w:t>
      </w:r>
      <w:r>
        <w:t>的</w:t>
      </w:r>
      <w:r>
        <w:t>PDF</w:t>
      </w:r>
      <w:r>
        <w:t>中表格形态如下图所示，即单页</w:t>
      </w:r>
      <w:r>
        <w:t>PDF</w:t>
      </w:r>
      <w:r>
        <w:t>可能包含多张表格。要</w:t>
      </w:r>
      <w:r>
        <w:rPr>
          <w:rFonts w:hint="eastAsia"/>
        </w:rPr>
        <w:t>利用</w:t>
      </w:r>
      <w:r>
        <w:t>横纵线条</w:t>
      </w:r>
      <w:r>
        <w:rPr>
          <w:rFonts w:hint="eastAsia"/>
        </w:rPr>
        <w:t>还原</w:t>
      </w:r>
      <w:r>
        <w:t>基本的表格形态需要特别</w:t>
      </w:r>
      <w:r>
        <w:rPr>
          <w:rFonts w:hint="eastAsia"/>
        </w:rPr>
        <w:t>注意</w:t>
      </w:r>
      <w:r>
        <w:t>线条间的交错情况</w:t>
      </w:r>
      <w:r>
        <w:rPr>
          <w:rFonts w:hint="eastAsia"/>
        </w:rPr>
        <w:t>，</w:t>
      </w:r>
      <w:r>
        <w:t>避免</w:t>
      </w:r>
      <w:r>
        <w:rPr>
          <w:rFonts w:hint="eastAsia"/>
        </w:rPr>
        <w:t>将不同</w:t>
      </w:r>
      <w:r>
        <w:t>表格</w:t>
      </w:r>
      <w:r>
        <w:rPr>
          <w:rFonts w:hint="eastAsia"/>
        </w:rPr>
        <w:t>的</w:t>
      </w:r>
      <w:r>
        <w:t>线条错判为同一表格。因此</w:t>
      </w:r>
      <w:r>
        <w:rPr>
          <w:rFonts w:hint="eastAsia"/>
        </w:rPr>
        <w:t>在设计</w:t>
      </w:r>
      <w:r>
        <w:t>表格还原算法</w:t>
      </w:r>
      <w:r>
        <w:rPr>
          <w:rFonts w:hint="eastAsia"/>
        </w:rPr>
        <w:t>时</w:t>
      </w:r>
      <w:r>
        <w:t>，</w:t>
      </w:r>
      <w:r>
        <w:rPr>
          <w:rFonts w:hint="eastAsia"/>
        </w:rPr>
        <w:t>优先</w:t>
      </w:r>
      <w:r>
        <w:t>处理</w:t>
      </w:r>
      <w:r>
        <w:rPr>
          <w:rFonts w:hint="eastAsia"/>
        </w:rPr>
        <w:t>纵向</w:t>
      </w:r>
      <w:r>
        <w:t>的横线信息。</w:t>
      </w:r>
    </w:p>
    <w:p w14:paraId="5DCBDD81" w14:textId="77777777" w:rsidR="00240C51" w:rsidRDefault="00240C51" w:rsidP="00240C51">
      <w:pPr>
        <w:pStyle w:val="07415"/>
      </w:pPr>
      <w:r>
        <w:rPr>
          <w:rFonts w:hint="eastAsia"/>
        </w:rPr>
        <w:t>如图</w:t>
      </w:r>
      <w:r>
        <w:rPr>
          <w:rFonts w:hint="eastAsia"/>
        </w:rPr>
        <w:t>4</w:t>
      </w:r>
      <w:r>
        <w:t>-6</w:t>
      </w:r>
      <w:r>
        <w:t>所示，</w:t>
      </w:r>
      <w:r>
        <w:t>PDF Page</w:t>
      </w:r>
      <w:r>
        <w:t>中有两个表格，观察虚线条</w:t>
      </w:r>
      <w:r>
        <w:rPr>
          <w:rFonts w:hint="eastAsia"/>
        </w:rPr>
        <w:t>1,2,3.</w:t>
      </w:r>
      <w:r>
        <w:rPr>
          <w:rFonts w:hint="eastAsia"/>
        </w:rPr>
        <w:t>其中</w:t>
      </w:r>
      <w:r>
        <w:rPr>
          <w:rFonts w:hint="eastAsia"/>
        </w:rPr>
        <w:t>1,3</w:t>
      </w:r>
      <w:r>
        <w:rPr>
          <w:rFonts w:hint="eastAsia"/>
        </w:rPr>
        <w:t>属于</w:t>
      </w:r>
      <w:r>
        <w:t>表格</w:t>
      </w:r>
      <w:r>
        <w:rPr>
          <w:rFonts w:hint="eastAsia"/>
        </w:rPr>
        <w:t>1</w:t>
      </w:r>
      <w:r>
        <w:rPr>
          <w:rFonts w:hint="eastAsia"/>
        </w:rPr>
        <w:t>而</w:t>
      </w:r>
      <w:r>
        <w:rPr>
          <w:rFonts w:hint="eastAsia"/>
        </w:rPr>
        <w:t>2</w:t>
      </w:r>
      <w:r>
        <w:rPr>
          <w:rFonts w:hint="eastAsia"/>
        </w:rPr>
        <w:t>属于</w:t>
      </w:r>
      <w:r>
        <w:t>表格</w:t>
      </w:r>
      <w:r>
        <w:rPr>
          <w:rFonts w:hint="eastAsia"/>
        </w:rPr>
        <w:t>2.</w:t>
      </w:r>
      <w:r>
        <w:rPr>
          <w:rFonts w:hint="eastAsia"/>
        </w:rPr>
        <w:t>为</w:t>
      </w:r>
      <w:r>
        <w:t>了防止线条错位，本算法</w:t>
      </w:r>
      <w:r>
        <w:rPr>
          <w:rFonts w:hint="eastAsia"/>
        </w:rPr>
        <w:t>优先</w:t>
      </w:r>
      <w:r>
        <w:t>处理纵向横线。</w:t>
      </w:r>
      <w:r>
        <w:rPr>
          <w:rFonts w:hint="eastAsia"/>
        </w:rPr>
        <w:t>如图所示</w:t>
      </w:r>
      <w:r>
        <w:t>，在</w:t>
      </w:r>
      <w:r>
        <w:rPr>
          <w:rFonts w:hint="eastAsia"/>
        </w:rPr>
        <w:t>表格</w:t>
      </w:r>
      <w:r>
        <w:rPr>
          <w:rFonts w:hint="eastAsia"/>
        </w:rPr>
        <w:t>1</w:t>
      </w:r>
      <w:r>
        <w:rPr>
          <w:rFonts w:hint="eastAsia"/>
        </w:rPr>
        <w:t>中</w:t>
      </w:r>
      <w:r>
        <w:t>y0</w:t>
      </w:r>
      <w:r>
        <w:rPr>
          <w:rFonts w:hint="eastAsia"/>
        </w:rPr>
        <w:t>和</w:t>
      </w:r>
      <w:r>
        <w:t>y1</w:t>
      </w:r>
      <w:r>
        <w:rPr>
          <w:rFonts w:hint="eastAsia"/>
        </w:rPr>
        <w:t>表示</w:t>
      </w:r>
      <w:r>
        <w:t>横向线条的垂直方向坐标。</w:t>
      </w:r>
      <w:r>
        <w:t>h0</w:t>
      </w:r>
      <w:r>
        <w:rPr>
          <w:rFonts w:hint="eastAsia"/>
        </w:rPr>
        <w:t>是纵</w:t>
      </w:r>
      <w:r>
        <w:t>向线条的高度</w:t>
      </w:r>
      <w:r>
        <w:rPr>
          <w:rFonts w:hint="eastAsia"/>
        </w:rPr>
        <w:t>。</w:t>
      </w:r>
      <w:r>
        <w:t>在判断</w:t>
      </w:r>
      <w:r>
        <w:t>y0</w:t>
      </w:r>
      <w:r>
        <w:rPr>
          <w:rFonts w:hint="eastAsia"/>
        </w:rPr>
        <w:t>和</w:t>
      </w:r>
      <w:r>
        <w:t>y1</w:t>
      </w:r>
      <w:r>
        <w:rPr>
          <w:rFonts w:hint="eastAsia"/>
        </w:rPr>
        <w:t>是</w:t>
      </w:r>
      <w:r>
        <w:t>否属于同一表格的充分</w:t>
      </w:r>
      <w:r>
        <w:rPr>
          <w:rFonts w:hint="eastAsia"/>
        </w:rPr>
        <w:t>条件</w:t>
      </w:r>
      <w:r>
        <w:t>是</w:t>
      </w:r>
      <m:oMath>
        <m:d>
          <m:dPr>
            <m:begChr m:val="|"/>
            <m:endChr m:val="|"/>
            <m:ctrlPr>
              <w:rPr>
                <w:rFonts w:ascii="Cambria Math" w:hAnsi="Cambria Math"/>
              </w:rPr>
            </m:ctrlPr>
          </m:dPr>
          <m:e>
            <m:r>
              <m:rPr>
                <m:sty m:val="p"/>
              </m:rPr>
              <w:rPr>
                <w:rFonts w:ascii="Cambria Math" w:hAnsi="Cambria Math"/>
              </w:rPr>
              <m:t>y1-y0-h0</m:t>
            </m:r>
          </m:e>
        </m:d>
        <m:r>
          <m:rPr>
            <m:sty m:val="p"/>
          </m:rPr>
          <w:rPr>
            <w:rFonts w:ascii="Cambria Math" w:hAnsi="Cambria Math"/>
          </w:rPr>
          <m:t>&lt;∆h</m:t>
        </m:r>
      </m:oMath>
      <w:r>
        <w:rPr>
          <w:rFonts w:hint="eastAsia"/>
        </w:rPr>
        <w:t>。其中</w:t>
      </w:r>
      <m:oMath>
        <m:r>
          <m:rPr>
            <m:sty m:val="p"/>
          </m:rPr>
          <w:rPr>
            <w:rFonts w:ascii="Cambria Math" w:hAnsi="Cambria Math"/>
          </w:rPr>
          <m:t>∆h</m:t>
        </m:r>
      </m:oMath>
      <w:r>
        <w:rPr>
          <w:rFonts w:hint="eastAsia"/>
        </w:rPr>
        <w:t>是</w:t>
      </w:r>
      <w:r>
        <w:t>可容忍的偏差阈值。</w:t>
      </w:r>
      <w:r>
        <w:rPr>
          <w:rFonts w:hint="eastAsia"/>
        </w:rPr>
        <w:t>对于</w:t>
      </w:r>
      <w:r>
        <w:t>线条</w:t>
      </w:r>
      <w:r>
        <w:t>y3</w:t>
      </w:r>
      <w:r>
        <w:rPr>
          <w:rFonts w:hint="eastAsia"/>
        </w:rPr>
        <w:t>和</w:t>
      </w:r>
      <w:r>
        <w:t>y4</w:t>
      </w:r>
      <w:r>
        <w:rPr>
          <w:rFonts w:hint="eastAsia"/>
        </w:rPr>
        <w:t>，</w:t>
      </w:r>
      <w:r>
        <w:t>由于不存在纵向线条</w:t>
      </w:r>
      <w:r>
        <w:t>h’</w:t>
      </w:r>
      <w:r>
        <w:rPr>
          <w:rFonts w:hint="eastAsia"/>
        </w:rPr>
        <w:t>使得</w:t>
      </w:r>
      <m:oMath>
        <m:d>
          <m:dPr>
            <m:begChr m:val="|"/>
            <m:endChr m:val="|"/>
            <m:ctrlPr>
              <w:rPr>
                <w:rFonts w:ascii="Cambria Math" w:hAnsi="Cambria Math"/>
              </w:rPr>
            </m:ctrlPr>
          </m:dPr>
          <m:e>
            <m:r>
              <m:rPr>
                <m:sty m:val="p"/>
              </m:rPr>
              <w:rPr>
                <w:rFonts w:ascii="Cambria Math" w:hAnsi="Cambria Math"/>
              </w:rPr>
              <m:t>y4-y3-h’</m:t>
            </m:r>
          </m:e>
        </m:d>
        <m:r>
          <m:rPr>
            <m:sty m:val="p"/>
          </m:rPr>
          <w:rPr>
            <w:rFonts w:ascii="Cambria Math" w:hAnsi="Cambria Math"/>
          </w:rPr>
          <m:t>&lt;∆h</m:t>
        </m:r>
      </m:oMath>
      <w:r>
        <w:rPr>
          <w:rFonts w:hint="eastAsia"/>
        </w:rPr>
        <w:t>成立</w:t>
      </w:r>
      <w:r>
        <w:t>，因此</w:t>
      </w:r>
      <w:r>
        <w:t>y3</w:t>
      </w:r>
      <w:r>
        <w:rPr>
          <w:rFonts w:hint="eastAsia"/>
        </w:rPr>
        <w:t>和</w:t>
      </w:r>
      <w:r>
        <w:t>y4</w:t>
      </w:r>
      <w:r>
        <w:rPr>
          <w:rFonts w:hint="eastAsia"/>
        </w:rPr>
        <w:t>应该</w:t>
      </w:r>
      <w:r>
        <w:t>属于不同的表格，即</w:t>
      </w:r>
      <w:r>
        <w:t>y3</w:t>
      </w:r>
      <w:r>
        <w:rPr>
          <w:rFonts w:hint="eastAsia"/>
        </w:rPr>
        <w:t>和</w:t>
      </w:r>
      <w:r>
        <w:t>y4</w:t>
      </w:r>
      <w:r>
        <w:rPr>
          <w:rFonts w:hint="eastAsia"/>
        </w:rPr>
        <w:t>是</w:t>
      </w:r>
      <w:r>
        <w:t>两个表格的分离线条。</w:t>
      </w:r>
    </w:p>
    <w:p w14:paraId="70FD7587" w14:textId="77777777" w:rsidR="00CC5BDE" w:rsidRDefault="00240C51" w:rsidP="00B75661">
      <w:pPr>
        <w:pStyle w:val="07415"/>
        <w:spacing w:line="240" w:lineRule="auto"/>
        <w:ind w:firstLine="0"/>
        <w:jc w:val="center"/>
      </w:pPr>
      <w:r>
        <w:object w:dxaOrig="7515" w:dyaOrig="9285" w14:anchorId="6208CB6F">
          <v:shape id="_x0000_i1043" type="#_x0000_t75" style="width:264.6pt;height:325.2pt" o:ole="">
            <v:imagedata r:id="rId53" o:title=""/>
          </v:shape>
          <o:OLEObject Type="Embed" ProgID="Visio.Drawing.15" ShapeID="_x0000_i1043" DrawAspect="Content" ObjectID="_1571948071" r:id="rId54"/>
        </w:object>
      </w:r>
    </w:p>
    <w:p w14:paraId="4692A9D0" w14:textId="77777777" w:rsidR="00585A1A" w:rsidRPr="004E330B" w:rsidRDefault="00585A1A" w:rsidP="00585A1A">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593259">
        <w:rPr>
          <w:rFonts w:ascii="楷体_GB2312" w:eastAsia="楷体_GB2312"/>
          <w:sz w:val="21"/>
          <w:szCs w:val="21"/>
        </w:rPr>
        <w:t>-6</w:t>
      </w:r>
      <w:r w:rsidRPr="004E330B">
        <w:rPr>
          <w:rFonts w:ascii="楷体_GB2312" w:eastAsia="楷体_GB2312"/>
          <w:sz w:val="21"/>
          <w:szCs w:val="21"/>
        </w:rPr>
        <w:t xml:space="preserve"> </w:t>
      </w:r>
      <w:r w:rsidRPr="004E330B">
        <w:rPr>
          <w:rFonts w:ascii="楷体_GB2312" w:eastAsia="楷体_GB2312" w:hint="eastAsia"/>
          <w:sz w:val="21"/>
          <w:szCs w:val="21"/>
        </w:rPr>
        <w:t>表格</w:t>
      </w:r>
      <w:r w:rsidRPr="004E330B">
        <w:rPr>
          <w:rFonts w:ascii="楷体_GB2312" w:eastAsia="楷体_GB2312"/>
          <w:sz w:val="21"/>
          <w:szCs w:val="21"/>
        </w:rPr>
        <w:t>栅格化示意图</w:t>
      </w:r>
    </w:p>
    <w:p w14:paraId="03896E74" w14:textId="77777777" w:rsidR="00A735BC" w:rsidRDefault="00A735BC" w:rsidP="00240C51">
      <w:pPr>
        <w:pStyle w:val="07415"/>
        <w:ind w:firstLine="0"/>
      </w:pPr>
      <w:r>
        <w:rPr>
          <w:rFonts w:hint="eastAsia"/>
        </w:rPr>
        <w:t>基于</w:t>
      </w:r>
      <w:r>
        <w:t>线条的表格还原</w:t>
      </w:r>
      <w:r>
        <w:rPr>
          <w:rFonts w:hint="eastAsia"/>
        </w:rPr>
        <w:t>算法伪代码</w:t>
      </w:r>
      <w:r>
        <w:t>如下：</w:t>
      </w:r>
    </w:p>
    <w:tbl>
      <w:tblPr>
        <w:tblStyle w:val="afb"/>
        <w:tblW w:w="0" w:type="auto"/>
        <w:tblLook w:val="04A0" w:firstRow="1" w:lastRow="0" w:firstColumn="1" w:lastColumn="0" w:noHBand="0" w:noVBand="1"/>
      </w:tblPr>
      <w:tblGrid>
        <w:gridCol w:w="8778"/>
      </w:tblGrid>
      <w:tr w:rsidR="00A735BC" w14:paraId="4C4B3762" w14:textId="77777777" w:rsidTr="00447806">
        <w:tc>
          <w:tcPr>
            <w:tcW w:w="8778" w:type="dxa"/>
          </w:tcPr>
          <w:p w14:paraId="4A5EFC1B" w14:textId="77777777" w:rsidR="00A735BC" w:rsidRDefault="00A735BC" w:rsidP="00E27084">
            <w:pPr>
              <w:pStyle w:val="07415"/>
              <w:spacing w:line="360" w:lineRule="auto"/>
              <w:ind w:firstLine="0"/>
            </w:pPr>
            <w:r>
              <w:rPr>
                <w:rFonts w:hint="eastAsia"/>
              </w:rPr>
              <w:t>算法作用</w:t>
            </w:r>
            <w:r>
              <w:t>：根据线条</w:t>
            </w:r>
            <w:r>
              <w:t>LineInformation</w:t>
            </w:r>
            <w:r>
              <w:t>信息</w:t>
            </w:r>
            <w:r>
              <w:rPr>
                <w:rFonts w:hint="eastAsia"/>
              </w:rPr>
              <w:t>确定</w:t>
            </w:r>
            <w:r>
              <w:t>单页表格坐标刻度。</w:t>
            </w:r>
          </w:p>
          <w:p w14:paraId="38FA78D7" w14:textId="77777777" w:rsidR="00A735BC" w:rsidRDefault="00A735BC" w:rsidP="00E27084">
            <w:pPr>
              <w:pStyle w:val="07415"/>
              <w:spacing w:line="360" w:lineRule="auto"/>
              <w:ind w:firstLine="0"/>
            </w:pPr>
            <w:r>
              <w:rPr>
                <w:rFonts w:hint="eastAsia"/>
              </w:rPr>
              <w:t>输入</w:t>
            </w:r>
            <w:r>
              <w:t>量：</w:t>
            </w:r>
            <w:r>
              <w:t xml:space="preserve">ArrayList&lt;LineInformation&gt; </w:t>
            </w:r>
            <w:r>
              <w:rPr>
                <w:rFonts w:hint="eastAsia"/>
              </w:rPr>
              <w:t>单页横向</w:t>
            </w:r>
            <w:r>
              <w:t>和纵向</w:t>
            </w:r>
            <w:r>
              <w:rPr>
                <w:rFonts w:hint="eastAsia"/>
              </w:rPr>
              <w:t>全部线条</w:t>
            </w:r>
            <w:r>
              <w:t>信息</w:t>
            </w:r>
          </w:p>
          <w:p w14:paraId="7BFAB28F" w14:textId="77777777" w:rsidR="00A735BC" w:rsidRDefault="00A735BC" w:rsidP="00E27084">
            <w:pPr>
              <w:pStyle w:val="07415"/>
              <w:spacing w:line="360" w:lineRule="auto"/>
              <w:ind w:firstLine="0"/>
            </w:pPr>
            <w:r>
              <w:rPr>
                <w:rFonts w:hint="eastAsia"/>
              </w:rPr>
              <w:t>输出量</w:t>
            </w:r>
            <w:r>
              <w:t>：</w:t>
            </w:r>
            <w:r>
              <w:t xml:space="preserve">ArrayList&lt;ArrayList&lt;Float&gt;&gt; PageTableXpos </w:t>
            </w:r>
            <w:r>
              <w:rPr>
                <w:rFonts w:hint="eastAsia"/>
              </w:rPr>
              <w:t>单页</w:t>
            </w:r>
            <w:r>
              <w:t>全部表格</w:t>
            </w:r>
            <w:r>
              <w:rPr>
                <w:rFonts w:hint="eastAsia"/>
              </w:rPr>
              <w:t>纵</w:t>
            </w:r>
            <w:r>
              <w:t>线</w:t>
            </w:r>
            <w:r>
              <w:rPr>
                <w:rFonts w:hint="eastAsia"/>
              </w:rPr>
              <w:t>刻度</w:t>
            </w:r>
          </w:p>
          <w:p w14:paraId="5BA10BB6" w14:textId="77777777" w:rsidR="00A735BC" w:rsidRDefault="00A735BC" w:rsidP="00E27084">
            <w:pPr>
              <w:pStyle w:val="07415"/>
              <w:spacing w:line="360" w:lineRule="auto"/>
              <w:ind w:firstLine="0"/>
            </w:pPr>
            <w:r>
              <w:rPr>
                <w:rFonts w:hint="eastAsia"/>
              </w:rPr>
              <w:t xml:space="preserve">        </w:t>
            </w:r>
            <w:r>
              <w:t xml:space="preserve">ArrayList&lt;ArrayList&lt;Float&gt;&gt; PageTableYpos </w:t>
            </w:r>
            <w:r>
              <w:rPr>
                <w:rFonts w:hint="eastAsia"/>
              </w:rPr>
              <w:t>单页</w:t>
            </w:r>
            <w:r>
              <w:t>全部表格横线</w:t>
            </w:r>
            <w:r>
              <w:rPr>
                <w:rFonts w:hint="eastAsia"/>
              </w:rPr>
              <w:t>刻度</w:t>
            </w:r>
          </w:p>
        </w:tc>
      </w:tr>
      <w:tr w:rsidR="00A735BC" w14:paraId="474BCEBD" w14:textId="77777777" w:rsidTr="00447806">
        <w:tc>
          <w:tcPr>
            <w:tcW w:w="8778" w:type="dxa"/>
          </w:tcPr>
          <w:p w14:paraId="7C988483" w14:textId="77777777" w:rsidR="00A735BC" w:rsidRDefault="00A735BC" w:rsidP="00E27084">
            <w:pPr>
              <w:pStyle w:val="07415"/>
              <w:spacing w:line="360" w:lineRule="auto"/>
              <w:ind w:firstLine="0"/>
            </w:pPr>
            <w:r>
              <w:t>1 B</w:t>
            </w:r>
            <w:r>
              <w:rPr>
                <w:rFonts w:hint="eastAsia"/>
              </w:rPr>
              <w:t>egin</w:t>
            </w:r>
          </w:p>
          <w:p w14:paraId="02209499" w14:textId="77777777" w:rsidR="00A735BC" w:rsidRDefault="00A735BC" w:rsidP="00E27084">
            <w:pPr>
              <w:pStyle w:val="07415"/>
              <w:spacing w:line="360" w:lineRule="auto"/>
              <w:ind w:firstLine="0"/>
            </w:pPr>
            <w:r>
              <w:t>2   Filter LineInformation  //</w:t>
            </w:r>
            <w:r>
              <w:rPr>
                <w:rFonts w:hint="eastAsia"/>
              </w:rPr>
              <w:t>过滤</w:t>
            </w:r>
            <w:r>
              <w:t>无关线条</w:t>
            </w:r>
          </w:p>
          <w:p w14:paraId="36F16090" w14:textId="77777777" w:rsidR="00A735BC" w:rsidRDefault="00A735BC" w:rsidP="00E27084">
            <w:pPr>
              <w:pStyle w:val="07415"/>
              <w:spacing w:line="360" w:lineRule="auto"/>
              <w:ind w:firstLine="0"/>
            </w:pPr>
            <w:r>
              <w:t xml:space="preserve">3   </w:t>
            </w:r>
            <w:r>
              <w:rPr>
                <w:rFonts w:hint="eastAsia"/>
              </w:rPr>
              <w:t>Sort</w:t>
            </w:r>
            <w:r>
              <w:t xml:space="preserve"> LineInformation which(width&gt;&gt;height) //</w:t>
            </w:r>
            <w:r>
              <w:rPr>
                <w:rFonts w:hint="eastAsia"/>
              </w:rPr>
              <w:t>排序</w:t>
            </w:r>
            <w:r>
              <w:t>纵向横线条，按</w:t>
            </w:r>
            <w:r>
              <w:t>ypos</w:t>
            </w:r>
            <w:r>
              <w:t>排序</w:t>
            </w:r>
          </w:p>
          <w:p w14:paraId="651249E2" w14:textId="77777777" w:rsidR="00A735BC" w:rsidRDefault="00A735BC" w:rsidP="00E27084">
            <w:pPr>
              <w:pStyle w:val="07415"/>
              <w:spacing w:line="360" w:lineRule="auto"/>
              <w:ind w:firstLine="0"/>
            </w:pPr>
            <w:r>
              <w:t>4   f</w:t>
            </w:r>
            <w:r>
              <w:rPr>
                <w:rFonts w:hint="eastAsia"/>
              </w:rPr>
              <w:t>oreach</w:t>
            </w:r>
            <w:r>
              <w:t xml:space="preserve"> line (width&gt;&gt;height)</w:t>
            </w:r>
          </w:p>
          <w:p w14:paraId="09A93E38" w14:textId="77777777" w:rsidR="00A735BC" w:rsidRDefault="00A735BC" w:rsidP="00E27084">
            <w:pPr>
              <w:pStyle w:val="07415"/>
              <w:spacing w:line="360" w:lineRule="auto"/>
              <w:ind w:firstLine="0"/>
            </w:pPr>
            <w:r>
              <w:t>5       if(|pre_ypos+pre_height-ypos|&lt;tolerance)</w:t>
            </w:r>
            <w:r w:rsidR="00BD119C">
              <w:t xml:space="preserve">   //</w:t>
            </w:r>
            <w:r w:rsidR="00BD119C">
              <w:rPr>
                <w:rFonts w:hint="eastAsia"/>
              </w:rPr>
              <w:t>两条</w:t>
            </w:r>
            <w:r w:rsidR="00BD119C">
              <w:t>线条属于同一个表格</w:t>
            </w:r>
          </w:p>
          <w:p w14:paraId="3CC49906" w14:textId="77777777" w:rsidR="00A735BC" w:rsidRDefault="00A735BC" w:rsidP="00E27084">
            <w:pPr>
              <w:pStyle w:val="07415"/>
              <w:spacing w:line="360" w:lineRule="auto"/>
              <w:ind w:firstLine="0"/>
            </w:pPr>
            <w:r>
              <w:t>6           YposArray</w:t>
            </w:r>
            <w:r>
              <w:sym w:font="Wingdings" w:char="F0DF"/>
            </w:r>
            <w:r>
              <w:t>ypos</w:t>
            </w:r>
          </w:p>
          <w:p w14:paraId="5D2F5B3C" w14:textId="77777777" w:rsidR="00A735BC" w:rsidRDefault="00A735BC" w:rsidP="00E27084">
            <w:pPr>
              <w:pStyle w:val="07415"/>
              <w:spacing w:line="360" w:lineRule="auto"/>
              <w:ind w:firstLine="0"/>
            </w:pPr>
            <w:r>
              <w:t>7       else</w:t>
            </w:r>
            <w:r w:rsidR="00BD119C">
              <w:t xml:space="preserve">                                 //</w:t>
            </w:r>
            <w:r w:rsidR="00BD119C">
              <w:rPr>
                <w:rFonts w:hint="eastAsia"/>
              </w:rPr>
              <w:t>两条</w:t>
            </w:r>
            <w:r w:rsidR="00BD119C">
              <w:t>线条不属于同一表格</w:t>
            </w:r>
          </w:p>
          <w:p w14:paraId="7CCC07C0" w14:textId="77777777" w:rsidR="00A735BC" w:rsidRDefault="003C004A" w:rsidP="00E27084">
            <w:pPr>
              <w:pStyle w:val="07415"/>
              <w:spacing w:line="360" w:lineRule="auto"/>
              <w:ind w:firstLine="0"/>
            </w:pPr>
            <w:r>
              <w:t xml:space="preserve">8   </w:t>
            </w:r>
            <w:r w:rsidR="00A735BC">
              <w:rPr>
                <w:rFonts w:hint="eastAsia"/>
              </w:rPr>
              <w:t xml:space="preserve">        </w:t>
            </w:r>
            <w:r w:rsidR="00A735BC">
              <w:t>PageTableYpos</w:t>
            </w:r>
            <w:r w:rsidR="00A735BC">
              <w:sym w:font="Wingdings" w:char="F0DF"/>
            </w:r>
            <w:r w:rsidR="00A735BC">
              <w:t>YposArray;</w:t>
            </w:r>
          </w:p>
          <w:p w14:paraId="3A5253BA" w14:textId="77777777" w:rsidR="00A735BC" w:rsidRDefault="003C004A" w:rsidP="00E27084">
            <w:pPr>
              <w:pStyle w:val="07415"/>
              <w:spacing w:line="360" w:lineRule="auto"/>
              <w:ind w:firstLine="0"/>
            </w:pPr>
            <w:r>
              <w:t xml:space="preserve">9   </w:t>
            </w:r>
            <w:r w:rsidR="00A735BC">
              <w:t xml:space="preserve">        New YposArray;</w:t>
            </w:r>
          </w:p>
          <w:p w14:paraId="0362CD88" w14:textId="77777777" w:rsidR="00A735BC" w:rsidRDefault="003C004A" w:rsidP="00E27084">
            <w:pPr>
              <w:pStyle w:val="07415"/>
              <w:spacing w:line="360" w:lineRule="auto"/>
              <w:ind w:firstLine="0"/>
            </w:pPr>
            <w:r>
              <w:lastRenderedPageBreak/>
              <w:t xml:space="preserve">10  </w:t>
            </w:r>
            <w:r w:rsidR="00A735BC">
              <w:t>Sort LineInformation which(height&gt;&gt;width)//</w:t>
            </w:r>
            <w:r w:rsidR="00A735BC">
              <w:rPr>
                <w:rFonts w:hint="eastAsia"/>
              </w:rPr>
              <w:t>排序</w:t>
            </w:r>
            <w:r w:rsidR="00A735BC">
              <w:t>横向竖线条，按</w:t>
            </w:r>
            <w:r w:rsidR="00A735BC">
              <w:t>xpos</w:t>
            </w:r>
            <w:r w:rsidR="00A735BC">
              <w:t>排序</w:t>
            </w:r>
          </w:p>
          <w:p w14:paraId="00738E69" w14:textId="77777777" w:rsidR="00A735BC" w:rsidRDefault="003C004A" w:rsidP="00E27084">
            <w:pPr>
              <w:pStyle w:val="07415"/>
              <w:spacing w:line="360" w:lineRule="auto"/>
              <w:ind w:firstLine="0"/>
            </w:pPr>
            <w:r>
              <w:t xml:space="preserve">11  </w:t>
            </w:r>
            <w:r w:rsidR="00A735BC">
              <w:t>f</w:t>
            </w:r>
            <w:r w:rsidR="00A735BC">
              <w:rPr>
                <w:rFonts w:hint="eastAsia"/>
              </w:rPr>
              <w:t>oreach</w:t>
            </w:r>
            <w:r w:rsidR="00A735BC">
              <w:t xml:space="preserve"> line (height&gt;&gt;width)</w:t>
            </w:r>
          </w:p>
          <w:p w14:paraId="6C2B07DE" w14:textId="77777777" w:rsidR="00A735BC" w:rsidRDefault="003C004A" w:rsidP="00E27084">
            <w:pPr>
              <w:pStyle w:val="07415"/>
              <w:spacing w:line="360" w:lineRule="auto"/>
              <w:ind w:firstLine="0"/>
            </w:pPr>
            <w:r>
              <w:t xml:space="preserve">12  </w:t>
            </w:r>
            <w:r w:rsidR="00A735BC">
              <w:rPr>
                <w:rFonts w:hint="eastAsia"/>
              </w:rPr>
              <w:t xml:space="preserve">    </w:t>
            </w:r>
            <w:r w:rsidR="00A735BC">
              <w:t>foreach PageTableYpos</w:t>
            </w:r>
          </w:p>
          <w:p w14:paraId="49D9B28E" w14:textId="77777777" w:rsidR="00A735BC" w:rsidRDefault="003C004A" w:rsidP="00E27084">
            <w:pPr>
              <w:pStyle w:val="07415"/>
              <w:spacing w:line="360" w:lineRule="auto"/>
              <w:ind w:firstLine="0"/>
            </w:pPr>
            <w:r>
              <w:t xml:space="preserve">13  </w:t>
            </w:r>
            <w:r w:rsidR="00A735BC">
              <w:t xml:space="preserve">        if(ypos</w:t>
            </w:r>
            <w:r w:rsidR="00A735BC">
              <w:sym w:font="Symbol" w:char="F0CE"/>
            </w:r>
            <w:r w:rsidR="00A735BC">
              <w:t>PageTableYpos[i])</w:t>
            </w:r>
          </w:p>
          <w:p w14:paraId="3FA3CDF9" w14:textId="77777777" w:rsidR="00A735BC" w:rsidRDefault="003C004A" w:rsidP="00E27084">
            <w:pPr>
              <w:pStyle w:val="07415"/>
              <w:spacing w:line="360" w:lineRule="auto"/>
              <w:ind w:firstLine="0"/>
            </w:pPr>
            <w:r>
              <w:t xml:space="preserve">14  </w:t>
            </w:r>
            <w:r w:rsidR="00A735BC">
              <w:rPr>
                <w:rFonts w:hint="eastAsia"/>
              </w:rPr>
              <w:t xml:space="preserve">             PageTableXpos[</w:t>
            </w:r>
            <w:r w:rsidR="00A735BC">
              <w:t>i</w:t>
            </w:r>
            <w:r w:rsidR="00A735BC">
              <w:rPr>
                <w:rFonts w:hint="eastAsia"/>
              </w:rPr>
              <w:t>]</w:t>
            </w:r>
            <w:r w:rsidR="00A735BC">
              <w:sym w:font="Wingdings" w:char="F0DF"/>
            </w:r>
            <w:r w:rsidR="00A735BC">
              <w:t>xpos</w:t>
            </w:r>
          </w:p>
          <w:p w14:paraId="0A21A1E0" w14:textId="77777777" w:rsidR="00A735BC" w:rsidRDefault="003C004A" w:rsidP="00E27084">
            <w:pPr>
              <w:pStyle w:val="07415"/>
              <w:spacing w:line="360" w:lineRule="auto"/>
              <w:ind w:firstLine="0"/>
            </w:pPr>
            <w:r>
              <w:t xml:space="preserve">15 </w:t>
            </w:r>
            <w:r w:rsidR="00A735BC">
              <w:t>E</w:t>
            </w:r>
            <w:r w:rsidR="00A735BC">
              <w:rPr>
                <w:rFonts w:hint="eastAsia"/>
              </w:rPr>
              <w:t>nd</w:t>
            </w:r>
          </w:p>
        </w:tc>
      </w:tr>
    </w:tbl>
    <w:p w14:paraId="424703A0" w14:textId="77777777" w:rsidR="00A735BC" w:rsidRPr="00C933E3" w:rsidRDefault="003C004A" w:rsidP="00447806">
      <w:pPr>
        <w:pStyle w:val="07415"/>
        <w:wordWrap w:val="0"/>
        <w:ind w:firstLine="0"/>
      </w:pPr>
      <w:r>
        <w:lastRenderedPageBreak/>
        <w:tab/>
      </w:r>
      <w:r>
        <w:rPr>
          <w:rFonts w:hint="eastAsia"/>
        </w:rPr>
        <w:t>本</w:t>
      </w:r>
      <w:r>
        <w:t>算法的最终目的是确定单页</w:t>
      </w:r>
      <w:r>
        <w:t>PDF</w:t>
      </w:r>
      <w:r>
        <w:t>中的表格数量，并将各个线条的刻度</w:t>
      </w:r>
      <w:r>
        <w:rPr>
          <w:rFonts w:hint="eastAsia"/>
        </w:rPr>
        <w:t>记录</w:t>
      </w:r>
      <w:r>
        <w:t>在</w:t>
      </w:r>
      <w:r w:rsidR="00540D81">
        <w:rPr>
          <w:rFonts w:hint="eastAsia"/>
        </w:rPr>
        <w:t>ArrayList&lt;</w:t>
      </w:r>
      <w:r>
        <w:rPr>
          <w:rFonts w:hint="eastAsia"/>
        </w:rPr>
        <w:t>&lt;</w:t>
      </w:r>
      <w:r>
        <w:t>ArrayList&lt;Float&gt;</w:t>
      </w:r>
      <w:r>
        <w:rPr>
          <w:rFonts w:hint="eastAsia"/>
        </w:rPr>
        <w:t>&gt;</w:t>
      </w:r>
      <w:r w:rsidR="00540D81">
        <w:t>PageTableXpos</w:t>
      </w:r>
      <w:r>
        <w:t>和</w:t>
      </w:r>
      <w:r w:rsidR="00540D81">
        <w:rPr>
          <w:rFonts w:hint="eastAsia"/>
        </w:rPr>
        <w:t>ArrayList&lt;</w:t>
      </w:r>
      <w:r>
        <w:t>&lt;ArrayList&lt;Float&gt;&gt;</w:t>
      </w:r>
      <w:r w:rsidR="00540D81">
        <w:t>PageTableYpos</w:t>
      </w:r>
      <w:r>
        <w:t>中。</w:t>
      </w:r>
      <w:r>
        <w:rPr>
          <w:rFonts w:hint="eastAsia"/>
        </w:rPr>
        <w:t>两者</w:t>
      </w:r>
      <w:r>
        <w:t>为可变长数据，长度与</w:t>
      </w:r>
      <w:r>
        <w:rPr>
          <w:rFonts w:hint="eastAsia"/>
        </w:rPr>
        <w:t>单页</w:t>
      </w:r>
      <w:r>
        <w:t>PDF</w:t>
      </w:r>
      <w:r>
        <w:t>中表格数量一致。</w:t>
      </w:r>
      <w:r>
        <w:rPr>
          <w:rFonts w:hint="eastAsia"/>
        </w:rPr>
        <w:t>每个</w:t>
      </w:r>
      <w:r>
        <w:t>表格对应了横向和纵向的全部刻度坐标。</w:t>
      </w:r>
      <w:r>
        <w:rPr>
          <w:rFonts w:hint="eastAsia"/>
        </w:rPr>
        <w:t>依据</w:t>
      </w:r>
      <w:r>
        <w:t>分析</w:t>
      </w:r>
      <w:r>
        <w:rPr>
          <w:rFonts w:hint="eastAsia"/>
        </w:rPr>
        <w:t>，为</w:t>
      </w:r>
      <w:r>
        <w:t>了避免表格线条的错</w:t>
      </w:r>
      <w:r>
        <w:rPr>
          <w:rFonts w:hint="eastAsia"/>
        </w:rPr>
        <w:t>判</w:t>
      </w:r>
      <w:r>
        <w:t>问题，本算</w:t>
      </w:r>
      <w:r>
        <w:rPr>
          <w:rFonts w:hint="eastAsia"/>
        </w:rPr>
        <w:t>法</w:t>
      </w:r>
      <w:r>
        <w:t>优先处理纵向的横</w:t>
      </w:r>
      <w:r>
        <w:rPr>
          <w:rFonts w:hint="eastAsia"/>
        </w:rPr>
        <w:t>线</w:t>
      </w:r>
      <w:r>
        <w:t>。</w:t>
      </w:r>
      <w:r>
        <w:rPr>
          <w:rFonts w:hint="eastAsia"/>
        </w:rPr>
        <w:t>首先</w:t>
      </w:r>
      <w:r>
        <w:t>针对横</w:t>
      </w:r>
      <w:r>
        <w:rPr>
          <w:rFonts w:hint="eastAsia"/>
        </w:rPr>
        <w:t>线</w:t>
      </w:r>
      <w:r>
        <w:t>进行排序，然后根据</w:t>
      </w:r>
      <w:r>
        <w:rPr>
          <w:rFonts w:hint="eastAsia"/>
        </w:rPr>
        <w:t>公式</w:t>
      </w:r>
      <w:r w:rsidR="00E27084">
        <w:t>|pre_ypos+pre_height-ypos|&lt;tolerance</w:t>
      </w:r>
      <w:r>
        <w:rPr>
          <w:rFonts w:hint="eastAsia"/>
        </w:rPr>
        <w:t>确定</w:t>
      </w:r>
      <w:r>
        <w:t>表格数目以及各个表格内的纵向刻度。接着</w:t>
      </w:r>
      <w:r>
        <w:rPr>
          <w:rFonts w:hint="eastAsia"/>
        </w:rPr>
        <w:t>分</w:t>
      </w:r>
      <w:r>
        <w:t>表格依次</w:t>
      </w:r>
      <w:r>
        <w:rPr>
          <w:rFonts w:hint="eastAsia"/>
        </w:rPr>
        <w:t>处理</w:t>
      </w:r>
      <w:r>
        <w:t>横向的竖线。</w:t>
      </w:r>
      <w:r>
        <w:rPr>
          <w:rFonts w:hint="eastAsia"/>
        </w:rPr>
        <w:t>进而</w:t>
      </w:r>
      <w:r>
        <w:t>确定各个表格的横向刻度从而得到</w:t>
      </w:r>
      <w:r>
        <w:t>PageTableXpos</w:t>
      </w:r>
      <w:r>
        <w:t>和</w:t>
      </w:r>
      <w:r>
        <w:t>PageTableYpos</w:t>
      </w:r>
      <w:r>
        <w:t>的所有</w:t>
      </w:r>
      <w:r>
        <w:rPr>
          <w:rFonts w:hint="eastAsia"/>
        </w:rPr>
        <w:t>值</w:t>
      </w:r>
      <w:r>
        <w:t>。</w:t>
      </w:r>
      <w:r w:rsidR="00E27084">
        <w:rPr>
          <w:rFonts w:hint="eastAsia"/>
        </w:rPr>
        <w:t>下面分别</w:t>
      </w:r>
      <w:r w:rsidR="00E27084">
        <w:t>给出</w:t>
      </w:r>
      <w:r w:rsidR="00E27084">
        <w:rPr>
          <w:rFonts w:hint="eastAsia"/>
        </w:rPr>
        <w:t>纵向</w:t>
      </w:r>
      <w:r w:rsidR="00E27084">
        <w:t>横线和横向纵向刻度分析过程的流程图</w:t>
      </w:r>
      <w:r w:rsidR="00E27084">
        <w:rPr>
          <w:rFonts w:hint="eastAsia"/>
        </w:rPr>
        <w:t>：</w:t>
      </w:r>
    </w:p>
    <w:p w14:paraId="3962D83C" w14:textId="77777777" w:rsidR="00467A52" w:rsidRDefault="00B75661" w:rsidP="00240C51">
      <w:pPr>
        <w:pStyle w:val="07415"/>
        <w:spacing w:line="240" w:lineRule="auto"/>
        <w:ind w:firstLine="0"/>
      </w:pPr>
      <w:r>
        <w:tab/>
      </w:r>
      <w:r w:rsidR="00240C51">
        <w:object w:dxaOrig="9480" w:dyaOrig="8940" w14:anchorId="06713A1E">
          <v:shape id="_x0000_i1044" type="#_x0000_t75" style="width:375.6pt;height:354.6pt" o:ole="">
            <v:imagedata r:id="rId55" o:title=""/>
          </v:shape>
          <o:OLEObject Type="Embed" ProgID="Visio.Drawing.15" ShapeID="_x0000_i1044" DrawAspect="Content" ObjectID="_1571948072" r:id="rId56"/>
        </w:object>
      </w:r>
    </w:p>
    <w:p w14:paraId="200E37B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-7</w:t>
      </w:r>
      <w:r w:rsidRPr="004E330B">
        <w:rPr>
          <w:rFonts w:ascii="楷体_GB2312" w:eastAsia="楷体_GB2312"/>
          <w:sz w:val="21"/>
          <w:szCs w:val="21"/>
        </w:rPr>
        <w:t xml:space="preserve"> </w:t>
      </w:r>
      <w:r w:rsidRPr="004E330B">
        <w:rPr>
          <w:rFonts w:ascii="楷体_GB2312" w:eastAsia="楷体_GB2312" w:hint="eastAsia"/>
          <w:sz w:val="21"/>
          <w:szCs w:val="21"/>
        </w:rPr>
        <w:t>基于</w:t>
      </w:r>
      <w:r w:rsidRPr="004E330B">
        <w:rPr>
          <w:rFonts w:ascii="楷体_GB2312" w:eastAsia="楷体_GB2312"/>
          <w:sz w:val="21"/>
          <w:szCs w:val="21"/>
        </w:rPr>
        <w:t>线条还原二维表</w:t>
      </w:r>
      <w:r>
        <w:rPr>
          <w:rFonts w:ascii="楷体_GB2312" w:eastAsia="楷体_GB2312" w:hint="eastAsia"/>
          <w:sz w:val="21"/>
          <w:szCs w:val="21"/>
        </w:rPr>
        <w:t>纵向</w:t>
      </w:r>
      <w:r>
        <w:rPr>
          <w:rFonts w:ascii="楷体_GB2312" w:eastAsia="楷体_GB2312"/>
          <w:sz w:val="21"/>
          <w:szCs w:val="21"/>
        </w:rPr>
        <w:t>横线信息</w:t>
      </w:r>
      <w:r>
        <w:rPr>
          <w:rFonts w:ascii="楷体_GB2312" w:eastAsia="楷体_GB2312" w:hint="eastAsia"/>
          <w:sz w:val="21"/>
          <w:szCs w:val="21"/>
        </w:rPr>
        <w:t>流程</w:t>
      </w:r>
    </w:p>
    <w:p w14:paraId="5C7CFB24" w14:textId="77777777" w:rsidR="00467A52" w:rsidRDefault="00467A52" w:rsidP="00447806">
      <w:pPr>
        <w:pStyle w:val="07415"/>
      </w:pPr>
      <w:r>
        <w:rPr>
          <w:rFonts w:hint="eastAsia"/>
        </w:rPr>
        <w:lastRenderedPageBreak/>
        <w:t>上图</w:t>
      </w:r>
      <w:r>
        <w:t>流程</w:t>
      </w:r>
      <w:r>
        <w:rPr>
          <w:rFonts w:hint="eastAsia"/>
        </w:rPr>
        <w:t>可以</w:t>
      </w:r>
      <w:r>
        <w:t>完成</w:t>
      </w:r>
      <w:r>
        <w:rPr>
          <w:rFonts w:hint="eastAsia"/>
        </w:rPr>
        <w:t>单页</w:t>
      </w:r>
      <w:r>
        <w:t>PDF</w:t>
      </w:r>
      <w:r>
        <w:t>表格个数的确定，同时统计好每个表格的</w:t>
      </w:r>
      <w:r w:rsidR="001972F8">
        <w:rPr>
          <w:rFonts w:hint="eastAsia"/>
        </w:rPr>
        <w:t>垂直</w:t>
      </w:r>
      <w:r w:rsidR="001972F8">
        <w:t>方向（</w:t>
      </w:r>
      <w:r>
        <w:t>ypos</w:t>
      </w:r>
      <w:r w:rsidR="001972F8">
        <w:rPr>
          <w:rFonts w:hint="eastAsia"/>
        </w:rPr>
        <w:t>）</w:t>
      </w:r>
      <w:r w:rsidR="001972F8">
        <w:t>刻度</w:t>
      </w:r>
      <w:r>
        <w:t>情况。</w:t>
      </w:r>
      <w:r>
        <w:rPr>
          <w:rFonts w:hint="eastAsia"/>
        </w:rPr>
        <w:t>通过</w:t>
      </w:r>
      <w:r>
        <w:t>ypos</w:t>
      </w:r>
      <w:r>
        <w:rPr>
          <w:rFonts w:hint="eastAsia"/>
        </w:rPr>
        <w:t>即可</w:t>
      </w:r>
      <w:r>
        <w:t>确定每个表格含有的行数</w:t>
      </w:r>
      <w:r>
        <w:rPr>
          <w:rFonts w:hint="eastAsia"/>
        </w:rPr>
        <w:t>以及每行</w:t>
      </w:r>
      <w:r>
        <w:t>具体的位置信息。</w:t>
      </w:r>
      <w:r>
        <w:rPr>
          <w:rFonts w:hint="eastAsia"/>
        </w:rPr>
        <w:t>所有</w:t>
      </w:r>
      <w:r>
        <w:t>的表格信息通过</w:t>
      </w:r>
      <w:r>
        <w:t>PageTableYpos</w:t>
      </w:r>
      <w:r>
        <w:rPr>
          <w:rFonts w:hint="eastAsia"/>
        </w:rPr>
        <w:t>进行</w:t>
      </w:r>
      <w:r>
        <w:t>存储</w:t>
      </w:r>
      <w:r>
        <w:rPr>
          <w:rFonts w:hint="eastAsia"/>
        </w:rPr>
        <w:t>，包含</w:t>
      </w:r>
      <w:r>
        <w:t>该页表格的</w:t>
      </w:r>
      <w:r>
        <w:rPr>
          <w:rFonts w:hint="eastAsia"/>
        </w:rPr>
        <w:t>纵轴</w:t>
      </w:r>
      <w:r>
        <w:t>位置信息。</w:t>
      </w:r>
    </w:p>
    <w:p w14:paraId="41BB77BC" w14:textId="77777777" w:rsidR="00467A52" w:rsidRDefault="001972F8" w:rsidP="00447806">
      <w:pPr>
        <w:pStyle w:val="07415"/>
      </w:pPr>
      <w:r>
        <w:rPr>
          <w:rFonts w:hint="eastAsia"/>
        </w:rPr>
        <w:t>线条</w:t>
      </w:r>
      <w:r>
        <w:t>信息过滤主要是滤除重复线条和垃圾线条。</w:t>
      </w:r>
      <w:r>
        <w:rPr>
          <w:rFonts w:hint="eastAsia"/>
        </w:rPr>
        <w:t>例如</w:t>
      </w:r>
      <w:r w:rsidR="00467A52">
        <w:rPr>
          <w:rFonts w:hint="eastAsia"/>
        </w:rPr>
        <w:t>底层</w:t>
      </w:r>
      <w:r w:rsidR="00467A52">
        <w:t>线条信息可能包括如下形式</w:t>
      </w:r>
      <w:r w:rsidR="00467A52">
        <w:t>[319.42 597.52 0.72 0.059998]</w:t>
      </w:r>
      <w:r w:rsidR="00467A52">
        <w:rPr>
          <w:rFonts w:hint="eastAsia"/>
        </w:rPr>
        <w:t>，</w:t>
      </w:r>
      <w:r w:rsidR="00467A52">
        <w:t>此类线条的长和高都</w:t>
      </w:r>
      <w:r w:rsidR="00467A52">
        <w:rPr>
          <w:rFonts w:hint="eastAsia"/>
        </w:rPr>
        <w:t>接近</w:t>
      </w:r>
      <w:r w:rsidR="00467A52">
        <w:t>于</w:t>
      </w:r>
      <w:r w:rsidR="00467A52">
        <w:rPr>
          <w:rFonts w:hint="eastAsia"/>
        </w:rPr>
        <w:t>0</w:t>
      </w:r>
      <w:r w:rsidR="00467A52">
        <w:rPr>
          <w:rFonts w:hint="eastAsia"/>
        </w:rPr>
        <w:t>，</w:t>
      </w:r>
      <w:r w:rsidR="00467A52">
        <w:t>因此</w:t>
      </w:r>
      <w:r w:rsidR="00467A52">
        <w:rPr>
          <w:rFonts w:hint="eastAsia"/>
        </w:rPr>
        <w:t>不是</w:t>
      </w:r>
      <w:r w:rsidR="00467A52">
        <w:t>一条具体点线条，而是点信息，</w:t>
      </w:r>
      <w:r w:rsidR="00467A52">
        <w:rPr>
          <w:rFonts w:hint="eastAsia"/>
        </w:rPr>
        <w:t>此类</w:t>
      </w:r>
      <w:r w:rsidR="00467A52">
        <w:t>线条对于确定表格的</w:t>
      </w:r>
      <w:r w:rsidR="00467A52">
        <w:rPr>
          <w:rFonts w:hint="eastAsia"/>
        </w:rPr>
        <w:t>轮廓</w:t>
      </w:r>
      <w:r w:rsidR="00467A52">
        <w:t>没有帮助，属于垃圾信息，需要滤除。</w:t>
      </w:r>
      <w:r>
        <w:rPr>
          <w:rFonts w:hint="eastAsia"/>
        </w:rPr>
        <w:t>重复</w:t>
      </w:r>
      <w:r>
        <w:t>线条是指位置差异小于给定阈值的线条，此类线条实际表示的位置</w:t>
      </w:r>
      <w:r>
        <w:rPr>
          <w:rFonts w:hint="eastAsia"/>
        </w:rPr>
        <w:t>基本</w:t>
      </w:r>
      <w:r>
        <w:t>相同，可以滤除。</w:t>
      </w:r>
    </w:p>
    <w:p w14:paraId="4FED311A" w14:textId="77777777" w:rsidR="00467A52" w:rsidRDefault="001972F8" w:rsidP="00447806">
      <w:pPr>
        <w:pStyle w:val="07415"/>
      </w:pPr>
      <w:r>
        <w:rPr>
          <w:rFonts w:hint="eastAsia"/>
        </w:rPr>
        <w:t>按照</w:t>
      </w:r>
      <w:r w:rsidR="00467A52">
        <w:t>ypos</w:t>
      </w:r>
      <w:r w:rsidR="00467A52">
        <w:rPr>
          <w:rFonts w:hint="eastAsia"/>
        </w:rPr>
        <w:t>进行</w:t>
      </w:r>
      <w:r>
        <w:t>排序</w:t>
      </w:r>
      <w:r>
        <w:rPr>
          <w:rFonts w:hint="eastAsia"/>
        </w:rPr>
        <w:t>主要</w:t>
      </w:r>
      <w:r>
        <w:t>用于确定表格垂直方向的刻度信息。</w:t>
      </w:r>
      <w:r w:rsidR="00B75661">
        <w:rPr>
          <w:rFonts w:hint="eastAsia"/>
        </w:rPr>
        <w:t>利用</w:t>
      </w:r>
      <w:r w:rsidR="00467A52">
        <w:t>pre_ypos+preheight</w:t>
      </w:r>
      <w:r w:rsidR="00467A52">
        <w:rPr>
          <w:rFonts w:hint="eastAsia"/>
        </w:rPr>
        <w:t>表示</w:t>
      </w:r>
      <w:r w:rsidR="00467A52">
        <w:t>期待的线条的</w:t>
      </w:r>
      <w:r w:rsidR="00467A52">
        <w:t>ypos</w:t>
      </w:r>
      <w:r>
        <w:t>信息，</w:t>
      </w:r>
      <w:r>
        <w:rPr>
          <w:rFonts w:hint="eastAsia"/>
        </w:rPr>
        <w:t>如果</w:t>
      </w:r>
      <w:r w:rsidR="00467A52">
        <w:t>和</w:t>
      </w:r>
      <w:r w:rsidR="00467A52">
        <w:rPr>
          <w:rFonts w:hint="eastAsia"/>
        </w:rPr>
        <w:t>当前</w:t>
      </w:r>
      <w:r w:rsidR="00467A52">
        <w:t>的</w:t>
      </w:r>
      <w:r w:rsidR="00467A52">
        <w:t>ypos</w:t>
      </w:r>
      <w:r w:rsidR="00467A52">
        <w:rPr>
          <w:rFonts w:hint="eastAsia"/>
        </w:rPr>
        <w:t>相差</w:t>
      </w:r>
      <w:r w:rsidR="00467A52">
        <w:t>量大于容忍误差</w:t>
      </w:r>
      <w:r w:rsidR="00467A52">
        <w:t>(tolerance)</w:t>
      </w:r>
      <w:r w:rsidR="00467A52">
        <w:rPr>
          <w:rFonts w:hint="eastAsia"/>
        </w:rPr>
        <w:t>，</w:t>
      </w:r>
      <w:r w:rsidR="00467A52">
        <w:t>说明</w:t>
      </w:r>
      <w:r>
        <w:rPr>
          <w:rFonts w:hint="eastAsia"/>
        </w:rPr>
        <w:t>前面</w:t>
      </w:r>
      <w:r>
        <w:t>的线条和当前线条不属于同一个</w:t>
      </w:r>
      <w:r>
        <w:rPr>
          <w:rFonts w:hint="eastAsia"/>
        </w:rPr>
        <w:t>表格</w:t>
      </w:r>
      <w:r>
        <w:t>，</w:t>
      </w:r>
      <w:r>
        <w:rPr>
          <w:rFonts w:hint="eastAsia"/>
        </w:rPr>
        <w:t>当前</w:t>
      </w:r>
      <w:r>
        <w:t>线条</w:t>
      </w:r>
      <w:r>
        <w:rPr>
          <w:rFonts w:hint="eastAsia"/>
        </w:rPr>
        <w:t>从属于</w:t>
      </w:r>
      <w:r>
        <w:t>新表格。</w:t>
      </w:r>
      <w:r w:rsidR="00467A52">
        <w:t>因此以前的表格信息可以存入</w:t>
      </w:r>
      <w:r w:rsidR="00467A52">
        <w:t>PageTableYpos</w:t>
      </w:r>
      <w:r w:rsidR="00467A52">
        <w:t>，同时构造一个新数组存储当前</w:t>
      </w:r>
      <w:r w:rsidR="00467A52">
        <w:rPr>
          <w:rFonts w:hint="eastAsia"/>
        </w:rPr>
        <w:t>ypos</w:t>
      </w:r>
      <w:r w:rsidR="00467A52">
        <w:rPr>
          <w:rFonts w:hint="eastAsia"/>
        </w:rPr>
        <w:t>信息</w:t>
      </w:r>
      <w:r w:rsidR="00467A52">
        <w:t>。</w:t>
      </w:r>
      <w:r>
        <w:rPr>
          <w:rFonts w:hint="eastAsia"/>
        </w:rPr>
        <w:t>因此，</w:t>
      </w:r>
      <w:r>
        <w:t>对于</w:t>
      </w:r>
      <w:r>
        <w:rPr>
          <w:rFonts w:hint="eastAsia"/>
        </w:rPr>
        <w:t>|</w:t>
      </w:r>
      <w:r>
        <w:t>pre_ypos+preheight-ypos|&lt;tolerance</w:t>
      </w:r>
      <w:r>
        <w:rPr>
          <w:rFonts w:hint="eastAsia"/>
        </w:rPr>
        <w:t>的</w:t>
      </w:r>
      <w:r>
        <w:t>情况，</w:t>
      </w:r>
      <w:r>
        <w:rPr>
          <w:rFonts w:hint="eastAsia"/>
        </w:rPr>
        <w:t>表明</w:t>
      </w:r>
      <w:r>
        <w:t>当前线条仍然属于当前表格，可以保持</w:t>
      </w:r>
      <w:r>
        <w:t>ypos</w:t>
      </w:r>
      <w:r>
        <w:t>信息。反之</w:t>
      </w:r>
      <w:r>
        <w:rPr>
          <w:rFonts w:hint="eastAsia"/>
        </w:rPr>
        <w:t>则</w:t>
      </w:r>
      <w:r>
        <w:t>开始</w:t>
      </w:r>
      <w:r>
        <w:rPr>
          <w:rFonts w:hint="eastAsia"/>
        </w:rPr>
        <w:t>新</w:t>
      </w:r>
      <w:r>
        <w:t>的表格</w:t>
      </w:r>
      <w:r>
        <w:rPr>
          <w:rFonts w:hint="eastAsia"/>
        </w:rPr>
        <w:t>，</w:t>
      </w:r>
      <w:r>
        <w:t>将</w:t>
      </w:r>
      <w:r>
        <w:rPr>
          <w:rFonts w:hint="eastAsia"/>
        </w:rPr>
        <w:t>当前</w:t>
      </w:r>
      <w:r>
        <w:t>表格存入</w:t>
      </w:r>
      <w:r>
        <w:t>PageTableYpos</w:t>
      </w:r>
      <w:r>
        <w:rPr>
          <w:rFonts w:hint="eastAsia"/>
        </w:rPr>
        <w:t>集合</w:t>
      </w:r>
      <w:r>
        <w:t>中，同时</w:t>
      </w:r>
      <w:r>
        <w:rPr>
          <w:rFonts w:hint="eastAsia"/>
        </w:rPr>
        <w:t>构造</w:t>
      </w:r>
      <w:r>
        <w:t>一个新的数组</w:t>
      </w:r>
      <w:r>
        <w:rPr>
          <w:rFonts w:hint="eastAsia"/>
        </w:rPr>
        <w:t>存储</w:t>
      </w:r>
      <w:r>
        <w:t>新开始的表格的</w:t>
      </w:r>
      <w:r>
        <w:t>ypos</w:t>
      </w:r>
      <w:r>
        <w:t>信息。</w:t>
      </w:r>
    </w:p>
    <w:p w14:paraId="59818910" w14:textId="77777777" w:rsidR="001972F8" w:rsidRDefault="001972F8" w:rsidP="00447806">
      <w:pPr>
        <w:pStyle w:val="07415"/>
      </w:pPr>
      <w:r>
        <w:rPr>
          <w:rFonts w:hint="eastAsia"/>
        </w:rPr>
        <w:t>下面</w:t>
      </w:r>
      <w:r>
        <w:t>接着确定</w:t>
      </w:r>
      <w:r>
        <w:rPr>
          <w:rFonts w:hint="eastAsia"/>
        </w:rPr>
        <w:t>水平</w:t>
      </w:r>
      <w:r>
        <w:t>方向的坐标</w:t>
      </w:r>
      <w:r w:rsidR="00D77597">
        <w:rPr>
          <w:rFonts w:hint="eastAsia"/>
        </w:rPr>
        <w:t>刻度</w:t>
      </w:r>
      <w:r w:rsidR="00D77597">
        <w:t>情况。</w:t>
      </w:r>
      <w:r w:rsidR="00D77597">
        <w:rPr>
          <w:rFonts w:hint="eastAsia"/>
        </w:rPr>
        <w:t>对于</w:t>
      </w:r>
      <w:r w:rsidR="00D77597">
        <w:t>水平刻度的确定需要结合垂直刻度来确定当前刻度从属的表格数。</w:t>
      </w:r>
      <w:r w:rsidR="00D77597">
        <w:rPr>
          <w:rFonts w:hint="eastAsia"/>
        </w:rPr>
        <w:t>从而</w:t>
      </w:r>
      <w:r w:rsidR="00D77597">
        <w:t>避免</w:t>
      </w:r>
      <w:r w:rsidR="00D77597">
        <w:rPr>
          <w:rFonts w:hint="eastAsia"/>
        </w:rPr>
        <w:t>不同表格</w:t>
      </w:r>
      <w:r w:rsidR="00D77597">
        <w:t>的刻度划分到相同表格的情况。</w:t>
      </w:r>
      <w:r w:rsidR="00D77597">
        <w:rPr>
          <w:rFonts w:hint="eastAsia"/>
        </w:rPr>
        <w:t>水平</w:t>
      </w:r>
      <w:r w:rsidR="00D77597">
        <w:t>方向的刻度信息存储于</w:t>
      </w:r>
      <w:r w:rsidR="00D77597">
        <w:t>ArrayList&lt;ArrayList&lt;xpos&gt;&gt;PageTableXpos</w:t>
      </w:r>
      <w:r w:rsidR="00D77597">
        <w:rPr>
          <w:rFonts w:hint="eastAsia"/>
        </w:rPr>
        <w:t>中</w:t>
      </w:r>
      <w:r w:rsidR="00D77597">
        <w:t>，下面</w:t>
      </w:r>
      <w:r w:rsidR="00D77597">
        <w:rPr>
          <w:rFonts w:hint="eastAsia"/>
        </w:rPr>
        <w:t>是</w:t>
      </w:r>
      <w:r w:rsidR="00D77597">
        <w:t>具体的流程图：</w:t>
      </w:r>
    </w:p>
    <w:p w14:paraId="597403C0" w14:textId="77777777" w:rsidR="00467A52" w:rsidRDefault="00467A52" w:rsidP="00467A52">
      <w:pPr>
        <w:pStyle w:val="07415"/>
        <w:spacing w:line="240" w:lineRule="auto"/>
        <w:ind w:firstLine="0"/>
      </w:pPr>
      <w:r>
        <w:object w:dxaOrig="9226" w:dyaOrig="3271" w14:anchorId="40CF4DBE">
          <v:shape id="_x0000_i1045" type="#_x0000_t75" style="width:438pt;height:156pt" o:ole="">
            <v:imagedata r:id="rId57" o:title=""/>
          </v:shape>
          <o:OLEObject Type="Embed" ProgID="Visio.Drawing.15" ShapeID="_x0000_i1045" DrawAspect="Content" ObjectID="_1571948073" r:id="rId58"/>
        </w:object>
      </w:r>
    </w:p>
    <w:p w14:paraId="52C0CDE4" w14:textId="77777777" w:rsidR="004E330B" w:rsidRDefault="00467A52" w:rsidP="004E330B">
      <w:pPr>
        <w:spacing w:line="360" w:lineRule="auto"/>
        <w:jc w:val="center"/>
      </w:pPr>
      <w:r>
        <w:tab/>
      </w:r>
      <w:r w:rsidR="004E330B" w:rsidRPr="004E330B">
        <w:rPr>
          <w:rFonts w:ascii="楷体_GB2312" w:eastAsia="楷体_GB2312" w:hint="eastAsia"/>
          <w:sz w:val="21"/>
          <w:szCs w:val="21"/>
        </w:rPr>
        <w:t>图4</w:t>
      </w:r>
      <w:r w:rsidR="0018280B">
        <w:rPr>
          <w:rFonts w:ascii="楷体_GB2312" w:eastAsia="楷体_GB2312"/>
          <w:sz w:val="21"/>
          <w:szCs w:val="21"/>
        </w:rPr>
        <w:t>-8</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基于线条</w:t>
      </w:r>
      <w:r w:rsidR="004E330B" w:rsidRPr="004E330B">
        <w:rPr>
          <w:rFonts w:ascii="楷体_GB2312" w:eastAsia="楷体_GB2312"/>
          <w:sz w:val="21"/>
          <w:szCs w:val="21"/>
        </w:rPr>
        <w:t>还原二维表</w:t>
      </w:r>
      <w:r w:rsidR="004E330B" w:rsidRPr="004E330B">
        <w:rPr>
          <w:rFonts w:ascii="楷体_GB2312" w:eastAsia="楷体_GB2312" w:hint="eastAsia"/>
          <w:sz w:val="21"/>
          <w:szCs w:val="21"/>
        </w:rPr>
        <w:t>横向竖线</w:t>
      </w:r>
      <w:r w:rsidR="004E330B" w:rsidRPr="004E330B">
        <w:rPr>
          <w:rFonts w:ascii="楷体_GB2312" w:eastAsia="楷体_GB2312"/>
          <w:sz w:val="21"/>
          <w:szCs w:val="21"/>
        </w:rPr>
        <w:t>信息流程</w:t>
      </w:r>
    </w:p>
    <w:p w14:paraId="49A7884F" w14:textId="77777777" w:rsidR="00467A52" w:rsidRDefault="00467A52" w:rsidP="00447806">
      <w:pPr>
        <w:pStyle w:val="07415"/>
      </w:pPr>
      <w:r>
        <w:t>首先对</w:t>
      </w:r>
      <w:r>
        <w:t>xpos</w:t>
      </w:r>
      <w:r>
        <w:t>进行排序。</w:t>
      </w:r>
      <w:r>
        <w:rPr>
          <w:rFonts w:hint="eastAsia"/>
        </w:rPr>
        <w:t>由于</w:t>
      </w:r>
      <w:r>
        <w:t>流程</w:t>
      </w:r>
      <w:r>
        <w:rPr>
          <w:rFonts w:hint="eastAsia"/>
        </w:rPr>
        <w:t>1</w:t>
      </w:r>
      <w:r>
        <w:rPr>
          <w:rFonts w:hint="eastAsia"/>
        </w:rPr>
        <w:t>已经确定</w:t>
      </w:r>
      <w:r>
        <w:t>了每个表格的</w:t>
      </w:r>
      <w:r>
        <w:t>ypos</w:t>
      </w:r>
      <w:r>
        <w:t>信息，因此</w:t>
      </w:r>
      <w:r>
        <w:rPr>
          <w:rFonts w:hint="eastAsia"/>
        </w:rPr>
        <w:t>比较</w:t>
      </w:r>
      <w:r>
        <w:t>ypos</w:t>
      </w:r>
      <w:r>
        <w:t>可以确定线条属于哪个表格，将不重复的</w:t>
      </w:r>
      <w:r>
        <w:t>xpos</w:t>
      </w:r>
      <w:r>
        <w:t>信息加入到对应的</w:t>
      </w:r>
      <w:r>
        <w:t>xpos</w:t>
      </w:r>
      <w:r>
        <w:rPr>
          <w:rFonts w:hint="eastAsia"/>
        </w:rPr>
        <w:t>数组</w:t>
      </w:r>
      <w:r>
        <w:t>下，最终可以得到</w:t>
      </w:r>
      <w:r>
        <w:rPr>
          <w:rFonts w:hint="eastAsia"/>
        </w:rPr>
        <w:t>整个</w:t>
      </w:r>
      <w:r>
        <w:t>页面的</w:t>
      </w:r>
      <w:r>
        <w:t>PageTableXpos</w:t>
      </w:r>
      <w:r>
        <w:rPr>
          <w:rFonts w:hint="eastAsia"/>
        </w:rPr>
        <w:t>信息</w:t>
      </w:r>
      <w:r>
        <w:t>。</w:t>
      </w:r>
      <w:r>
        <w:rPr>
          <w:rFonts w:hint="eastAsia"/>
        </w:rPr>
        <w:t>之所有</w:t>
      </w:r>
      <w:r>
        <w:t>要先确定</w:t>
      </w:r>
      <w:r>
        <w:t>ypos</w:t>
      </w:r>
      <w:r>
        <w:t>再确定</w:t>
      </w:r>
      <w:r>
        <w:t>xpos</w:t>
      </w:r>
      <w:r>
        <w:t>是因为</w:t>
      </w:r>
      <w:r>
        <w:rPr>
          <w:rFonts w:hint="eastAsia"/>
        </w:rPr>
        <w:t>不同</w:t>
      </w:r>
      <w:r>
        <w:t>表格的</w:t>
      </w:r>
      <w:r>
        <w:t>xpos</w:t>
      </w:r>
      <w:r>
        <w:t>很可能是交错的，如果不确定</w:t>
      </w:r>
      <w:r>
        <w:t>ypos</w:t>
      </w:r>
      <w:r>
        <w:t>，很容易将不同表格的</w:t>
      </w:r>
      <w:r>
        <w:t>xpos</w:t>
      </w:r>
      <w:r>
        <w:rPr>
          <w:rFonts w:hint="eastAsia"/>
        </w:rPr>
        <w:t>错误</w:t>
      </w:r>
      <w:r>
        <w:t>的估计到一张表格里。</w:t>
      </w:r>
    </w:p>
    <w:p w14:paraId="3B25086E" w14:textId="77777777" w:rsidR="00467A52" w:rsidRDefault="00611BD3" w:rsidP="00447806">
      <w:pPr>
        <w:pStyle w:val="07415"/>
      </w:pPr>
      <w:r>
        <w:rPr>
          <w:rFonts w:hint="eastAsia"/>
        </w:rPr>
        <w:t>通过</w:t>
      </w:r>
      <w:r>
        <w:t>横纵向的排序和比较，</w:t>
      </w:r>
      <w:r w:rsidR="00467A52">
        <w:t>可以</w:t>
      </w:r>
      <w:r w:rsidR="00467A52">
        <w:rPr>
          <w:rFonts w:hint="eastAsia"/>
        </w:rPr>
        <w:t>初步</w:t>
      </w:r>
      <w:r w:rsidR="00467A52">
        <w:t>获取单页</w:t>
      </w:r>
      <w:r w:rsidR="00467A52">
        <w:t>PDF</w:t>
      </w:r>
      <w:r w:rsidR="00467A52">
        <w:t>中的表格数量以及每个</w:t>
      </w:r>
      <w:r w:rsidR="00467A52">
        <w:rPr>
          <w:rFonts w:hint="eastAsia"/>
        </w:rPr>
        <w:t>表格</w:t>
      </w:r>
      <w:r w:rsidR="00467A52">
        <w:t>的</w:t>
      </w:r>
      <w:r w:rsidR="00467A52">
        <w:lastRenderedPageBreak/>
        <w:t>行列信息。</w:t>
      </w:r>
      <w:r w:rsidR="00467A52">
        <w:t>PageTableYpos.size(),PageTableXpos</w:t>
      </w:r>
      <w:r w:rsidR="00467A52">
        <w:rPr>
          <w:rFonts w:hint="eastAsia"/>
        </w:rPr>
        <w:t>.size()</w:t>
      </w:r>
      <w:r w:rsidR="00467A52">
        <w:rPr>
          <w:rFonts w:hint="eastAsia"/>
        </w:rPr>
        <w:t>相等并为单页</w:t>
      </w:r>
      <w:r w:rsidR="00467A52">
        <w:t>PDF</w:t>
      </w:r>
      <w:r w:rsidR="00467A52">
        <w:t>中表格的数量，</w:t>
      </w:r>
      <w:r w:rsidR="00467A52">
        <w:rPr>
          <w:rFonts w:hint="eastAsia"/>
        </w:rPr>
        <w:t>而</w:t>
      </w:r>
      <w:r w:rsidR="00467A52">
        <w:t>每个</w:t>
      </w:r>
      <w:r w:rsidR="00467A52">
        <w:rPr>
          <w:rFonts w:hint="eastAsia"/>
        </w:rPr>
        <w:t>xpos</w:t>
      </w:r>
      <w:r w:rsidR="00467A52">
        <w:t>数组则反映了列数及</w:t>
      </w:r>
      <w:r w:rsidR="00467A52">
        <w:rPr>
          <w:rFonts w:hint="eastAsia"/>
        </w:rPr>
        <w:t>列</w:t>
      </w:r>
      <w:r w:rsidR="00467A52">
        <w:t>位置信息，每个</w:t>
      </w:r>
      <w:r w:rsidR="00467A52">
        <w:t>ypos</w:t>
      </w:r>
      <w:r w:rsidR="00467A52">
        <w:t>数组则反映了行数及行位置信息。</w:t>
      </w:r>
      <w:r>
        <w:rPr>
          <w:rFonts w:hint="eastAsia"/>
        </w:rPr>
        <w:t>示意图</w:t>
      </w:r>
      <w:r>
        <w:t>如图</w:t>
      </w:r>
      <w:r>
        <w:rPr>
          <w:rFonts w:hint="eastAsia"/>
        </w:rPr>
        <w:t>4</w:t>
      </w:r>
      <w:r>
        <w:t>-4</w:t>
      </w:r>
      <w:r>
        <w:rPr>
          <w:rFonts w:hint="eastAsia"/>
        </w:rPr>
        <w:t>的</w:t>
      </w:r>
      <w:r>
        <w:t>表格栅格化示意图</w:t>
      </w:r>
      <w:r>
        <w:rPr>
          <w:rFonts w:hint="eastAsia"/>
        </w:rPr>
        <w:t>所示</w:t>
      </w:r>
      <w:r>
        <w:t>。</w:t>
      </w:r>
      <w:r>
        <w:rPr>
          <w:rFonts w:hint="eastAsia"/>
        </w:rPr>
        <w:t>图中</w:t>
      </w:r>
      <w:r>
        <w:t>PageTableXpos</w:t>
      </w:r>
      <w:r>
        <w:t>和</w:t>
      </w:r>
      <w:r>
        <w:t>PageTableYpos</w:t>
      </w:r>
      <w:r>
        <w:t>存储了单页</w:t>
      </w:r>
      <w:r>
        <w:t>PDF</w:t>
      </w:r>
      <w:r>
        <w:rPr>
          <w:rFonts w:hint="eastAsia"/>
        </w:rPr>
        <w:t>中</w:t>
      </w:r>
      <w:r>
        <w:t>表格的全部</w:t>
      </w:r>
      <w:r>
        <w:rPr>
          <w:rFonts w:hint="eastAsia"/>
        </w:rPr>
        <w:t>物理位置信息</w:t>
      </w:r>
      <w:r>
        <w:t>。</w:t>
      </w:r>
    </w:p>
    <w:p w14:paraId="16C1339D" w14:textId="77777777" w:rsidR="00467A52" w:rsidRPr="005C028D" w:rsidRDefault="003A0907" w:rsidP="005C028D">
      <w:pPr>
        <w:pStyle w:val="3"/>
      </w:pPr>
      <w:bookmarkStart w:id="207" w:name="_Toc406841175"/>
      <w:r>
        <w:rPr>
          <w:rFonts w:hint="eastAsia"/>
        </w:rPr>
        <w:t>基于</w:t>
      </w:r>
      <w:r>
        <w:t>位置信息</w:t>
      </w:r>
      <w:r>
        <w:rPr>
          <w:rFonts w:hint="eastAsia"/>
        </w:rPr>
        <w:t>填充表格</w:t>
      </w:r>
      <w:r w:rsidR="00467A52" w:rsidRPr="005C028D">
        <w:rPr>
          <w:rFonts w:hint="eastAsia"/>
        </w:rPr>
        <w:t>文字</w:t>
      </w:r>
      <w:bookmarkEnd w:id="207"/>
    </w:p>
    <w:p w14:paraId="0CE5C4BC" w14:textId="77777777" w:rsidR="00DC4475" w:rsidRDefault="00FD5A93" w:rsidP="00FD5A93">
      <w:pPr>
        <w:pStyle w:val="07415"/>
        <w:spacing w:line="240" w:lineRule="auto"/>
        <w:ind w:firstLine="0"/>
        <w:jc w:val="center"/>
      </w:pPr>
      <w:r>
        <w:object w:dxaOrig="5970" w:dyaOrig="4590" w14:anchorId="6BE63861">
          <v:shape id="_x0000_i1046" type="#_x0000_t75" style="width:298.8pt;height:230.4pt" o:ole="">
            <v:imagedata r:id="rId59" o:title=""/>
          </v:shape>
          <o:OLEObject Type="Embed" ProgID="Visio.Drawing.15" ShapeID="_x0000_i1046" DrawAspect="Content" ObjectID="_1571948074" r:id="rId60"/>
        </w:object>
      </w:r>
    </w:p>
    <w:p w14:paraId="65B92AB3" w14:textId="77777777" w:rsidR="00FD5A93" w:rsidRPr="004E330B" w:rsidRDefault="00FD5A93" w:rsidP="00FD5A93">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-9</w:t>
      </w:r>
      <w:r w:rsidRPr="004E330B">
        <w:rPr>
          <w:rFonts w:ascii="楷体_GB2312" w:eastAsia="楷体_GB2312"/>
          <w:sz w:val="21"/>
          <w:szCs w:val="21"/>
        </w:rPr>
        <w:t xml:space="preserve"> </w:t>
      </w:r>
      <w:r>
        <w:rPr>
          <w:rFonts w:ascii="楷体_GB2312" w:eastAsia="楷体_GB2312" w:hint="eastAsia"/>
          <w:sz w:val="21"/>
          <w:szCs w:val="21"/>
        </w:rPr>
        <w:t>表格</w:t>
      </w:r>
      <w:r>
        <w:rPr>
          <w:rFonts w:ascii="楷体_GB2312" w:eastAsia="楷体_GB2312"/>
          <w:sz w:val="21"/>
          <w:szCs w:val="21"/>
        </w:rPr>
        <w:t>文字填充</w:t>
      </w:r>
      <w:r w:rsidRPr="004E330B">
        <w:rPr>
          <w:rFonts w:ascii="楷体_GB2312" w:eastAsia="楷体_GB2312"/>
          <w:sz w:val="21"/>
          <w:szCs w:val="21"/>
        </w:rPr>
        <w:t>示意图</w:t>
      </w:r>
    </w:p>
    <w:p w14:paraId="0BA7FD08" w14:textId="77777777" w:rsidR="00D77597" w:rsidRDefault="00FD5A93" w:rsidP="00447806">
      <w:pPr>
        <w:pStyle w:val="07415"/>
      </w:pPr>
      <w:r>
        <w:rPr>
          <w:rFonts w:hint="eastAsia"/>
        </w:rPr>
        <w:t>单个</w:t>
      </w:r>
      <w:r>
        <w:t>文字</w:t>
      </w:r>
      <w:r>
        <w:rPr>
          <w:rFonts w:hint="eastAsia"/>
        </w:rPr>
        <w:t>特征</w:t>
      </w:r>
      <w:r>
        <w:t>量用向量</w:t>
      </w:r>
      <w:r>
        <w:rPr>
          <w:rFonts w:hint="eastAsia"/>
        </w:rPr>
        <w:t>&lt;</w:t>
      </w:r>
      <w:r w:rsidRPr="00FD5A93">
        <w:rPr>
          <w:rFonts w:hint="eastAsia"/>
        </w:rPr>
        <w:t xml:space="preserve"> </w:t>
      </w:r>
      <w:r>
        <w:rPr>
          <w:rFonts w:hint="eastAsia"/>
        </w:rPr>
        <w:t>character,</w:t>
      </w:r>
      <w:r>
        <w:t>xpos,ypos</w:t>
      </w:r>
      <w:r>
        <w:rPr>
          <w:rFonts w:hint="eastAsia"/>
        </w:rPr>
        <w:t>&gt;</w:t>
      </w:r>
      <w:r>
        <w:rPr>
          <w:rFonts w:hint="eastAsia"/>
        </w:rPr>
        <w:t>表示</w:t>
      </w:r>
      <w:r>
        <w:t>。</w:t>
      </w:r>
      <w:r>
        <w:rPr>
          <w:rFonts w:hint="eastAsia"/>
        </w:rPr>
        <w:t>通过</w:t>
      </w:r>
      <w:r>
        <w:t>比较文字的位置信息</w:t>
      </w:r>
      <w:r>
        <w:rPr>
          <w:rFonts w:hint="eastAsia"/>
        </w:rPr>
        <w:t>&lt;</w:t>
      </w:r>
      <w:r>
        <w:t>xpos,ypos</w:t>
      </w:r>
      <w:r>
        <w:rPr>
          <w:rFonts w:hint="eastAsia"/>
        </w:rPr>
        <w:t>&gt;</w:t>
      </w:r>
      <w:r>
        <w:rPr>
          <w:rFonts w:hint="eastAsia"/>
        </w:rPr>
        <w:t>以及</w:t>
      </w:r>
      <w:r>
        <w:t>表格线条</w:t>
      </w:r>
      <w:r>
        <w:rPr>
          <w:rFonts w:hint="eastAsia"/>
        </w:rPr>
        <w:t>刻度</w:t>
      </w:r>
      <w:r>
        <w:t>信息</w:t>
      </w:r>
      <w:r>
        <w:rPr>
          <w:rFonts w:hint="eastAsia"/>
        </w:rPr>
        <w:t>PageTable</w:t>
      </w:r>
      <w:r>
        <w:t>Xpos</w:t>
      </w:r>
      <w:r>
        <w:t>和</w:t>
      </w:r>
      <w:r>
        <w:t>PageTableYpos</w:t>
      </w:r>
      <w:r>
        <w:t>判</w:t>
      </w:r>
      <w:r>
        <w:rPr>
          <w:rFonts w:hint="eastAsia"/>
        </w:rPr>
        <w:t>定</w:t>
      </w:r>
      <w:r>
        <w:t>单个文字所处单元格。对于</w:t>
      </w:r>
      <w:r>
        <w:rPr>
          <w:rFonts w:hint="eastAsia"/>
        </w:rPr>
        <w:t>同一</w:t>
      </w:r>
      <w:r>
        <w:t>单元格中的文字，</w:t>
      </w:r>
      <w:r>
        <w:rPr>
          <w:rFonts w:hint="eastAsia"/>
        </w:rPr>
        <w:t>仍然</w:t>
      </w:r>
      <w:r>
        <w:t>需要根据</w:t>
      </w:r>
      <w:r>
        <w:t>&lt;xpos,ypos&gt;</w:t>
      </w:r>
      <w:r>
        <w:rPr>
          <w:rFonts w:hint="eastAsia"/>
        </w:rPr>
        <w:t>信息</w:t>
      </w:r>
      <w:r>
        <w:t>加以排序。</w:t>
      </w:r>
      <w:r>
        <w:rPr>
          <w:rFonts w:hint="eastAsia"/>
        </w:rPr>
        <w:t>为</w:t>
      </w:r>
      <w:r>
        <w:t>了</w:t>
      </w:r>
      <w:r>
        <w:rPr>
          <w:rFonts w:hint="eastAsia"/>
        </w:rPr>
        <w:t>便于</w:t>
      </w:r>
      <w:r>
        <w:t>在单元格内排序，</w:t>
      </w:r>
      <w:r w:rsidR="00D77597">
        <w:t>此处定义</w:t>
      </w:r>
      <w:r w:rsidR="00D77597">
        <w:rPr>
          <w:rFonts w:hint="eastAsia"/>
        </w:rPr>
        <w:t>二维</w:t>
      </w:r>
      <w:r w:rsidR="00D77597">
        <w:t>数组的类型为</w:t>
      </w:r>
      <w:r w:rsidR="00D77597">
        <w:t>TreeSet</w:t>
      </w:r>
      <w:r w:rsidR="00D77597">
        <w:t>类型，</w:t>
      </w:r>
      <w:r>
        <w:rPr>
          <w:rFonts w:hint="eastAsia"/>
        </w:rPr>
        <w:t>由于</w:t>
      </w:r>
      <w:r>
        <w:t>TreeSet</w:t>
      </w:r>
      <w:r>
        <w:t>类型元素是</w:t>
      </w:r>
      <w:r>
        <w:rPr>
          <w:rFonts w:hint="eastAsia"/>
        </w:rPr>
        <w:t>有序</w:t>
      </w:r>
      <w:r>
        <w:t>的，</w:t>
      </w:r>
      <w:r>
        <w:rPr>
          <w:rFonts w:hint="eastAsia"/>
        </w:rPr>
        <w:t>因此</w:t>
      </w:r>
      <w:r>
        <w:t>只需要将文字填充到对应单元格</w:t>
      </w:r>
      <w:r>
        <w:rPr>
          <w:rFonts w:hint="eastAsia"/>
        </w:rPr>
        <w:t>内</w:t>
      </w:r>
      <w:r>
        <w:t>，单元格内的文字将根据</w:t>
      </w:r>
      <w:r>
        <w:t>TreeSet</w:t>
      </w:r>
      <w:r>
        <w:t>制定的排序规则自动</w:t>
      </w:r>
      <w:r>
        <w:rPr>
          <w:rFonts w:hint="eastAsia"/>
        </w:rPr>
        <w:t>实现</w:t>
      </w:r>
      <w:r>
        <w:t>排序。</w:t>
      </w:r>
      <w:r w:rsidR="00D77597">
        <w:t>TreeSet</w:t>
      </w:r>
      <w:r w:rsidR="00D77597">
        <w:t>类型需要</w:t>
      </w:r>
      <w:r w:rsidR="00D77597">
        <w:rPr>
          <w:rFonts w:hint="eastAsia"/>
        </w:rPr>
        <w:t>实现</w:t>
      </w:r>
      <w:r w:rsidR="00D77597">
        <w:t>Comparator</w:t>
      </w:r>
      <w:r w:rsidR="00D77597">
        <w:t>接口，下面</w:t>
      </w:r>
      <w:r w:rsidR="00D77597">
        <w:rPr>
          <w:rFonts w:hint="eastAsia"/>
        </w:rPr>
        <w:t>是</w:t>
      </w:r>
      <w:r w:rsidR="00D77597">
        <w:t>实现的</w:t>
      </w:r>
      <w:r w:rsidR="00D77597">
        <w:rPr>
          <w:rFonts w:hint="eastAsia"/>
        </w:rPr>
        <w:t>Comparator</w:t>
      </w:r>
      <w:r w:rsidR="00872CD9">
        <w:t>接口的</w:t>
      </w:r>
      <w:r w:rsidR="00872CD9">
        <w:rPr>
          <w:rFonts w:hint="eastAsia"/>
        </w:rPr>
        <w:t>关键</w:t>
      </w:r>
      <w:r w:rsidR="00872CD9">
        <w:t>代码</w:t>
      </w:r>
      <w:r w:rsidR="00D77597">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D77597" w14:paraId="7B638C41" w14:textId="77777777" w:rsidTr="006C3574">
        <w:tc>
          <w:tcPr>
            <w:tcW w:w="8778" w:type="dxa"/>
            <w:shd w:val="clear" w:color="auto" w:fill="auto"/>
          </w:tcPr>
          <w:p w14:paraId="46A2D3E1" w14:textId="77777777" w:rsidR="00240C51" w:rsidRDefault="00240C51" w:rsidP="00240C51">
            <w:pPr>
              <w:pStyle w:val="07415"/>
              <w:ind w:firstLine="0"/>
            </w:pPr>
            <w:r>
              <w:rPr>
                <w:rFonts w:hint="eastAsia"/>
              </w:rPr>
              <w:t>类名称</w:t>
            </w:r>
            <w:r>
              <w:t>：</w:t>
            </w:r>
            <w:r>
              <w:t>CompareWord</w:t>
            </w:r>
          </w:p>
          <w:p w14:paraId="6FA72C83" w14:textId="77777777" w:rsidR="00D77597" w:rsidRDefault="00240C51" w:rsidP="00240C51">
            <w:pPr>
              <w:pStyle w:val="07415"/>
              <w:spacing w:line="240" w:lineRule="auto"/>
              <w:ind w:firstLine="0"/>
            </w:pPr>
            <w:r>
              <w:rPr>
                <w:rFonts w:hint="eastAsia"/>
              </w:rPr>
              <w:t>作用：</w:t>
            </w:r>
            <w:r>
              <w:t>通过比较文字</w:t>
            </w:r>
            <w:r>
              <w:t>xpos,ypos</w:t>
            </w:r>
            <w:r>
              <w:rPr>
                <w:rFonts w:hint="eastAsia"/>
              </w:rPr>
              <w:t>两个</w:t>
            </w:r>
            <w:r>
              <w:t>维度的位置信息对同一单元格内的文字排序</w:t>
            </w:r>
          </w:p>
        </w:tc>
      </w:tr>
      <w:tr w:rsidR="00240C51" w14:paraId="363C5635" w14:textId="77777777" w:rsidTr="006C3574">
        <w:tc>
          <w:tcPr>
            <w:tcW w:w="8778" w:type="dxa"/>
            <w:shd w:val="clear" w:color="auto" w:fill="auto"/>
          </w:tcPr>
          <w:p w14:paraId="3508A4C2" w14:textId="77777777" w:rsidR="00240C51" w:rsidRDefault="00240C51" w:rsidP="00AE19FA">
            <w:pPr>
              <w:pStyle w:val="07415"/>
              <w:spacing w:line="288" w:lineRule="auto"/>
              <w:ind w:firstLine="0"/>
            </w:pPr>
            <w:r>
              <w:t>1    class CompareWord implements Comparator&lt;CharacterInformation&gt;{</w:t>
            </w:r>
          </w:p>
          <w:p w14:paraId="27A565CB" w14:textId="77777777" w:rsidR="00240C51" w:rsidRDefault="00240C51" w:rsidP="00AE19FA">
            <w:pPr>
              <w:pStyle w:val="07415"/>
              <w:spacing w:line="288" w:lineRule="auto"/>
              <w:ind w:firstLine="0"/>
            </w:pPr>
            <w:r>
              <w:t xml:space="preserve">2     </w:t>
            </w:r>
            <w:r>
              <w:tab/>
              <w:t>public int compare(CharacterInformation a, CharacterInformation b){</w:t>
            </w:r>
          </w:p>
          <w:p w14:paraId="0F3EE2E2" w14:textId="77777777" w:rsidR="00240C51" w:rsidRDefault="00240C51" w:rsidP="00AE19FA">
            <w:pPr>
              <w:pStyle w:val="07415"/>
              <w:spacing w:line="288" w:lineRule="auto"/>
              <w:ind w:firstLine="0"/>
            </w:pPr>
            <w:r>
              <w:t xml:space="preserve">3    </w:t>
            </w:r>
            <w:r>
              <w:tab/>
            </w:r>
            <w:r>
              <w:tab/>
              <w:t>if(a.getY()&lt;b.getY()){</w:t>
            </w:r>
            <w:r>
              <w:rPr>
                <w:rFonts w:hint="eastAsia"/>
              </w:rPr>
              <w:t>//</w:t>
            </w:r>
            <w:r>
              <w:rPr>
                <w:rFonts w:hint="eastAsia"/>
              </w:rPr>
              <w:t>首先</w:t>
            </w:r>
            <w:r>
              <w:t>判断</w:t>
            </w:r>
            <w:r>
              <w:t>ypos</w:t>
            </w:r>
            <w:r>
              <w:t>位置</w:t>
            </w:r>
          </w:p>
          <w:p w14:paraId="7A92AC2C" w14:textId="77777777" w:rsidR="00240C51" w:rsidRDefault="00240C51" w:rsidP="00AE19FA">
            <w:pPr>
              <w:pStyle w:val="07415"/>
              <w:spacing w:line="288" w:lineRule="auto"/>
              <w:ind w:firstLine="0"/>
            </w:pPr>
            <w:r>
              <w:t xml:space="preserve">4   </w:t>
            </w:r>
            <w:r>
              <w:tab/>
            </w:r>
            <w:r>
              <w:tab/>
            </w:r>
            <w:r>
              <w:tab/>
              <w:t>return -1;</w:t>
            </w:r>
          </w:p>
          <w:p w14:paraId="67E41D67" w14:textId="77777777" w:rsidR="00240C51" w:rsidRDefault="00240C51" w:rsidP="00AE19FA">
            <w:pPr>
              <w:pStyle w:val="07415"/>
              <w:spacing w:line="288" w:lineRule="auto"/>
              <w:ind w:firstLine="0"/>
            </w:pPr>
            <w:r>
              <w:t xml:space="preserve">5   </w:t>
            </w:r>
            <w:r>
              <w:tab/>
            </w:r>
            <w:r>
              <w:tab/>
              <w:t>}else if(a.getY()==b.getY()){//</w:t>
            </w:r>
            <w:r>
              <w:rPr>
                <w:rFonts w:hint="eastAsia"/>
              </w:rPr>
              <w:t>当</w:t>
            </w:r>
            <w:r>
              <w:t>处于同一水平位置，再判断</w:t>
            </w:r>
            <w:r>
              <w:t>xpos</w:t>
            </w:r>
            <w:r>
              <w:t>位置</w:t>
            </w:r>
          </w:p>
          <w:p w14:paraId="3548D75A" w14:textId="77777777" w:rsidR="00240C51" w:rsidRDefault="00240C51" w:rsidP="00AE19FA">
            <w:pPr>
              <w:pStyle w:val="07415"/>
              <w:spacing w:line="288" w:lineRule="auto"/>
              <w:ind w:firstLine="0"/>
            </w:pPr>
            <w:r>
              <w:t xml:space="preserve">6   </w:t>
            </w:r>
            <w:r>
              <w:tab/>
            </w:r>
            <w:r>
              <w:tab/>
            </w:r>
            <w:r>
              <w:tab/>
              <w:t>if(a.getX()&lt;b.getX())</w:t>
            </w:r>
          </w:p>
          <w:p w14:paraId="467A76DB" w14:textId="77777777" w:rsidR="00240C51" w:rsidRDefault="00240C51" w:rsidP="00AE19FA">
            <w:pPr>
              <w:pStyle w:val="07415"/>
              <w:spacing w:line="288" w:lineRule="auto"/>
              <w:ind w:firstLine="0"/>
            </w:pPr>
            <w:r>
              <w:lastRenderedPageBreak/>
              <w:t xml:space="preserve">7   </w:t>
            </w:r>
            <w:r>
              <w:tab/>
            </w:r>
            <w:r>
              <w:tab/>
            </w:r>
            <w:r>
              <w:tab/>
            </w:r>
            <w:r>
              <w:tab/>
              <w:t>return -1;</w:t>
            </w:r>
          </w:p>
          <w:p w14:paraId="632E7D42" w14:textId="77777777" w:rsidR="00240C51" w:rsidRDefault="00240C51" w:rsidP="00AE19FA">
            <w:pPr>
              <w:pStyle w:val="07415"/>
              <w:spacing w:line="288" w:lineRule="auto"/>
              <w:ind w:firstLine="0"/>
            </w:pPr>
            <w:r>
              <w:t xml:space="preserve">8   </w:t>
            </w:r>
            <w:r>
              <w:tab/>
            </w:r>
            <w:r>
              <w:tab/>
            </w:r>
            <w:r>
              <w:tab/>
              <w:t>else if(a.getX()==b.getX())</w:t>
            </w:r>
          </w:p>
          <w:p w14:paraId="098834AE" w14:textId="77777777" w:rsidR="00240C51" w:rsidRDefault="00240C51" w:rsidP="00AE19FA">
            <w:pPr>
              <w:pStyle w:val="07415"/>
              <w:spacing w:line="288" w:lineRule="auto"/>
              <w:ind w:firstLine="0"/>
            </w:pPr>
            <w:r>
              <w:t xml:space="preserve">9   </w:t>
            </w:r>
            <w:r>
              <w:tab/>
            </w:r>
            <w:r>
              <w:tab/>
            </w:r>
            <w:r>
              <w:tab/>
            </w:r>
            <w:r>
              <w:tab/>
              <w:t>return 0;</w:t>
            </w:r>
          </w:p>
          <w:p w14:paraId="4959B9AC" w14:textId="77777777" w:rsidR="00240C51" w:rsidRDefault="00240C51" w:rsidP="00AE19FA">
            <w:pPr>
              <w:pStyle w:val="07415"/>
              <w:spacing w:line="288" w:lineRule="auto"/>
              <w:ind w:firstLine="0"/>
            </w:pPr>
            <w:r>
              <w:t xml:space="preserve">10  </w:t>
            </w:r>
            <w:r>
              <w:tab/>
            </w:r>
            <w:r>
              <w:tab/>
            </w:r>
            <w:r>
              <w:tab/>
              <w:t>else</w:t>
            </w:r>
          </w:p>
          <w:p w14:paraId="1234D9BF" w14:textId="77777777" w:rsidR="00240C51" w:rsidRDefault="00240C51" w:rsidP="00AE19FA">
            <w:pPr>
              <w:pStyle w:val="07415"/>
              <w:spacing w:line="288" w:lineRule="auto"/>
              <w:ind w:firstLine="0"/>
            </w:pPr>
            <w:r>
              <w:t xml:space="preserve">11  </w:t>
            </w:r>
            <w:r>
              <w:tab/>
            </w:r>
            <w:r>
              <w:tab/>
            </w:r>
            <w:r>
              <w:tab/>
            </w:r>
            <w:r>
              <w:tab/>
              <w:t>return 1;</w:t>
            </w:r>
          </w:p>
          <w:p w14:paraId="10923B32" w14:textId="77777777" w:rsidR="00240C51" w:rsidRDefault="00240C51" w:rsidP="00AE19FA">
            <w:pPr>
              <w:pStyle w:val="07415"/>
              <w:spacing w:line="288" w:lineRule="auto"/>
              <w:ind w:firstLine="0"/>
            </w:pPr>
            <w:r>
              <w:t xml:space="preserve">12  </w:t>
            </w:r>
            <w:r>
              <w:tab/>
            </w:r>
            <w:r>
              <w:tab/>
              <w:t>}else{</w:t>
            </w:r>
          </w:p>
          <w:p w14:paraId="54F5B997" w14:textId="77777777" w:rsidR="00240C51" w:rsidRDefault="00240C51" w:rsidP="00AE19FA">
            <w:pPr>
              <w:pStyle w:val="07415"/>
              <w:spacing w:line="288" w:lineRule="auto"/>
              <w:ind w:firstLine="0"/>
            </w:pPr>
            <w:r>
              <w:t xml:space="preserve">13  </w:t>
            </w:r>
            <w:r>
              <w:tab/>
            </w:r>
            <w:r>
              <w:tab/>
            </w:r>
            <w:r>
              <w:tab/>
              <w:t>return 1;</w:t>
            </w:r>
          </w:p>
          <w:p w14:paraId="71DDBA2F" w14:textId="77777777" w:rsidR="00240C51" w:rsidRDefault="00240C51" w:rsidP="00AE19FA">
            <w:pPr>
              <w:pStyle w:val="07415"/>
              <w:spacing w:line="288" w:lineRule="auto"/>
              <w:ind w:firstLine="0"/>
            </w:pPr>
            <w:r>
              <w:t xml:space="preserve">14  </w:t>
            </w:r>
            <w:r>
              <w:tab/>
            </w:r>
            <w:r>
              <w:tab/>
              <w:t>}</w:t>
            </w:r>
          </w:p>
          <w:p w14:paraId="623C7F3B" w14:textId="77777777" w:rsidR="00240C51" w:rsidRDefault="00240C51" w:rsidP="00AE19FA">
            <w:pPr>
              <w:pStyle w:val="07415"/>
              <w:spacing w:line="288" w:lineRule="auto"/>
              <w:ind w:firstLine="0"/>
            </w:pPr>
            <w:r>
              <w:t xml:space="preserve">15  </w:t>
            </w:r>
            <w:r>
              <w:tab/>
              <w:t>}</w:t>
            </w:r>
          </w:p>
          <w:p w14:paraId="45E9D279" w14:textId="77777777" w:rsidR="00240C51" w:rsidRDefault="00240C51" w:rsidP="00AE19FA">
            <w:pPr>
              <w:pStyle w:val="07415"/>
              <w:spacing w:line="288" w:lineRule="auto"/>
              <w:ind w:firstLine="0"/>
            </w:pPr>
            <w:r>
              <w:t>16  }</w:t>
            </w:r>
          </w:p>
        </w:tc>
      </w:tr>
    </w:tbl>
    <w:p w14:paraId="43C3F875" w14:textId="77777777" w:rsidR="00FF3496" w:rsidRDefault="00DC4475" w:rsidP="00447806">
      <w:pPr>
        <w:pStyle w:val="07415"/>
        <w:ind w:firstLine="0"/>
      </w:pPr>
      <w:r>
        <w:lastRenderedPageBreak/>
        <w:tab/>
      </w:r>
      <w:r w:rsidR="00AE19FA">
        <w:t>单元格内文字的排序主要依据两个维度</w:t>
      </w:r>
      <w:r w:rsidR="00FD5A93">
        <w:t>xpos</w:t>
      </w:r>
      <w:r w:rsidR="00FD5A93">
        <w:t>和</w:t>
      </w:r>
      <w:r w:rsidR="00FD5A93">
        <w:t>ypos</w:t>
      </w:r>
      <w:r w:rsidR="00FD5A93">
        <w:t>。</w:t>
      </w:r>
      <w:r w:rsidR="00FD5A93">
        <w:rPr>
          <w:rFonts w:hint="eastAsia"/>
        </w:rPr>
        <w:t>如图</w:t>
      </w:r>
      <w:r w:rsidR="00FD5A93">
        <w:rPr>
          <w:rFonts w:hint="eastAsia"/>
        </w:rPr>
        <w:t>4</w:t>
      </w:r>
      <w:r w:rsidR="00581C40">
        <w:t>-9</w:t>
      </w:r>
      <w:r w:rsidR="00FD5A93">
        <w:rPr>
          <w:rFonts w:hint="eastAsia"/>
        </w:rPr>
        <w:t>示意</w:t>
      </w:r>
      <w:r w:rsidR="00FD5A93">
        <w:t>，文字</w:t>
      </w:r>
      <w:r w:rsidR="00FD5A93">
        <w:t>W1</w:t>
      </w:r>
      <w:r w:rsidR="00FD5A93">
        <w:rPr>
          <w:rFonts w:hint="eastAsia"/>
        </w:rPr>
        <w:t>，</w:t>
      </w:r>
      <w:r w:rsidR="00FD5A93">
        <w:rPr>
          <w:rFonts w:hint="eastAsia"/>
        </w:rPr>
        <w:t>W</w:t>
      </w:r>
      <w:r w:rsidR="00FD5A93">
        <w:t>2</w:t>
      </w:r>
      <w:r w:rsidR="00FD5A93">
        <w:rPr>
          <w:rFonts w:hint="eastAsia"/>
        </w:rPr>
        <w:t>，</w:t>
      </w:r>
      <w:r w:rsidR="00FD5A93">
        <w:t>W3</w:t>
      </w:r>
      <w:r w:rsidR="00FD5A93">
        <w:rPr>
          <w:rFonts w:hint="eastAsia"/>
        </w:rPr>
        <w:t>。对于</w:t>
      </w:r>
      <w:r w:rsidR="00FD5A93">
        <w:t>W1</w:t>
      </w:r>
      <w:r w:rsidR="00FD5A93">
        <w:rPr>
          <w:rFonts w:hint="eastAsia"/>
        </w:rPr>
        <w:t>和</w:t>
      </w:r>
      <w:r w:rsidR="00FD5A93">
        <w:t>W2</w:t>
      </w:r>
      <w:r w:rsidR="00FD5A93">
        <w:rPr>
          <w:rFonts w:hint="eastAsia"/>
        </w:rPr>
        <w:t>，两者</w:t>
      </w:r>
      <w:r w:rsidR="00FD5A93">
        <w:t>的</w:t>
      </w:r>
      <w:r w:rsidR="00FD5A93">
        <w:t>ypos</w:t>
      </w:r>
      <w:r w:rsidR="00FD5A93">
        <w:rPr>
          <w:rFonts w:hint="eastAsia"/>
        </w:rPr>
        <w:t>相同</w:t>
      </w:r>
      <w:r w:rsidR="00FD5A93">
        <w:t>，因此考虑</w:t>
      </w:r>
      <w:r w:rsidR="00FD5A93">
        <w:t>xpos</w:t>
      </w:r>
      <w:r w:rsidR="00FD5A93">
        <w:t>的情况。</w:t>
      </w:r>
      <w:r w:rsidR="00FD5A93">
        <w:rPr>
          <w:rFonts w:hint="eastAsia"/>
        </w:rPr>
        <w:t>显然</w:t>
      </w:r>
      <w:r w:rsidR="00FD5A93">
        <w:rPr>
          <w:rFonts w:hint="eastAsia"/>
        </w:rPr>
        <w:t>W</w:t>
      </w:r>
      <w:r w:rsidR="00FD5A93">
        <w:t>1</w:t>
      </w:r>
      <w:r w:rsidR="00FD5A93">
        <w:rPr>
          <w:rFonts w:hint="eastAsia"/>
        </w:rPr>
        <w:t>的</w:t>
      </w:r>
      <w:r w:rsidR="00FD5A93">
        <w:t>xpos</w:t>
      </w:r>
      <w:r w:rsidR="00FD5A93">
        <w:t>小于</w:t>
      </w:r>
      <w:r w:rsidR="00FD5A93">
        <w:t>W2</w:t>
      </w:r>
      <w:r w:rsidR="00FD5A93">
        <w:rPr>
          <w:rFonts w:hint="eastAsia"/>
        </w:rPr>
        <w:t>因此</w:t>
      </w:r>
      <w:r w:rsidR="00FD5A93">
        <w:t>W1</w:t>
      </w:r>
      <w:r w:rsidR="00FD5A93">
        <w:rPr>
          <w:rFonts w:hint="eastAsia"/>
        </w:rPr>
        <w:t>被</w:t>
      </w:r>
      <w:r w:rsidR="00FD5A93">
        <w:t>排在</w:t>
      </w:r>
      <w:r w:rsidR="00FD5A93">
        <w:t>W2</w:t>
      </w:r>
      <w:r w:rsidR="00FD5A93">
        <w:rPr>
          <w:rFonts w:hint="eastAsia"/>
        </w:rPr>
        <w:t>的</w:t>
      </w:r>
      <w:r w:rsidR="00FD5A93">
        <w:t>前面。</w:t>
      </w:r>
      <w:r w:rsidR="00FD5A93">
        <w:rPr>
          <w:rFonts w:hint="eastAsia"/>
        </w:rPr>
        <w:t>而</w:t>
      </w:r>
      <w:r w:rsidR="00FD5A93">
        <w:t>对于文字</w:t>
      </w:r>
      <w:r w:rsidR="00FD5A93">
        <w:t>W2</w:t>
      </w:r>
      <w:r w:rsidR="00FD5A93">
        <w:rPr>
          <w:rFonts w:hint="eastAsia"/>
        </w:rPr>
        <w:t>和</w:t>
      </w:r>
      <w:r w:rsidR="00FD5A93">
        <w:t>W3</w:t>
      </w:r>
      <w:r w:rsidR="00FD5A93">
        <w:rPr>
          <w:rFonts w:hint="eastAsia"/>
        </w:rPr>
        <w:t>。优先比较</w:t>
      </w:r>
      <w:r w:rsidR="00FD5A93">
        <w:t>ypos</w:t>
      </w:r>
      <w:r w:rsidR="00FD5A93">
        <w:t>，由于</w:t>
      </w:r>
      <w:r w:rsidR="00FD5A93">
        <w:t>W2</w:t>
      </w:r>
      <w:r w:rsidR="00FD5A93">
        <w:rPr>
          <w:rFonts w:hint="eastAsia"/>
        </w:rPr>
        <w:t>的</w:t>
      </w:r>
      <w:r w:rsidR="00FD5A93">
        <w:t>ypos</w:t>
      </w:r>
      <w:r w:rsidR="00FD5A93">
        <w:t>小于</w:t>
      </w:r>
      <w:r w:rsidR="00FD5A93">
        <w:t>W3</w:t>
      </w:r>
      <w:r w:rsidR="00FD5A93">
        <w:rPr>
          <w:rFonts w:hint="eastAsia"/>
        </w:rPr>
        <w:t>的</w:t>
      </w:r>
      <w:r w:rsidR="00FD5A93">
        <w:t>ypos</w:t>
      </w:r>
      <w:r w:rsidR="00FD5A93">
        <w:t>，因此</w:t>
      </w:r>
      <w:r w:rsidR="00FD5A93">
        <w:t>W2</w:t>
      </w:r>
      <w:r w:rsidR="00FD5A93">
        <w:rPr>
          <w:rFonts w:hint="eastAsia"/>
        </w:rPr>
        <w:t>排在</w:t>
      </w:r>
      <w:r w:rsidR="00FD5A93">
        <w:t>W3</w:t>
      </w:r>
      <w:r w:rsidR="00FD5A93">
        <w:rPr>
          <w:rFonts w:hint="eastAsia"/>
        </w:rPr>
        <w:t>的</w:t>
      </w:r>
      <w:r w:rsidR="00FD5A93">
        <w:t>前面。</w:t>
      </w:r>
      <w:r w:rsidR="00FF3496">
        <w:rPr>
          <w:rFonts w:hint="eastAsia"/>
        </w:rPr>
        <w:t>可见在</w:t>
      </w:r>
      <w:r w:rsidR="00FF3496">
        <w:t>相同单元格的文字排序规则中，优先考虑的是</w:t>
      </w:r>
      <w:r w:rsidR="00FF3496">
        <w:t>ypos</w:t>
      </w:r>
      <w:r w:rsidR="00FF3496">
        <w:t>的关系，当</w:t>
      </w:r>
      <w:r w:rsidR="00FF3496">
        <w:t>ypos</w:t>
      </w:r>
      <w:r w:rsidR="00FF3496">
        <w:t>关系相同时再考虑</w:t>
      </w:r>
      <w:r w:rsidR="00FF3496">
        <w:t>xpos</w:t>
      </w:r>
      <w:r w:rsidR="00FF3496">
        <w:t>的位置关系。</w:t>
      </w:r>
      <w:r w:rsidR="00FF3496">
        <w:rPr>
          <w:rFonts w:hint="eastAsia"/>
        </w:rPr>
        <w:t>由于二维</w:t>
      </w:r>
      <w:r w:rsidR="00FF3496">
        <w:t>数组采用了</w:t>
      </w:r>
      <w:r w:rsidR="00FF3496">
        <w:t>TreeSet</w:t>
      </w:r>
      <w:r w:rsidR="00FF3496">
        <w:t>结构，因此</w:t>
      </w:r>
      <w:r w:rsidR="00FF3496">
        <w:rPr>
          <w:rFonts w:hint="eastAsia"/>
        </w:rPr>
        <w:t>相同</w:t>
      </w:r>
      <w:r w:rsidR="00FF3496">
        <w:t>单元格内的排序</w:t>
      </w:r>
      <w:r w:rsidR="00FF3496">
        <w:rPr>
          <w:rFonts w:hint="eastAsia"/>
        </w:rPr>
        <w:t>是</w:t>
      </w:r>
      <w:r w:rsidR="00FF3496">
        <w:t>默认进行的。在</w:t>
      </w:r>
      <w:r w:rsidR="00FF3496">
        <w:rPr>
          <w:rFonts w:hint="eastAsia"/>
        </w:rPr>
        <w:t>处理</w:t>
      </w:r>
      <w:r w:rsidR="00FF3496">
        <w:t>的时候，只需要根据文字的</w:t>
      </w:r>
      <w:r w:rsidR="00FF3496">
        <w:rPr>
          <w:rFonts w:hint="eastAsia"/>
        </w:rPr>
        <w:t>&lt;</w:t>
      </w:r>
      <w:r w:rsidR="00FF3496">
        <w:t>xpos,ypos</w:t>
      </w:r>
      <w:r w:rsidR="00FF3496">
        <w:rPr>
          <w:rFonts w:hint="eastAsia"/>
        </w:rPr>
        <w:t>&gt;</w:t>
      </w:r>
      <w:r w:rsidR="00FF3496">
        <w:rPr>
          <w:rFonts w:hint="eastAsia"/>
        </w:rPr>
        <w:t>坐标</w:t>
      </w:r>
      <w:r w:rsidR="00FF3496">
        <w:t>判断到特定的单元格内即可。对于</w:t>
      </w:r>
      <w:r w:rsidR="00FF3496">
        <w:rPr>
          <w:rFonts w:hint="eastAsia"/>
        </w:rPr>
        <w:t>单元格</w:t>
      </w:r>
      <w:r w:rsidR="00FF3496">
        <w:t>内的排序</w:t>
      </w:r>
      <w:r w:rsidR="00FF3496">
        <w:rPr>
          <w:rFonts w:hint="eastAsia"/>
        </w:rPr>
        <w:t>是</w:t>
      </w:r>
      <w:r w:rsidR="00FF3496">
        <w:t>自动完成的。下面给出</w:t>
      </w:r>
      <w:r w:rsidR="00FF3496">
        <w:rPr>
          <w:rFonts w:hint="eastAsia"/>
        </w:rPr>
        <w:t>表格</w:t>
      </w:r>
      <w:r w:rsidR="00FF3496">
        <w:t>字符填充的流程图</w:t>
      </w:r>
    </w:p>
    <w:p w14:paraId="501F8C1A" w14:textId="77777777" w:rsidR="004A2207" w:rsidRDefault="00AE19FA" w:rsidP="004A2207">
      <w:pPr>
        <w:pStyle w:val="07415"/>
        <w:spacing w:line="240" w:lineRule="auto"/>
        <w:ind w:firstLine="0"/>
        <w:jc w:val="center"/>
      </w:pPr>
      <w:r>
        <w:object w:dxaOrig="6600" w:dyaOrig="8611" w14:anchorId="7A0DD094">
          <v:shape id="_x0000_i1047" type="#_x0000_t75" style="width:219.6pt;height:288.6pt" o:ole="">
            <v:imagedata r:id="rId61" o:title=""/>
          </v:shape>
          <o:OLEObject Type="Embed" ProgID="Visio.Drawing.15" ShapeID="_x0000_i1047" DrawAspect="Content" ObjectID="_1571948075" r:id="rId62"/>
        </w:object>
      </w:r>
    </w:p>
    <w:p w14:paraId="654E94FD" w14:textId="77777777" w:rsidR="004E330B" w:rsidRPr="004E330B" w:rsidRDefault="004E330B" w:rsidP="00447806">
      <w:pPr>
        <w:spacing w:line="400" w:lineRule="exact"/>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-10</w:t>
      </w:r>
      <w:r w:rsidRPr="004E330B">
        <w:rPr>
          <w:rFonts w:ascii="楷体_GB2312" w:eastAsia="楷体_GB2312"/>
          <w:sz w:val="21"/>
          <w:szCs w:val="21"/>
        </w:rPr>
        <w:t xml:space="preserve"> </w:t>
      </w:r>
      <w:r w:rsidRPr="004E330B">
        <w:rPr>
          <w:rFonts w:ascii="楷体_GB2312" w:eastAsia="楷体_GB2312" w:hint="eastAsia"/>
          <w:sz w:val="21"/>
          <w:szCs w:val="21"/>
        </w:rPr>
        <w:t>文字</w:t>
      </w:r>
      <w:r w:rsidRPr="004E330B">
        <w:rPr>
          <w:rFonts w:ascii="楷体_GB2312" w:eastAsia="楷体_GB2312"/>
          <w:sz w:val="21"/>
          <w:szCs w:val="21"/>
        </w:rPr>
        <w:t>填充</w:t>
      </w:r>
      <w:r w:rsidRPr="004E330B">
        <w:rPr>
          <w:rFonts w:ascii="楷体_GB2312" w:eastAsia="楷体_GB2312" w:hint="eastAsia"/>
          <w:sz w:val="21"/>
          <w:szCs w:val="21"/>
        </w:rPr>
        <w:t>基本</w:t>
      </w:r>
      <w:r w:rsidRPr="004E330B">
        <w:rPr>
          <w:rFonts w:ascii="楷体_GB2312" w:eastAsia="楷体_GB2312"/>
          <w:sz w:val="21"/>
          <w:szCs w:val="21"/>
        </w:rPr>
        <w:t>流程</w:t>
      </w:r>
    </w:p>
    <w:p w14:paraId="12B69C0F" w14:textId="77777777" w:rsidR="004A2207" w:rsidRPr="004A2207" w:rsidRDefault="0039382A" w:rsidP="00AE19FA">
      <w:pPr>
        <w:pStyle w:val="07415"/>
        <w:wordWrap w:val="0"/>
        <w:ind w:firstLine="0"/>
      </w:pPr>
      <w:r>
        <w:tab/>
      </w:r>
      <w:r>
        <w:rPr>
          <w:rFonts w:hint="eastAsia"/>
        </w:rPr>
        <w:t>遍历</w:t>
      </w:r>
      <w:r>
        <w:t>单页</w:t>
      </w:r>
      <w:r>
        <w:t>PDF</w:t>
      </w:r>
      <w:r>
        <w:t>中所有的文字</w:t>
      </w:r>
      <w:r>
        <w:rPr>
          <w:rFonts w:hint="eastAsia"/>
        </w:rPr>
        <w:t>信息</w:t>
      </w:r>
      <w:r>
        <w:t>，对于单个文字信息，已经封装</w:t>
      </w:r>
      <w:r>
        <w:rPr>
          <w:rFonts w:hint="eastAsia"/>
        </w:rPr>
        <w:t>在</w:t>
      </w:r>
      <w:r>
        <w:t>CharacterInf</w:t>
      </w:r>
      <w:r>
        <w:lastRenderedPageBreak/>
        <w:t>ormation</w:t>
      </w:r>
      <w:r>
        <w:t>类中</w:t>
      </w:r>
      <w:r>
        <w:rPr>
          <w:rFonts w:hint="eastAsia"/>
        </w:rPr>
        <w:t>。对比</w:t>
      </w:r>
      <w:r>
        <w:t>xpos</w:t>
      </w:r>
      <w:r>
        <w:rPr>
          <w:rFonts w:hint="eastAsia"/>
        </w:rPr>
        <w:t>，</w:t>
      </w:r>
      <w:r>
        <w:t>ypos</w:t>
      </w:r>
      <w:r>
        <w:rPr>
          <w:rFonts w:hint="eastAsia"/>
        </w:rPr>
        <w:t>以及垂直</w:t>
      </w:r>
      <w:r>
        <w:t>和水平刻度信息可以确定</w:t>
      </w:r>
      <w:r>
        <w:rPr>
          <w:rFonts w:hint="eastAsia"/>
        </w:rPr>
        <w:t>文字</w:t>
      </w:r>
      <w:r>
        <w:t>的基本</w:t>
      </w:r>
      <w:r>
        <w:rPr>
          <w:rFonts w:hint="eastAsia"/>
        </w:rPr>
        <w:t>位置</w:t>
      </w:r>
      <w:r>
        <w:t>。如果该文字不属于任何的表则不做任何处理，对于表内的文字，确定其基本位置将文字填充入二维数组。由于</w:t>
      </w:r>
      <w:r>
        <w:rPr>
          <w:rFonts w:hint="eastAsia"/>
        </w:rPr>
        <w:t>该类</w:t>
      </w:r>
      <w:r>
        <w:t>已经实现了文字信息的排序，因此在单元格内部填充的文字信息已经是有序的了。</w:t>
      </w:r>
    </w:p>
    <w:p w14:paraId="028D9F61" w14:textId="77777777" w:rsidR="00467A52" w:rsidRPr="005C028D" w:rsidRDefault="00467A52" w:rsidP="005C028D">
      <w:pPr>
        <w:pStyle w:val="3"/>
      </w:pPr>
      <w:bookmarkStart w:id="208" w:name="_Toc406841176"/>
      <w:r w:rsidRPr="005C028D">
        <w:rPr>
          <w:rFonts w:hint="eastAsia"/>
        </w:rPr>
        <w:t>一表</w:t>
      </w:r>
      <w:r w:rsidRPr="005C028D">
        <w:t>多页的复杂表格</w:t>
      </w:r>
      <w:r w:rsidRPr="005C028D">
        <w:rPr>
          <w:rFonts w:hint="eastAsia"/>
        </w:rPr>
        <w:t>合并</w:t>
      </w:r>
      <w:bookmarkEnd w:id="208"/>
    </w:p>
    <w:p w14:paraId="0E27FAFF" w14:textId="77777777" w:rsidR="00D717B1" w:rsidRDefault="00B87AED" w:rsidP="00AE19FA">
      <w:pPr>
        <w:pStyle w:val="07415"/>
      </w:pPr>
      <w:r>
        <w:rPr>
          <w:rFonts w:hint="eastAsia"/>
        </w:rPr>
        <w:t>由于</w:t>
      </w:r>
      <w:r>
        <w:rPr>
          <w:rFonts w:hint="eastAsia"/>
        </w:rPr>
        <w:t>PDF</w:t>
      </w:r>
      <w:r>
        <w:t>单页大</w:t>
      </w:r>
      <w:r>
        <w:rPr>
          <w:rFonts w:hint="eastAsia"/>
        </w:rPr>
        <w:t>小是</w:t>
      </w:r>
      <w:r>
        <w:t>固定的，因此存在单个表格</w:t>
      </w:r>
      <w:r>
        <w:rPr>
          <w:rFonts w:hint="eastAsia"/>
        </w:rPr>
        <w:t>分布</w:t>
      </w:r>
      <w:r>
        <w:t>在不同</w:t>
      </w:r>
      <w:r>
        <w:t>PDF</w:t>
      </w:r>
      <w:r>
        <w:t>页面的复杂情况，因此需要对各页的</w:t>
      </w:r>
      <w:r>
        <w:t>PDF</w:t>
      </w:r>
      <w:r>
        <w:t>进行判断，对于可能的跨页</w:t>
      </w:r>
      <w:r>
        <w:rPr>
          <w:rFonts w:hint="eastAsia"/>
        </w:rPr>
        <w:t>表格</w:t>
      </w:r>
      <w:r>
        <w:t>进行合并。</w:t>
      </w:r>
      <w:r>
        <w:rPr>
          <w:rFonts w:hint="eastAsia"/>
        </w:rPr>
        <w:t>基本</w:t>
      </w:r>
      <w:r>
        <w:t>的算法</w:t>
      </w:r>
      <w:r w:rsidR="00A32314">
        <w:rPr>
          <w:rFonts w:hint="eastAsia"/>
        </w:rPr>
        <w:t>伪代码</w:t>
      </w:r>
      <w:r>
        <w:t>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32314" w14:paraId="40E9CC91" w14:textId="77777777" w:rsidTr="00240C51">
        <w:tc>
          <w:tcPr>
            <w:tcW w:w="8778" w:type="dxa"/>
            <w:shd w:val="clear" w:color="auto" w:fill="auto"/>
          </w:tcPr>
          <w:p w14:paraId="2ED4C94E" w14:textId="77777777" w:rsidR="00240C51" w:rsidRDefault="00240C51" w:rsidP="00AE19FA">
            <w:pPr>
              <w:pStyle w:val="07415"/>
              <w:ind w:firstLine="0"/>
            </w:pPr>
            <w:r>
              <w:rPr>
                <w:rFonts w:hint="eastAsia"/>
              </w:rPr>
              <w:t>函数名称</w:t>
            </w:r>
            <w:r>
              <w:t>：</w:t>
            </w:r>
            <w:r>
              <w:t>MergeForms</w:t>
            </w:r>
          </w:p>
          <w:p w14:paraId="343B7673" w14:textId="77777777" w:rsidR="00240C51" w:rsidRDefault="00240C51" w:rsidP="00AE19FA">
            <w:pPr>
              <w:pStyle w:val="07415"/>
              <w:ind w:firstLine="0"/>
            </w:pPr>
            <w:r>
              <w:rPr>
                <w:rFonts w:hint="eastAsia"/>
              </w:rPr>
              <w:t>作用：将</w:t>
            </w:r>
            <w:r>
              <w:t>制定页数的表格输出，最后一个表格如果有跨页情况需合并后再输出</w:t>
            </w:r>
          </w:p>
          <w:p w14:paraId="683BEDB2" w14:textId="77777777" w:rsidR="00240C51" w:rsidRDefault="00240C51" w:rsidP="00AE19FA">
            <w:pPr>
              <w:pStyle w:val="07415"/>
              <w:ind w:firstLine="0"/>
            </w:pPr>
            <w:r>
              <w:rPr>
                <w:rFonts w:hint="eastAsia"/>
              </w:rPr>
              <w:t>输入量</w:t>
            </w:r>
            <w:r>
              <w:t>：</w:t>
            </w:r>
            <w:r>
              <w:t>PDF</w:t>
            </w:r>
            <w:r>
              <w:t>页码</w:t>
            </w:r>
          </w:p>
          <w:p w14:paraId="5E1AB049" w14:textId="77777777" w:rsidR="00AE017C" w:rsidRPr="00AE017C" w:rsidRDefault="00240C51" w:rsidP="00AE19FA">
            <w:pPr>
              <w:pStyle w:val="07415"/>
              <w:ind w:firstLine="0"/>
            </w:pPr>
            <w:r>
              <w:rPr>
                <w:rFonts w:hint="eastAsia"/>
              </w:rPr>
              <w:t>输出量</w:t>
            </w:r>
            <w:r>
              <w:t>：</w:t>
            </w:r>
            <w:r>
              <w:rPr>
                <w:rFonts w:hint="eastAsia"/>
              </w:rPr>
              <w:t>Form</w:t>
            </w:r>
            <w:r>
              <w:t>格式的表格</w:t>
            </w:r>
          </w:p>
        </w:tc>
      </w:tr>
      <w:tr w:rsidR="00240C51" w14:paraId="261F4FE3" w14:textId="77777777" w:rsidTr="00240C51">
        <w:tc>
          <w:tcPr>
            <w:tcW w:w="8778" w:type="dxa"/>
            <w:shd w:val="clear" w:color="auto" w:fill="auto"/>
          </w:tcPr>
          <w:p w14:paraId="6459ADAA" w14:textId="77777777" w:rsidR="00240C51" w:rsidRDefault="00240C51" w:rsidP="00AE19FA">
            <w:pPr>
              <w:pStyle w:val="07415"/>
              <w:ind w:firstLine="0"/>
            </w:pPr>
            <w:r>
              <w:t>1    P</w:t>
            </w:r>
            <w:r>
              <w:rPr>
                <w:rFonts w:hint="eastAsia"/>
              </w:rPr>
              <w:t xml:space="preserve">ublic </w:t>
            </w:r>
            <w:r>
              <w:t>ArrayList&lt;Form&gt; MergeForms(int page){</w:t>
            </w:r>
          </w:p>
          <w:p w14:paraId="5F684E8A" w14:textId="77777777" w:rsidR="00240C51" w:rsidRDefault="00240C51" w:rsidP="00AE19FA">
            <w:pPr>
              <w:pStyle w:val="07415"/>
              <w:ind w:firstLine="0"/>
            </w:pPr>
            <w:r>
              <w:t>2    ArrayList&lt;Form&gt; curForm=GetFormsByPage(page);</w:t>
            </w:r>
          </w:p>
          <w:p w14:paraId="3F99E0AB" w14:textId="77777777" w:rsidR="00240C51" w:rsidRDefault="00240C51" w:rsidP="00AE19FA">
            <w:pPr>
              <w:pStyle w:val="07415"/>
              <w:ind w:firstLine="0"/>
            </w:pPr>
            <w:r>
              <w:t>3    If(curForm==null||curForm.size()==0)</w:t>
            </w:r>
          </w:p>
          <w:p w14:paraId="0D4CE67A" w14:textId="77777777" w:rsidR="00240C51" w:rsidRDefault="00240C51" w:rsidP="00AE19FA">
            <w:pPr>
              <w:pStyle w:val="07415"/>
              <w:ind w:firstLine="0"/>
            </w:pPr>
            <w:r>
              <w:t xml:space="preserve">4    </w:t>
            </w:r>
            <w:r>
              <w:rPr>
                <w:rFonts w:hint="eastAsia"/>
              </w:rPr>
              <w:t xml:space="preserve">    </w:t>
            </w:r>
            <w:r>
              <w:t>r</w:t>
            </w:r>
            <w:r>
              <w:rPr>
                <w:rFonts w:hint="eastAsia"/>
              </w:rPr>
              <w:t xml:space="preserve">eturn </w:t>
            </w:r>
            <w:r>
              <w:t>curForm;</w:t>
            </w:r>
          </w:p>
          <w:p w14:paraId="5A328E71" w14:textId="77777777" w:rsidR="00240C51" w:rsidRDefault="00240C51" w:rsidP="00AE19FA">
            <w:pPr>
              <w:pStyle w:val="07415"/>
              <w:ind w:firstLine="0"/>
            </w:pPr>
            <w:r>
              <w:t>5    int i=1;</w:t>
            </w:r>
          </w:p>
          <w:p w14:paraId="608F60C3" w14:textId="77777777" w:rsidR="00240C51" w:rsidRDefault="00240C51" w:rsidP="00AE19FA">
            <w:pPr>
              <w:pStyle w:val="07415"/>
              <w:ind w:firstLine="0"/>
            </w:pPr>
            <w:r>
              <w:t>6    //</w:t>
            </w:r>
            <w:r>
              <w:rPr>
                <w:rFonts w:hint="eastAsia"/>
              </w:rPr>
              <w:t>合并</w:t>
            </w:r>
            <w:r>
              <w:t>可能的表格</w:t>
            </w:r>
          </w:p>
          <w:p w14:paraId="777FFF44" w14:textId="77777777" w:rsidR="00240C51" w:rsidRDefault="00240C51" w:rsidP="00AE19FA">
            <w:pPr>
              <w:pStyle w:val="07415"/>
              <w:ind w:firstLine="0"/>
            </w:pPr>
            <w:r>
              <w:t>7    while(true){</w:t>
            </w:r>
          </w:p>
          <w:p w14:paraId="0470B929" w14:textId="77777777" w:rsidR="00240C51" w:rsidRDefault="00240C51" w:rsidP="00AE19FA">
            <w:pPr>
              <w:pStyle w:val="07415"/>
              <w:ind w:firstLine="0"/>
            </w:pPr>
            <w:r>
              <w:t>8        ArrayList&lt;Form&gt; tem=GetFormsByPage(page+i);</w:t>
            </w:r>
          </w:p>
          <w:p w14:paraId="737C0B45" w14:textId="77777777" w:rsidR="00240C51" w:rsidRDefault="00240C51" w:rsidP="00AE19FA">
            <w:pPr>
              <w:pStyle w:val="07415"/>
              <w:ind w:firstLine="0"/>
            </w:pPr>
            <w:r>
              <w:t xml:space="preserve">9    </w:t>
            </w:r>
            <w:r>
              <w:rPr>
                <w:rFonts w:hint="eastAsia"/>
              </w:rPr>
              <w:t xml:space="preserve">    </w:t>
            </w:r>
            <w:r>
              <w:t>i</w:t>
            </w:r>
            <w:r>
              <w:rPr>
                <w:rFonts w:hint="eastAsia"/>
              </w:rPr>
              <w:t>++;</w:t>
            </w:r>
          </w:p>
          <w:p w14:paraId="78C94ACD" w14:textId="77777777" w:rsidR="00240C51" w:rsidRDefault="00240C51" w:rsidP="00AE19FA">
            <w:pPr>
              <w:pStyle w:val="07415"/>
              <w:ind w:firstLine="0"/>
            </w:pPr>
            <w:r>
              <w:t>10        if(tem==null||tem.size()==0)</w:t>
            </w:r>
          </w:p>
          <w:p w14:paraId="5D479AAC" w14:textId="77777777" w:rsidR="00240C51" w:rsidRDefault="00240C51" w:rsidP="00AE19FA">
            <w:pPr>
              <w:pStyle w:val="07415"/>
              <w:ind w:firstLine="0"/>
            </w:pPr>
            <w:r>
              <w:t>11            break;</w:t>
            </w:r>
          </w:p>
          <w:p w14:paraId="1F05B099" w14:textId="77777777" w:rsidR="00240C51" w:rsidRDefault="00240C51" w:rsidP="00AE19FA">
            <w:pPr>
              <w:pStyle w:val="07415"/>
              <w:ind w:firstLine="0"/>
            </w:pPr>
            <w:r>
              <w:t>12        else{</w:t>
            </w:r>
          </w:p>
          <w:p w14:paraId="38549794" w14:textId="77777777" w:rsidR="00240C51" w:rsidRDefault="00240C51" w:rsidP="00AE19FA">
            <w:pPr>
              <w:pStyle w:val="07415"/>
              <w:ind w:firstLine="0"/>
            </w:pPr>
            <w:r>
              <w:t>13            //</w:t>
            </w:r>
            <w:r>
              <w:rPr>
                <w:rFonts w:hint="eastAsia"/>
              </w:rPr>
              <w:t>该函数</w:t>
            </w:r>
            <w:r>
              <w:t>用于判断两张表是否</w:t>
            </w:r>
            <w:r>
              <w:rPr>
                <w:rFonts w:hint="eastAsia"/>
              </w:rPr>
              <w:t>可以</w:t>
            </w:r>
            <w:r>
              <w:t>合并</w:t>
            </w:r>
          </w:p>
          <w:p w14:paraId="2047D2DF" w14:textId="77777777" w:rsidR="00240C51" w:rsidRDefault="00240C51" w:rsidP="00AE19FA">
            <w:pPr>
              <w:pStyle w:val="07415"/>
              <w:ind w:firstLine="0"/>
            </w:pPr>
            <w:r>
              <w:t>14            if(isOneForm(curForm.get(curForm.size()-1)),tem.get(0)){</w:t>
            </w:r>
          </w:p>
          <w:p w14:paraId="7E718123" w14:textId="77777777" w:rsidR="00240C51" w:rsidRDefault="00240C51" w:rsidP="00AE19FA">
            <w:pPr>
              <w:pStyle w:val="07415"/>
              <w:ind w:firstLine="0"/>
            </w:pPr>
            <w:r>
              <w:t>15                //</w:t>
            </w:r>
            <w:r>
              <w:rPr>
                <w:rFonts w:hint="eastAsia"/>
              </w:rPr>
              <w:t>合并</w:t>
            </w:r>
            <w:r>
              <w:t>两张表，</w:t>
            </w:r>
            <w:r>
              <w:rPr>
                <w:rFonts w:hint="eastAsia"/>
              </w:rPr>
              <w:t>合并</w:t>
            </w:r>
            <w:r>
              <w:t>后的表存入</w:t>
            </w:r>
            <w:r>
              <w:t>curForm</w:t>
            </w:r>
          </w:p>
          <w:p w14:paraId="63740A88" w14:textId="77777777" w:rsidR="00240C51" w:rsidRDefault="00240C51" w:rsidP="00AE19FA">
            <w:pPr>
              <w:pStyle w:val="07415"/>
              <w:ind w:firstLine="0"/>
            </w:pPr>
            <w:r>
              <w:t>16                MergeTwoForm(curForm.get(curForm.size()-1),tem.get(0));</w:t>
            </w:r>
          </w:p>
          <w:p w14:paraId="75C4F61E" w14:textId="77777777" w:rsidR="00240C51" w:rsidRDefault="00240C51" w:rsidP="00AE19FA">
            <w:pPr>
              <w:pStyle w:val="07415"/>
              <w:ind w:firstLine="0"/>
            </w:pPr>
            <w:r>
              <w:t>17                if(tem.size()&gt;1)</w:t>
            </w:r>
          </w:p>
          <w:p w14:paraId="2022E0A0" w14:textId="77777777" w:rsidR="00240C51" w:rsidRDefault="00240C51" w:rsidP="00AE19FA">
            <w:pPr>
              <w:pStyle w:val="07415"/>
              <w:ind w:firstLine="0"/>
            </w:pPr>
            <w:r>
              <w:t>18                    break;//</w:t>
            </w:r>
            <w:r>
              <w:rPr>
                <w:rFonts w:hint="eastAsia"/>
              </w:rPr>
              <w:t>如果</w:t>
            </w:r>
            <w:r>
              <w:t>该页不止一张表，则不可能继续合并直接退出</w:t>
            </w:r>
          </w:p>
          <w:p w14:paraId="75101A30" w14:textId="77777777" w:rsidR="00240C51" w:rsidRDefault="00240C51" w:rsidP="00AE19FA">
            <w:pPr>
              <w:pStyle w:val="07415"/>
              <w:ind w:firstLine="0"/>
            </w:pPr>
            <w:r>
              <w:t>19    }else{</w:t>
            </w:r>
          </w:p>
          <w:p w14:paraId="05C988E5" w14:textId="77777777" w:rsidR="00240C51" w:rsidRDefault="00240C51" w:rsidP="00AE19FA">
            <w:pPr>
              <w:pStyle w:val="07415"/>
              <w:ind w:firstLine="0"/>
            </w:pPr>
            <w:r>
              <w:t xml:space="preserve">20    </w:t>
            </w:r>
            <w:r>
              <w:rPr>
                <w:rFonts w:hint="eastAsia"/>
              </w:rPr>
              <w:t xml:space="preserve">    </w:t>
            </w:r>
            <w:r>
              <w:t>b</w:t>
            </w:r>
            <w:r>
              <w:rPr>
                <w:rFonts w:hint="eastAsia"/>
              </w:rPr>
              <w:t>reak;</w:t>
            </w:r>
          </w:p>
          <w:p w14:paraId="1F956A92" w14:textId="77777777" w:rsidR="00240C51" w:rsidRDefault="00240C51" w:rsidP="00AE19FA">
            <w:pPr>
              <w:pStyle w:val="07415"/>
              <w:ind w:firstLine="0"/>
            </w:pPr>
            <w:r>
              <w:t>21    }</w:t>
            </w:r>
          </w:p>
          <w:p w14:paraId="4226316A" w14:textId="77777777" w:rsidR="00240C51" w:rsidRDefault="00240C51" w:rsidP="00AE19FA">
            <w:pPr>
              <w:pStyle w:val="07415"/>
              <w:ind w:firstLine="0"/>
            </w:pPr>
            <w:r>
              <w:lastRenderedPageBreak/>
              <w:t>22    }</w:t>
            </w:r>
          </w:p>
          <w:p w14:paraId="4E428932" w14:textId="77777777" w:rsidR="00240C51" w:rsidRDefault="00240C51" w:rsidP="00AE19FA">
            <w:pPr>
              <w:pStyle w:val="07415"/>
              <w:ind w:firstLine="0"/>
            </w:pPr>
            <w:r>
              <w:t>23    }</w:t>
            </w:r>
          </w:p>
          <w:p w14:paraId="69962D43" w14:textId="77777777" w:rsidR="00240C51" w:rsidRDefault="00240C51" w:rsidP="00AE19FA">
            <w:pPr>
              <w:pStyle w:val="07415"/>
              <w:ind w:firstLine="0"/>
            </w:pPr>
            <w:r>
              <w:t>24    //</w:t>
            </w:r>
            <w:r>
              <w:rPr>
                <w:rFonts w:hint="eastAsia"/>
              </w:rPr>
              <w:t>返回</w:t>
            </w:r>
            <w:r>
              <w:t>合并之后当前页的全部表格</w:t>
            </w:r>
          </w:p>
          <w:p w14:paraId="415344F9" w14:textId="77777777" w:rsidR="00240C51" w:rsidRDefault="00240C51" w:rsidP="00AE19FA">
            <w:pPr>
              <w:pStyle w:val="07415"/>
              <w:ind w:firstLine="0"/>
            </w:pPr>
            <w:r>
              <w:t>25    return curForm;</w:t>
            </w:r>
          </w:p>
          <w:p w14:paraId="3289D1EF" w14:textId="77777777" w:rsidR="00240C51" w:rsidRDefault="00240C51" w:rsidP="00AE19FA">
            <w:pPr>
              <w:pStyle w:val="07415"/>
              <w:ind w:firstLine="0"/>
            </w:pPr>
            <w:r>
              <w:t>26    }</w:t>
            </w:r>
          </w:p>
          <w:p w14:paraId="6C47909E" w14:textId="77777777" w:rsidR="00240C51" w:rsidRDefault="00240C51" w:rsidP="00AE19FA">
            <w:pPr>
              <w:pStyle w:val="07415"/>
              <w:ind w:firstLine="0"/>
            </w:pPr>
            <w:r>
              <w:t xml:space="preserve">27    </w:t>
            </w:r>
            <w:r>
              <w:rPr>
                <w:rFonts w:hint="eastAsia"/>
              </w:rPr>
              <w:t>//</w:t>
            </w:r>
            <w:r>
              <w:rPr>
                <w:rFonts w:hint="eastAsia"/>
              </w:rPr>
              <w:t>判断</w:t>
            </w:r>
            <w:r>
              <w:t>两张表格是否可以合并</w:t>
            </w:r>
          </w:p>
          <w:p w14:paraId="1083F297" w14:textId="77777777" w:rsidR="00240C51" w:rsidRDefault="00240C51" w:rsidP="00AE19FA">
            <w:pPr>
              <w:pStyle w:val="07415"/>
              <w:ind w:firstLine="0"/>
            </w:pPr>
            <w:r>
              <w:t>28    Private Boolean isOneForm</w:t>
            </w:r>
            <w:r>
              <w:rPr>
                <w:rFonts w:hint="eastAsia"/>
              </w:rPr>
              <w:t>(</w:t>
            </w:r>
            <w:r>
              <w:t>Form f1,Form f2</w:t>
            </w:r>
            <w:r>
              <w:rPr>
                <w:rFonts w:hint="eastAsia"/>
              </w:rPr>
              <w:t>)</w:t>
            </w:r>
          </w:p>
          <w:p w14:paraId="30FE41A1" w14:textId="77777777" w:rsidR="00240C51" w:rsidRDefault="00240C51" w:rsidP="00AE19FA">
            <w:pPr>
              <w:pStyle w:val="07415"/>
              <w:ind w:firstLine="0"/>
            </w:pPr>
            <w:r>
              <w:t>29    {</w:t>
            </w:r>
          </w:p>
          <w:p w14:paraId="25288EDD" w14:textId="77777777" w:rsidR="00240C51" w:rsidRDefault="00240C51" w:rsidP="00AE19FA">
            <w:pPr>
              <w:pStyle w:val="07415"/>
              <w:ind w:firstLine="0"/>
            </w:pPr>
            <w:r>
              <w:t>30    //</w:t>
            </w:r>
            <w:r>
              <w:rPr>
                <w:rFonts w:hint="eastAsia"/>
              </w:rPr>
              <w:t>判断</w:t>
            </w:r>
            <w:r>
              <w:t>两张表的</w:t>
            </w:r>
            <w:r>
              <w:rPr>
                <w:rFonts w:hint="eastAsia"/>
              </w:rPr>
              <w:t>列数</w:t>
            </w:r>
            <w:r>
              <w:t>是否一致</w:t>
            </w:r>
          </w:p>
          <w:p w14:paraId="1FFD71CE" w14:textId="77777777" w:rsidR="00240C51" w:rsidRDefault="00240C51" w:rsidP="00AE19FA">
            <w:pPr>
              <w:pStyle w:val="07415"/>
              <w:ind w:firstLine="0"/>
            </w:pPr>
            <w:r>
              <w:t>31    if(f1.colsize!=f2.colsize)</w:t>
            </w:r>
          </w:p>
          <w:p w14:paraId="5903A42E" w14:textId="77777777" w:rsidR="00240C51" w:rsidRDefault="00240C51" w:rsidP="00AE19FA">
            <w:pPr>
              <w:pStyle w:val="07415"/>
              <w:ind w:firstLine="0"/>
            </w:pPr>
            <w:r>
              <w:t>32        return false; //</w:t>
            </w:r>
            <w:r>
              <w:rPr>
                <w:rFonts w:hint="eastAsia"/>
              </w:rPr>
              <w:t>列数</w:t>
            </w:r>
            <w:r>
              <w:t>不一致显然不是同一个表格，直接返回</w:t>
            </w:r>
            <w:r>
              <w:t>false</w:t>
            </w:r>
          </w:p>
          <w:p w14:paraId="7BBE6953" w14:textId="77777777" w:rsidR="00240C51" w:rsidRDefault="00240C51" w:rsidP="00AE19FA">
            <w:pPr>
              <w:pStyle w:val="07415"/>
              <w:ind w:firstLine="0"/>
            </w:pPr>
            <w:r>
              <w:t>33    else</w:t>
            </w:r>
          </w:p>
          <w:p w14:paraId="52DB9594" w14:textId="77777777" w:rsidR="00240C51" w:rsidRDefault="00240C51" w:rsidP="00AE19FA">
            <w:pPr>
              <w:pStyle w:val="07415"/>
              <w:ind w:firstLine="0"/>
            </w:pPr>
            <w:r>
              <w:t>34    {</w:t>
            </w:r>
          </w:p>
          <w:p w14:paraId="4D06357E" w14:textId="77777777" w:rsidR="00240C51" w:rsidRDefault="00240C51" w:rsidP="00AE19FA">
            <w:pPr>
              <w:pStyle w:val="07415"/>
              <w:ind w:firstLine="0"/>
            </w:pPr>
            <w:r>
              <w:t xml:space="preserve">35    </w:t>
            </w:r>
            <w:r>
              <w:rPr>
                <w:rFonts w:hint="eastAsia"/>
              </w:rPr>
              <w:t xml:space="preserve">    </w:t>
            </w:r>
            <w:r>
              <w:t>if(|f1.downpos-PageDownPos|&gt;tolerance)</w:t>
            </w:r>
          </w:p>
          <w:p w14:paraId="023EFDBE" w14:textId="77777777" w:rsidR="00240C51" w:rsidRDefault="00240C51" w:rsidP="00AE19FA">
            <w:pPr>
              <w:pStyle w:val="07415"/>
              <w:ind w:firstLine="0"/>
            </w:pPr>
            <w:r>
              <w:t>36            return false;//</w:t>
            </w:r>
            <w:r>
              <w:rPr>
                <w:rFonts w:hint="eastAsia"/>
              </w:rPr>
              <w:t>第一张</w:t>
            </w:r>
            <w:r>
              <w:t>表</w:t>
            </w:r>
            <w:r>
              <w:rPr>
                <w:rFonts w:hint="eastAsia"/>
              </w:rPr>
              <w:t>的</w:t>
            </w:r>
            <w:r>
              <w:t>最后一条线不处于</w:t>
            </w:r>
            <w:r>
              <w:t>pdf</w:t>
            </w:r>
            <w:r>
              <w:t>尾部，返回</w:t>
            </w:r>
            <w:r>
              <w:t>false</w:t>
            </w:r>
          </w:p>
          <w:p w14:paraId="459902C4" w14:textId="77777777" w:rsidR="00240C51" w:rsidRDefault="00240C51" w:rsidP="00AE19FA">
            <w:pPr>
              <w:pStyle w:val="07415"/>
              <w:ind w:firstLine="0"/>
            </w:pPr>
            <w:r>
              <w:t>37        else</w:t>
            </w:r>
          </w:p>
          <w:p w14:paraId="1A0C0182" w14:textId="77777777" w:rsidR="00240C51" w:rsidRDefault="00240C51" w:rsidP="00AE19FA">
            <w:pPr>
              <w:pStyle w:val="07415"/>
              <w:ind w:firstLine="0"/>
            </w:pPr>
            <w:r>
              <w:t>38        {</w:t>
            </w:r>
          </w:p>
          <w:p w14:paraId="59A29CB6" w14:textId="77777777" w:rsidR="00240C51" w:rsidRDefault="00240C51" w:rsidP="00AE19FA">
            <w:pPr>
              <w:pStyle w:val="07415"/>
              <w:ind w:firstLine="0"/>
            </w:pPr>
            <w:r>
              <w:t>39            if(|f2.uppos-PageUpPos|&gt;tolerance)</w:t>
            </w:r>
          </w:p>
          <w:p w14:paraId="4E62CCB4" w14:textId="77777777" w:rsidR="00240C51" w:rsidRDefault="00240C51" w:rsidP="00AE19FA">
            <w:pPr>
              <w:pStyle w:val="07415"/>
              <w:ind w:firstLine="0"/>
            </w:pPr>
            <w:r>
              <w:t xml:space="preserve">40                return false;// </w:t>
            </w:r>
            <w:r>
              <w:rPr>
                <w:rFonts w:hint="eastAsia"/>
              </w:rPr>
              <w:t>第二张</w:t>
            </w:r>
            <w:r>
              <w:t>表格第一条线不处于</w:t>
            </w:r>
            <w:r>
              <w:t>pdf</w:t>
            </w:r>
            <w:r>
              <w:t>头，返回</w:t>
            </w:r>
            <w:r>
              <w:t>false</w:t>
            </w:r>
          </w:p>
          <w:p w14:paraId="3F540662" w14:textId="77777777" w:rsidR="00240C51" w:rsidRDefault="00240C51" w:rsidP="00AE19FA">
            <w:pPr>
              <w:pStyle w:val="07415"/>
              <w:ind w:firstLine="0"/>
            </w:pPr>
            <w:r>
              <w:t>41            return true;</w:t>
            </w:r>
          </w:p>
          <w:p w14:paraId="1585B426" w14:textId="77777777" w:rsidR="00240C51" w:rsidRDefault="00240C51" w:rsidP="00AE19FA">
            <w:pPr>
              <w:pStyle w:val="07415"/>
              <w:ind w:firstLine="0"/>
            </w:pPr>
            <w:r>
              <w:t>42        }</w:t>
            </w:r>
          </w:p>
          <w:p w14:paraId="455CC16A" w14:textId="77777777" w:rsidR="00240C51" w:rsidRPr="00AE017C" w:rsidRDefault="00240C51" w:rsidP="00AE19FA">
            <w:pPr>
              <w:pStyle w:val="07415"/>
              <w:ind w:firstLine="0"/>
            </w:pPr>
            <w:r>
              <w:t>43    }</w:t>
            </w:r>
          </w:p>
          <w:p w14:paraId="1274CE69" w14:textId="77777777" w:rsidR="00240C51" w:rsidRDefault="00240C51" w:rsidP="00AE19FA">
            <w:pPr>
              <w:pStyle w:val="07415"/>
              <w:ind w:firstLine="0"/>
            </w:pPr>
            <w:r>
              <w:t>44}</w:t>
            </w:r>
          </w:p>
        </w:tc>
      </w:tr>
    </w:tbl>
    <w:p w14:paraId="1A4884B8" w14:textId="77777777" w:rsidR="00FF7C5C" w:rsidRDefault="00FF7C5C" w:rsidP="00AE19FA">
      <w:pPr>
        <w:pStyle w:val="07415"/>
        <w:ind w:firstLine="0"/>
      </w:pPr>
      <w:r>
        <w:rPr>
          <w:rFonts w:hint="eastAsia"/>
        </w:rPr>
        <w:lastRenderedPageBreak/>
        <w:t>整个合并</w:t>
      </w:r>
      <w:r>
        <w:t>的思路如下：</w:t>
      </w:r>
    </w:p>
    <w:p w14:paraId="6B1844BB" w14:textId="77777777" w:rsidR="00FF7C5C" w:rsidRDefault="00FF7C5C" w:rsidP="00AE19FA">
      <w:pPr>
        <w:pStyle w:val="07415"/>
        <w:numPr>
          <w:ilvl w:val="0"/>
          <w:numId w:val="20"/>
        </w:numPr>
      </w:pPr>
      <w:r>
        <w:rPr>
          <w:rFonts w:hint="eastAsia"/>
        </w:rPr>
        <w:t>获取</w:t>
      </w:r>
      <w:r>
        <w:t>指定页面的所有表格。表格</w:t>
      </w:r>
      <w:r>
        <w:rPr>
          <w:rFonts w:hint="eastAsia"/>
        </w:rPr>
        <w:t>数目</w:t>
      </w:r>
      <w:r>
        <w:t>为</w:t>
      </w:r>
      <w:r>
        <w:rPr>
          <w:rFonts w:hint="eastAsia"/>
        </w:rPr>
        <w:t>0</w:t>
      </w:r>
      <w:r>
        <w:rPr>
          <w:rFonts w:hint="eastAsia"/>
        </w:rPr>
        <w:t>直接</w:t>
      </w:r>
      <w:r>
        <w:t>返回。</w:t>
      </w:r>
    </w:p>
    <w:p w14:paraId="1D11BB7D" w14:textId="77777777" w:rsidR="00FF7C5C" w:rsidRDefault="00FF7C5C" w:rsidP="00AE19FA">
      <w:pPr>
        <w:pStyle w:val="07415"/>
        <w:numPr>
          <w:ilvl w:val="0"/>
          <w:numId w:val="20"/>
        </w:numPr>
      </w:pPr>
      <w:r>
        <w:rPr>
          <w:rFonts w:hint="eastAsia"/>
        </w:rPr>
        <w:t>获取</w:t>
      </w:r>
      <w:r>
        <w:t>Page+i(i=1,2,3…)</w:t>
      </w:r>
      <w:r>
        <w:rPr>
          <w:rFonts w:hint="eastAsia"/>
        </w:rPr>
        <w:t>页</w:t>
      </w:r>
      <w:r>
        <w:t>的</w:t>
      </w:r>
      <w:r>
        <w:rPr>
          <w:rFonts w:hint="eastAsia"/>
        </w:rPr>
        <w:t>全部</w:t>
      </w:r>
      <w:r>
        <w:t>表格</w:t>
      </w:r>
      <w:r>
        <w:rPr>
          <w:rFonts w:hint="eastAsia"/>
        </w:rPr>
        <w:t>，</w:t>
      </w:r>
      <w:r>
        <w:t>如果表格数目为</w:t>
      </w:r>
      <w:r>
        <w:rPr>
          <w:rFonts w:hint="eastAsia"/>
        </w:rPr>
        <w:t>0</w:t>
      </w:r>
      <w:r>
        <w:rPr>
          <w:rFonts w:hint="eastAsia"/>
        </w:rPr>
        <w:t>，</w:t>
      </w:r>
      <w:r>
        <w:t>直接返回。</w:t>
      </w:r>
    </w:p>
    <w:p w14:paraId="4C526022" w14:textId="77777777" w:rsidR="00FF7C5C" w:rsidRDefault="00FF7C5C" w:rsidP="00AE19FA">
      <w:pPr>
        <w:pStyle w:val="07415"/>
        <w:numPr>
          <w:ilvl w:val="0"/>
          <w:numId w:val="20"/>
        </w:numPr>
      </w:pPr>
      <w:r>
        <w:rPr>
          <w:rFonts w:hint="eastAsia"/>
        </w:rPr>
        <w:t>利用</w:t>
      </w:r>
      <w:r>
        <w:rPr>
          <w:rFonts w:hint="eastAsia"/>
        </w:rPr>
        <w:t>isOne</w:t>
      </w:r>
      <w:r>
        <w:t>Form</w:t>
      </w:r>
      <w:r>
        <w:t>判断两张表是否是一张，</w:t>
      </w:r>
      <w:r>
        <w:t>false</w:t>
      </w:r>
      <w:r>
        <w:t>则结束循环。</w:t>
      </w:r>
      <w:r>
        <w:t>True</w:t>
      </w:r>
      <w:r>
        <w:rPr>
          <w:rFonts w:hint="eastAsia"/>
        </w:rPr>
        <w:t>则</w:t>
      </w:r>
      <w:r>
        <w:t>合并</w:t>
      </w:r>
      <w:r>
        <w:rPr>
          <w:rFonts w:hint="eastAsia"/>
        </w:rPr>
        <w:t>两张</w:t>
      </w:r>
      <w:r>
        <w:t>表格，同时</w:t>
      </w:r>
      <w:r>
        <w:rPr>
          <w:rFonts w:hint="eastAsia"/>
        </w:rPr>
        <w:t>继续</w:t>
      </w:r>
      <w:r>
        <w:t>（</w:t>
      </w:r>
      <w:r>
        <w:rPr>
          <w:rFonts w:hint="eastAsia"/>
        </w:rPr>
        <w:t>2</w:t>
      </w:r>
      <w:r>
        <w:t>）</w:t>
      </w:r>
      <w:r>
        <w:rPr>
          <w:rFonts w:hint="eastAsia"/>
        </w:rPr>
        <w:t>步骤直到</w:t>
      </w:r>
      <w:r>
        <w:t>循环结束。</w:t>
      </w:r>
    </w:p>
    <w:p w14:paraId="0F3EDB43" w14:textId="77777777" w:rsidR="00FF7C5C" w:rsidRDefault="00FF7C5C" w:rsidP="00AE19FA">
      <w:pPr>
        <w:pStyle w:val="07415"/>
        <w:numPr>
          <w:ilvl w:val="0"/>
          <w:numId w:val="20"/>
        </w:numPr>
      </w:pPr>
      <w:r>
        <w:rPr>
          <w:rFonts w:hint="eastAsia"/>
        </w:rPr>
        <w:t>isOneForm</w:t>
      </w:r>
      <w:r>
        <w:rPr>
          <w:rFonts w:hint="eastAsia"/>
        </w:rPr>
        <w:t>用于</w:t>
      </w:r>
      <w:r>
        <w:t>判定两</w:t>
      </w:r>
      <w:r>
        <w:rPr>
          <w:rFonts w:hint="eastAsia"/>
        </w:rPr>
        <w:t>张</w:t>
      </w:r>
      <w:r>
        <w:t>表是否</w:t>
      </w:r>
      <w:r>
        <w:rPr>
          <w:rFonts w:hint="eastAsia"/>
        </w:rPr>
        <w:t>是</w:t>
      </w:r>
      <w:r>
        <w:t>同一张表，判断依据包括</w:t>
      </w:r>
      <w:r>
        <w:rPr>
          <w:rFonts w:hint="eastAsia"/>
        </w:rPr>
        <w:t>两张</w:t>
      </w:r>
      <w:r>
        <w:t>表的列数、</w:t>
      </w:r>
      <w:r>
        <w:rPr>
          <w:rFonts w:hint="eastAsia"/>
        </w:rPr>
        <w:t>第一张</w:t>
      </w:r>
      <w:r>
        <w:t>表的最后线条的绝对位置、第二</w:t>
      </w:r>
      <w:r>
        <w:rPr>
          <w:rFonts w:hint="eastAsia"/>
        </w:rPr>
        <w:t>张</w:t>
      </w:r>
      <w:r>
        <w:t>表的第一条线条的绝对位置。</w:t>
      </w:r>
    </w:p>
    <w:p w14:paraId="796E43D2" w14:textId="6D577D02" w:rsidR="00D06A8C" w:rsidRDefault="00D06A8C" w:rsidP="00D06A8C">
      <w:pPr>
        <w:pStyle w:val="2"/>
      </w:pPr>
      <w:bookmarkStart w:id="209" w:name="_Toc406841177"/>
      <w:r>
        <w:rPr>
          <w:rFonts w:hint="eastAsia"/>
        </w:rPr>
        <w:lastRenderedPageBreak/>
        <w:t>表格结构</w:t>
      </w:r>
      <w:r>
        <w:t>识别</w:t>
      </w:r>
      <w:bookmarkEnd w:id="209"/>
    </w:p>
    <w:p w14:paraId="162CCF1F" w14:textId="77777777" w:rsidR="00A14694" w:rsidRDefault="00A14694" w:rsidP="00A14694">
      <w:pPr>
        <w:pStyle w:val="3"/>
      </w:pPr>
      <w:bookmarkStart w:id="210" w:name="_Toc406841178"/>
      <w:r>
        <w:rPr>
          <w:rFonts w:hint="eastAsia"/>
        </w:rPr>
        <w:t>复杂表头</w:t>
      </w:r>
      <w:r>
        <w:t>的识别与转换</w:t>
      </w:r>
      <w:bookmarkEnd w:id="210"/>
    </w:p>
    <w:p w14:paraId="5012873E" w14:textId="77777777" w:rsidR="00A14694" w:rsidRDefault="00A14694" w:rsidP="00AE19FA">
      <w:pPr>
        <w:pStyle w:val="07415"/>
      </w:pPr>
      <w:r>
        <w:rPr>
          <w:rFonts w:hint="eastAsia"/>
        </w:rPr>
        <w:t>表格的</w:t>
      </w:r>
      <w:r>
        <w:t>表头由于需要表示每个单元格的具体含义有时候会比较复杂，</w:t>
      </w:r>
      <w:r>
        <w:rPr>
          <w:rFonts w:hint="eastAsia"/>
        </w:rPr>
        <w:t>在</w:t>
      </w:r>
      <w:r>
        <w:t>本文的第三章已经对</w:t>
      </w:r>
      <w:r>
        <w:rPr>
          <w:rFonts w:hint="eastAsia"/>
        </w:rPr>
        <w:t>复杂</w:t>
      </w:r>
      <w:r>
        <w:t>表头的可能情况进行</w:t>
      </w:r>
      <w:r>
        <w:rPr>
          <w:rFonts w:hint="eastAsia"/>
        </w:rPr>
        <w:t>了</w:t>
      </w:r>
      <w:r>
        <w:t>总结。</w:t>
      </w:r>
      <w:r>
        <w:rPr>
          <w:rFonts w:hint="eastAsia"/>
        </w:rPr>
        <w:t>由于图形</w:t>
      </w:r>
      <w:r>
        <w:t>结构的表在实际应用中并不常见，因此本系统只</w:t>
      </w:r>
      <w:r>
        <w:rPr>
          <w:rFonts w:hint="eastAsia"/>
        </w:rPr>
        <w:t>针对</w:t>
      </w:r>
      <w:r>
        <w:t>树形结构的表</w:t>
      </w:r>
      <w:r>
        <w:rPr>
          <w:rFonts w:hint="eastAsia"/>
        </w:rPr>
        <w:t>进行</w:t>
      </w:r>
      <w:r>
        <w:t>了处理。</w:t>
      </w:r>
      <w:r>
        <w:rPr>
          <w:rFonts w:hint="eastAsia"/>
        </w:rPr>
        <w:t>处理</w:t>
      </w:r>
      <w:r>
        <w:t>思路是先根据</w:t>
      </w:r>
      <w:r>
        <w:rPr>
          <w:rFonts w:hint="eastAsia"/>
        </w:rPr>
        <w:t>行列</w:t>
      </w:r>
      <w:r>
        <w:t>坐标刻度将表格转换为一个</w:t>
      </w:r>
      <w:r>
        <w:rPr>
          <w:rFonts w:hint="eastAsia"/>
        </w:rPr>
        <w:t>树形结构</w:t>
      </w:r>
      <w:r>
        <w:t>，然后</w:t>
      </w:r>
      <w:r>
        <w:rPr>
          <w:rFonts w:hint="eastAsia"/>
        </w:rPr>
        <w:t>从</w:t>
      </w:r>
      <w:r>
        <w:t>树的根节点开始深度遍历树</w:t>
      </w:r>
      <w:r>
        <w:rPr>
          <w:rFonts w:hint="eastAsia"/>
        </w:rPr>
        <w:t>直到</w:t>
      </w:r>
      <w:r>
        <w:t>叶子节点，</w:t>
      </w:r>
      <w:r>
        <w:rPr>
          <w:rFonts w:hint="eastAsia"/>
        </w:rPr>
        <w:t>所生成</w:t>
      </w:r>
      <w:r>
        <w:t>的路径即为简单表格的一个单元格。下</w:t>
      </w:r>
      <w:r>
        <w:rPr>
          <w:rFonts w:hint="eastAsia"/>
        </w:rPr>
        <w:t>图是一个简单的</w:t>
      </w:r>
      <w:r>
        <w:t>流程说明</w:t>
      </w:r>
      <w:r>
        <w:rPr>
          <w:rFonts w:hint="eastAsia"/>
        </w:rPr>
        <w:t>图</w:t>
      </w:r>
      <w:r>
        <w:t>。</w:t>
      </w:r>
    </w:p>
    <w:p w14:paraId="71DB2B17" w14:textId="77777777" w:rsidR="00A14694" w:rsidRDefault="00A14694" w:rsidP="00A14694">
      <w:pPr>
        <w:pStyle w:val="07415"/>
        <w:spacing w:line="240" w:lineRule="auto"/>
        <w:ind w:firstLine="0"/>
        <w:jc w:val="center"/>
      </w:pPr>
      <w:r>
        <w:object w:dxaOrig="10845" w:dyaOrig="4995" w14:anchorId="7F07BAF8">
          <v:shape id="_x0000_i1048" type="#_x0000_t75" style="width:402pt;height:185.4pt" o:ole="">
            <v:imagedata r:id="rId63" o:title=""/>
          </v:shape>
          <o:OLEObject Type="Embed" ProgID="Visio.Drawing.15" ShapeID="_x0000_i1048" DrawAspect="Content" ObjectID="_1571948076" r:id="rId64"/>
        </w:object>
      </w:r>
    </w:p>
    <w:p w14:paraId="0010FBD5"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图4</w:t>
      </w:r>
      <w:r w:rsidR="0018280B">
        <w:rPr>
          <w:rFonts w:ascii="楷体_GB2312" w:eastAsia="楷体_GB2312"/>
          <w:sz w:val="21"/>
          <w:szCs w:val="21"/>
        </w:rPr>
        <w:t>-11</w:t>
      </w:r>
      <w:r w:rsidRPr="004E330B">
        <w:rPr>
          <w:rFonts w:ascii="楷体_GB2312" w:eastAsia="楷体_GB2312"/>
          <w:sz w:val="21"/>
          <w:szCs w:val="21"/>
        </w:rPr>
        <w:t xml:space="preserve"> </w:t>
      </w:r>
      <w:r w:rsidRPr="004E330B">
        <w:rPr>
          <w:rFonts w:ascii="楷体_GB2312" w:eastAsia="楷体_GB2312" w:hint="eastAsia"/>
          <w:sz w:val="21"/>
          <w:szCs w:val="21"/>
        </w:rPr>
        <w:t>复杂</w:t>
      </w:r>
      <w:r w:rsidRPr="004E330B">
        <w:rPr>
          <w:rFonts w:ascii="楷体_GB2312" w:eastAsia="楷体_GB2312"/>
          <w:sz w:val="21"/>
          <w:szCs w:val="21"/>
        </w:rPr>
        <w:t>表头处理示意图</w:t>
      </w:r>
    </w:p>
    <w:p w14:paraId="2699D234" w14:textId="77777777" w:rsidR="00A14694" w:rsidRDefault="00A14694" w:rsidP="00AE19FA">
      <w:pPr>
        <w:pStyle w:val="07415"/>
      </w:pPr>
      <w:r>
        <w:rPr>
          <w:rFonts w:hint="eastAsia"/>
        </w:rPr>
        <w:t>从复杂</w:t>
      </w:r>
      <w:r>
        <w:t>表头转为简单的表头，首先需要</w:t>
      </w:r>
      <w:r>
        <w:rPr>
          <w:rFonts w:hint="eastAsia"/>
        </w:rPr>
        <w:t>根据</w:t>
      </w:r>
      <w:r>
        <w:t>表头情况建立一颗树。对于</w:t>
      </w:r>
      <w:r>
        <w:rPr>
          <w:rFonts w:hint="eastAsia"/>
        </w:rPr>
        <w:t>单个</w:t>
      </w:r>
      <w:r>
        <w:t>树节点给出</w:t>
      </w:r>
      <w:r>
        <w:rPr>
          <w:rFonts w:hint="eastAsia"/>
        </w:rPr>
        <w:t>如下</w:t>
      </w:r>
      <w:r>
        <w:t>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95"/>
      </w:tblGrid>
      <w:tr w:rsidR="00A14694" w14:paraId="4078F41E" w14:textId="77777777" w:rsidTr="008E0A8F">
        <w:trPr>
          <w:jc w:val="center"/>
        </w:trPr>
        <w:tc>
          <w:tcPr>
            <w:tcW w:w="7495" w:type="dxa"/>
            <w:shd w:val="clear" w:color="auto" w:fill="auto"/>
          </w:tcPr>
          <w:p w14:paraId="7621D4BA" w14:textId="77777777" w:rsidR="00A14694" w:rsidRPr="00E03355" w:rsidRDefault="00A14694" w:rsidP="00AE19FA">
            <w:pPr>
              <w:pStyle w:val="07415"/>
              <w:ind w:firstLine="0"/>
            </w:pPr>
            <w:r w:rsidRPr="00E03355">
              <w:t>TreeNode{</w:t>
            </w:r>
            <w:r w:rsidR="00EB19B7">
              <w:t xml:space="preserve">    </w:t>
            </w:r>
            <w:r w:rsidR="00EB19B7">
              <w:rPr>
                <w:rFonts w:hint="eastAsia"/>
              </w:rPr>
              <w:t>//</w:t>
            </w:r>
            <w:r w:rsidR="00EB19B7">
              <w:rPr>
                <w:rFonts w:hint="eastAsia"/>
              </w:rPr>
              <w:t>树</w:t>
            </w:r>
            <w:r w:rsidR="00EB19B7">
              <w:t>节点</w:t>
            </w:r>
          </w:p>
          <w:p w14:paraId="0AEAE81F" w14:textId="77777777" w:rsidR="00A14694" w:rsidRPr="00E03355" w:rsidRDefault="00A14694" w:rsidP="00AE19FA">
            <w:pPr>
              <w:pStyle w:val="07415"/>
              <w:ind w:firstLineChars="200" w:firstLine="480"/>
            </w:pPr>
            <w:r>
              <w:t>CellNode cellinfo;</w:t>
            </w:r>
            <w:r w:rsidR="00EB19B7">
              <w:t xml:space="preserve">    </w:t>
            </w:r>
            <w:r w:rsidR="00EB19B7">
              <w:rPr>
                <w:rFonts w:hint="eastAsia"/>
              </w:rPr>
              <w:t>//</w:t>
            </w:r>
            <w:r w:rsidR="00EB19B7">
              <w:rPr>
                <w:rFonts w:hint="eastAsia"/>
              </w:rPr>
              <w:t>单元格</w:t>
            </w:r>
            <w:r w:rsidR="00EB19B7">
              <w:t>节点</w:t>
            </w:r>
          </w:p>
          <w:p w14:paraId="70D7AD2C" w14:textId="77777777" w:rsidR="00A14694" w:rsidRPr="00E03355" w:rsidRDefault="00A14694" w:rsidP="00AE19FA">
            <w:pPr>
              <w:pStyle w:val="07415"/>
              <w:ind w:firstLineChars="175"/>
            </w:pPr>
            <w:r w:rsidRPr="00E03355">
              <w:t>ArrayList&lt;TreeNode&gt;children;</w:t>
            </w:r>
            <w:r w:rsidR="00EB19B7">
              <w:t xml:space="preserve">    //</w:t>
            </w:r>
            <w:r w:rsidR="00EB19B7">
              <w:rPr>
                <w:rFonts w:hint="eastAsia"/>
              </w:rPr>
              <w:t>孩子</w:t>
            </w:r>
            <w:r w:rsidR="00EB19B7">
              <w:t>节点</w:t>
            </w:r>
          </w:p>
          <w:p w14:paraId="1D1B6EDE" w14:textId="77777777" w:rsidR="00A14694" w:rsidRDefault="00A14694" w:rsidP="00AE19FA">
            <w:pPr>
              <w:pStyle w:val="07415"/>
              <w:ind w:firstLine="0"/>
            </w:pPr>
            <w:r w:rsidRPr="00E03355">
              <w:t>}</w:t>
            </w:r>
          </w:p>
        </w:tc>
      </w:tr>
    </w:tbl>
    <w:p w14:paraId="7B3A08F3" w14:textId="77777777" w:rsidR="00A14694" w:rsidRDefault="00A14694" w:rsidP="00AE19FA">
      <w:pPr>
        <w:pStyle w:val="07415"/>
      </w:pPr>
      <w:r>
        <w:rPr>
          <w:rFonts w:hint="eastAsia"/>
        </w:rPr>
        <w:t>对于表格</w:t>
      </w:r>
      <w:r>
        <w:t>中</w:t>
      </w:r>
      <w:r>
        <w:rPr>
          <w:rFonts w:hint="eastAsia"/>
        </w:rPr>
        <w:t>每个</w:t>
      </w:r>
      <w:r>
        <w:t>单元格的定义如下：</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13"/>
      </w:tblGrid>
      <w:tr w:rsidR="00A14694" w14:paraId="62188365" w14:textId="77777777" w:rsidTr="008E0A8F">
        <w:tc>
          <w:tcPr>
            <w:tcW w:w="7513" w:type="dxa"/>
            <w:shd w:val="clear" w:color="auto" w:fill="auto"/>
          </w:tcPr>
          <w:p w14:paraId="7C763B40" w14:textId="77777777" w:rsidR="00A14694" w:rsidRDefault="00A14694" w:rsidP="00AE19FA">
            <w:pPr>
              <w:pStyle w:val="07415"/>
              <w:ind w:firstLine="0"/>
            </w:pPr>
            <w:r>
              <w:rPr>
                <w:rFonts w:hint="eastAsia"/>
              </w:rPr>
              <w:t>CellNode</w:t>
            </w:r>
            <w:r>
              <w:t>{</w:t>
            </w:r>
            <w:r w:rsidR="00EB19B7">
              <w:t xml:space="preserve">    //</w:t>
            </w:r>
            <w:r w:rsidR="00EB19B7">
              <w:rPr>
                <w:rFonts w:hint="eastAsia"/>
              </w:rPr>
              <w:t>单元格</w:t>
            </w:r>
            <w:r w:rsidR="00EB19B7">
              <w:t>节点</w:t>
            </w:r>
          </w:p>
          <w:p w14:paraId="5ECBF285" w14:textId="77777777" w:rsidR="00A14694" w:rsidRDefault="00A14694" w:rsidP="00AE19FA">
            <w:pPr>
              <w:pStyle w:val="07415"/>
              <w:ind w:firstLine="0"/>
            </w:pPr>
            <w:r>
              <w:t xml:space="preserve">    String value</w:t>
            </w:r>
            <w:r w:rsidR="00EB19B7">
              <w:t xml:space="preserve">;    </w:t>
            </w:r>
            <w:r w:rsidR="00EB19B7">
              <w:rPr>
                <w:rFonts w:hint="eastAsia"/>
              </w:rPr>
              <w:t>//</w:t>
            </w:r>
            <w:r w:rsidR="00EB19B7">
              <w:rPr>
                <w:rFonts w:hint="eastAsia"/>
              </w:rPr>
              <w:t>具体文字</w:t>
            </w:r>
            <w:r w:rsidR="00EB19B7">
              <w:t>内容</w:t>
            </w:r>
          </w:p>
          <w:p w14:paraId="5123C44A" w14:textId="77777777" w:rsidR="00A14694" w:rsidRDefault="00A14694" w:rsidP="00AE19FA">
            <w:pPr>
              <w:pStyle w:val="07415"/>
              <w:ind w:firstLine="480"/>
            </w:pPr>
            <w:r>
              <w:t>float leftpos;</w:t>
            </w:r>
            <w:r w:rsidR="00EB19B7">
              <w:t xml:space="preserve">    //</w:t>
            </w:r>
            <w:r w:rsidR="00EB19B7">
              <w:rPr>
                <w:rFonts w:hint="eastAsia"/>
              </w:rPr>
              <w:t>左边</w:t>
            </w:r>
            <w:r w:rsidR="00EB19B7">
              <w:t>框线坐标</w:t>
            </w:r>
          </w:p>
          <w:p w14:paraId="642E1AE8" w14:textId="77777777" w:rsidR="00A14694" w:rsidRDefault="00A14694" w:rsidP="00AE19FA">
            <w:pPr>
              <w:pStyle w:val="07415"/>
              <w:ind w:firstLine="480"/>
            </w:pPr>
            <w:r>
              <w:t>float rightpos;</w:t>
            </w:r>
            <w:r w:rsidR="00EB19B7">
              <w:t xml:space="preserve">   //</w:t>
            </w:r>
            <w:r w:rsidR="00EB19B7">
              <w:rPr>
                <w:rFonts w:hint="eastAsia"/>
              </w:rPr>
              <w:t>右边</w:t>
            </w:r>
            <w:r w:rsidR="00EB19B7">
              <w:t>框线坐标</w:t>
            </w:r>
          </w:p>
          <w:p w14:paraId="57CB0FD2" w14:textId="77777777" w:rsidR="00A14694" w:rsidRDefault="00A14694" w:rsidP="00AE19FA">
            <w:pPr>
              <w:pStyle w:val="07415"/>
              <w:ind w:firstLine="480"/>
            </w:pPr>
            <w:r>
              <w:t>float uppos;</w:t>
            </w:r>
            <w:r w:rsidR="00EB19B7">
              <w:t xml:space="preserve">     //</w:t>
            </w:r>
            <w:r w:rsidR="00EB19B7">
              <w:rPr>
                <w:rFonts w:hint="eastAsia"/>
              </w:rPr>
              <w:t>上边</w:t>
            </w:r>
            <w:r w:rsidR="00EB19B7">
              <w:t>框线坐标</w:t>
            </w:r>
          </w:p>
          <w:p w14:paraId="242AC774" w14:textId="77777777" w:rsidR="00A14694" w:rsidRDefault="00A14694" w:rsidP="00AE19FA">
            <w:pPr>
              <w:pStyle w:val="07415"/>
              <w:ind w:firstLine="480"/>
            </w:pPr>
            <w:r>
              <w:t>float downpos;</w:t>
            </w:r>
            <w:r w:rsidR="00EB19B7">
              <w:t xml:space="preserve">   //</w:t>
            </w:r>
            <w:r w:rsidR="00EB19B7">
              <w:rPr>
                <w:rFonts w:hint="eastAsia"/>
              </w:rPr>
              <w:t>下边</w:t>
            </w:r>
            <w:r w:rsidR="00EB19B7">
              <w:t>框线坐标</w:t>
            </w:r>
          </w:p>
          <w:p w14:paraId="183270A7" w14:textId="77777777" w:rsidR="00A14694" w:rsidRDefault="00A14694" w:rsidP="00AE19FA">
            <w:pPr>
              <w:pStyle w:val="07415"/>
              <w:ind w:firstLine="0"/>
            </w:pPr>
            <w:r>
              <w:t>}</w:t>
            </w:r>
          </w:p>
        </w:tc>
      </w:tr>
    </w:tbl>
    <w:p w14:paraId="61759387" w14:textId="77777777" w:rsidR="00A14694" w:rsidRDefault="00A14694" w:rsidP="00AE19FA">
      <w:pPr>
        <w:pStyle w:val="07415"/>
      </w:pPr>
      <w:r>
        <w:rPr>
          <w:rFonts w:hint="eastAsia"/>
        </w:rPr>
        <w:t>需要</w:t>
      </w:r>
      <w:r>
        <w:t>注意的是，</w:t>
      </w:r>
      <w:r>
        <w:rPr>
          <w:rFonts w:hint="eastAsia"/>
        </w:rPr>
        <w:t>单元格</w:t>
      </w:r>
      <w:r>
        <w:t>是按照</w:t>
      </w:r>
      <w:r>
        <w:t>uppost</w:t>
      </w:r>
      <w:r>
        <w:t>进行排序的，因此表格单页格式分层的</w:t>
      </w:r>
      <w:r>
        <w:rPr>
          <w:rFonts w:hint="eastAsia"/>
        </w:rPr>
        <w:t>，</w:t>
      </w:r>
      <w:r>
        <w:t>图</w:t>
      </w:r>
      <w:r>
        <w:lastRenderedPageBreak/>
        <w:t>中用不同颜色表明了表格的层次关系。同时</w:t>
      </w:r>
      <w:r>
        <w:rPr>
          <w:rFonts w:hint="eastAsia"/>
        </w:rPr>
        <w:t>每层</w:t>
      </w:r>
      <w:r>
        <w:t>的单元格又是按照</w:t>
      </w:r>
      <w:r>
        <w:t>leftpos</w:t>
      </w:r>
      <w:r>
        <w:t>排序的</w:t>
      </w:r>
      <w:r>
        <w:rPr>
          <w:rFonts w:hint="eastAsia"/>
        </w:rPr>
        <w:t>。使用</w:t>
      </w:r>
      <w:r>
        <w:t>两个队列分别存储前一层和当前层的节点信息。</w:t>
      </w:r>
      <w:r>
        <w:rPr>
          <w:rFonts w:hint="eastAsia"/>
        </w:rPr>
        <w:t>以</w:t>
      </w:r>
      <w:r>
        <w:t>图中树为例，</w:t>
      </w:r>
      <w:r>
        <w:rPr>
          <w:rFonts w:hint="eastAsia"/>
        </w:rPr>
        <w:t>建树流程描述</w:t>
      </w:r>
      <w:r>
        <w:t>如下：</w:t>
      </w:r>
    </w:p>
    <w:p w14:paraId="76A99A13" w14:textId="77777777" w:rsidR="00A14694" w:rsidRDefault="00A14694" w:rsidP="00917A69">
      <w:pPr>
        <w:pStyle w:val="07415"/>
        <w:numPr>
          <w:ilvl w:val="0"/>
          <w:numId w:val="14"/>
        </w:numPr>
      </w:pPr>
      <w:r>
        <w:rPr>
          <w:rFonts w:hint="eastAsia"/>
        </w:rPr>
        <w:t>初始化</w:t>
      </w:r>
      <w:r>
        <w:rPr>
          <w:rFonts w:hint="eastAsia"/>
        </w:rPr>
        <w:t>root</w:t>
      </w:r>
      <w:r>
        <w:t>节点</w:t>
      </w:r>
      <w:r>
        <w:rPr>
          <w:rFonts w:hint="eastAsia"/>
        </w:rPr>
        <w:t>，该节点</w:t>
      </w:r>
      <w:r>
        <w:t>不存放有效信息。</w:t>
      </w:r>
      <w:r>
        <w:rPr>
          <w:rFonts w:hint="eastAsia"/>
        </w:rPr>
        <w:t>将</w:t>
      </w:r>
      <w:r>
        <w:t>root</w:t>
      </w:r>
      <w:r>
        <w:t>存入</w:t>
      </w:r>
      <w:r>
        <w:t>queue1.</w:t>
      </w:r>
    </w:p>
    <w:p w14:paraId="6388CAA7" w14:textId="77777777" w:rsidR="00A14694" w:rsidRDefault="00A14694" w:rsidP="00917A69">
      <w:pPr>
        <w:pStyle w:val="07415"/>
        <w:numPr>
          <w:ilvl w:val="0"/>
          <w:numId w:val="14"/>
        </w:numPr>
      </w:pPr>
      <w:r>
        <w:rPr>
          <w:rFonts w:hint="eastAsia"/>
        </w:rPr>
        <w:t>接着分层</w:t>
      </w:r>
      <w:r>
        <w:t>遍历表格单元格，如图遍历</w:t>
      </w:r>
      <w:r>
        <w:rPr>
          <w:rFonts w:hint="eastAsia"/>
        </w:rPr>
        <w:t>1,2.</w:t>
      </w:r>
      <w:r>
        <w:rPr>
          <w:rFonts w:hint="eastAsia"/>
        </w:rPr>
        <w:t>此时</w:t>
      </w:r>
      <w:r>
        <w:t>将</w:t>
      </w:r>
      <w:r>
        <w:t>node1</w:t>
      </w:r>
      <w:r>
        <w:rPr>
          <w:rFonts w:hint="eastAsia"/>
        </w:rPr>
        <w:t>和</w:t>
      </w:r>
      <w:r>
        <w:t>node2</w:t>
      </w:r>
      <w:r>
        <w:rPr>
          <w:rFonts w:hint="eastAsia"/>
        </w:rPr>
        <w:t>存入</w:t>
      </w:r>
      <w:r>
        <w:t>queue2.</w:t>
      </w:r>
      <w:r>
        <w:rPr>
          <w:rFonts w:hint="eastAsia"/>
        </w:rPr>
        <w:t>并将</w:t>
      </w:r>
      <w:r>
        <w:t>root.children.add(node1),root.children.add(node2).</w:t>
      </w:r>
    </w:p>
    <w:p w14:paraId="11D35D56" w14:textId="77777777" w:rsidR="00A14694" w:rsidRDefault="00A14694" w:rsidP="00917A69">
      <w:pPr>
        <w:pStyle w:val="07415"/>
        <w:numPr>
          <w:ilvl w:val="0"/>
          <w:numId w:val="14"/>
        </w:numPr>
      </w:pPr>
      <w:r>
        <w:rPr>
          <w:rFonts w:hint="eastAsia"/>
        </w:rPr>
        <w:t>此时</w:t>
      </w:r>
      <w:r>
        <w:t>当前层遍历完。将</w:t>
      </w:r>
      <w:r>
        <w:t>queue2</w:t>
      </w:r>
      <w:r>
        <w:rPr>
          <w:rFonts w:hint="eastAsia"/>
        </w:rPr>
        <w:t>中</w:t>
      </w:r>
      <w:r>
        <w:t>的元素导入</w:t>
      </w:r>
      <w:r>
        <w:t>queue1.</w:t>
      </w:r>
      <w:r>
        <w:rPr>
          <w:rFonts w:hint="eastAsia"/>
        </w:rPr>
        <w:t>清空</w:t>
      </w:r>
      <w:r>
        <w:t>queue2.</w:t>
      </w:r>
    </w:p>
    <w:p w14:paraId="74B05899" w14:textId="77777777" w:rsidR="00A14694" w:rsidRDefault="00A14694" w:rsidP="00917A69">
      <w:pPr>
        <w:pStyle w:val="07415"/>
        <w:numPr>
          <w:ilvl w:val="0"/>
          <w:numId w:val="14"/>
        </w:numPr>
      </w:pPr>
      <w:r>
        <w:rPr>
          <w:rFonts w:hint="eastAsia"/>
        </w:rPr>
        <w:t>继续</w:t>
      </w:r>
      <w:r>
        <w:t>遍历下一层的</w:t>
      </w:r>
      <w:r>
        <w:rPr>
          <w:rFonts w:hint="eastAsia"/>
        </w:rPr>
        <w:t>3,4,5.</w:t>
      </w:r>
      <w:r>
        <w:rPr>
          <w:rFonts w:hint="eastAsia"/>
        </w:rPr>
        <w:t>通过</w:t>
      </w:r>
      <w:r>
        <w:t>比较发现</w:t>
      </w:r>
      <w:r>
        <w:t>node3.leftpos&gt;node1.rightpos,</w:t>
      </w:r>
      <w:r>
        <w:rPr>
          <w:rFonts w:hint="eastAsia"/>
        </w:rPr>
        <w:t>因此</w:t>
      </w:r>
      <w:r>
        <w:rPr>
          <w:rFonts w:hint="eastAsia"/>
        </w:rPr>
        <w:t>que</w:t>
      </w:r>
      <w:r>
        <w:t>0.poll().</w:t>
      </w:r>
      <w:r>
        <w:rPr>
          <w:rFonts w:hint="eastAsia"/>
        </w:rPr>
        <w:t>接着</w:t>
      </w:r>
      <w:r>
        <w:t>比较</w:t>
      </w:r>
      <w:r>
        <w:t>node2</w:t>
      </w:r>
      <w:r>
        <w:rPr>
          <w:rFonts w:hint="eastAsia"/>
        </w:rPr>
        <w:t>，</w:t>
      </w:r>
      <w:r>
        <w:t>发现</w:t>
      </w:r>
      <w:r>
        <w:t>node3.rightpos&lt;node2.rightpos&amp;&amp;node3.leftpos&gt;=node2.leftpos</w:t>
      </w:r>
      <w:r>
        <w:rPr>
          <w:rFonts w:hint="eastAsia"/>
        </w:rPr>
        <w:t>，因此</w:t>
      </w:r>
      <w:r>
        <w:rPr>
          <w:rFonts w:hint="eastAsia"/>
        </w:rPr>
        <w:t>node2.children.add(</w:t>
      </w:r>
      <w:r>
        <w:t>node3</w:t>
      </w:r>
      <w:r>
        <w:rPr>
          <w:rFonts w:hint="eastAsia"/>
        </w:rPr>
        <w:t>)</w:t>
      </w:r>
      <w:r>
        <w:t>.</w:t>
      </w:r>
      <w:r>
        <w:rPr>
          <w:rFonts w:hint="eastAsia"/>
        </w:rPr>
        <w:t>同理</w:t>
      </w:r>
      <w:r>
        <w:t>将</w:t>
      </w:r>
      <w:r>
        <w:rPr>
          <w:rFonts w:hint="eastAsia"/>
        </w:rPr>
        <w:t>4,5</w:t>
      </w:r>
      <w:r>
        <w:rPr>
          <w:rFonts w:hint="eastAsia"/>
        </w:rPr>
        <w:t>加入</w:t>
      </w:r>
      <w:r>
        <w:t>node2.</w:t>
      </w:r>
      <w:r>
        <w:rPr>
          <w:rFonts w:hint="eastAsia"/>
        </w:rPr>
        <w:t>更新</w:t>
      </w:r>
      <w:r>
        <w:t>queue1</w:t>
      </w:r>
      <w:r>
        <w:rPr>
          <w:rFonts w:hint="eastAsia"/>
        </w:rPr>
        <w:t>和</w:t>
      </w:r>
      <w:r>
        <w:t>queue2.</w:t>
      </w:r>
    </w:p>
    <w:p w14:paraId="2C43D3CE" w14:textId="77777777" w:rsidR="00A14694" w:rsidRPr="0048390F" w:rsidRDefault="00A14694" w:rsidP="00917A69">
      <w:pPr>
        <w:pStyle w:val="07415"/>
        <w:numPr>
          <w:ilvl w:val="0"/>
          <w:numId w:val="14"/>
        </w:numPr>
      </w:pPr>
      <w:r>
        <w:rPr>
          <w:rFonts w:hint="eastAsia"/>
        </w:rPr>
        <w:t>继续</w:t>
      </w:r>
      <w:r>
        <w:t>遍历</w:t>
      </w:r>
      <w:r>
        <w:t>node6</w:t>
      </w:r>
      <w:r>
        <w:rPr>
          <w:rFonts w:hint="eastAsia"/>
        </w:rPr>
        <w:t>完成</w:t>
      </w:r>
      <w:r>
        <w:t>数的</w:t>
      </w:r>
      <w:r>
        <w:rPr>
          <w:rFonts w:hint="eastAsia"/>
        </w:rPr>
        <w:t>建立</w:t>
      </w:r>
      <w:r>
        <w:t>。</w:t>
      </w:r>
    </w:p>
    <w:p w14:paraId="412140CE" w14:textId="77777777" w:rsidR="00A14694" w:rsidRPr="0064106D" w:rsidRDefault="00A14694" w:rsidP="00917A69">
      <w:pPr>
        <w:pStyle w:val="07415"/>
      </w:pPr>
      <w:r>
        <w:rPr>
          <w:rFonts w:hint="eastAsia"/>
        </w:rPr>
        <w:t>建树</w:t>
      </w:r>
      <w:r>
        <w:t>流程图如下：</w:t>
      </w:r>
    </w:p>
    <w:p w14:paraId="33BFF6CE" w14:textId="77777777" w:rsidR="004E330B" w:rsidRPr="004E330B" w:rsidRDefault="00D26033" w:rsidP="009F7A41">
      <w:pPr>
        <w:pStyle w:val="07415"/>
        <w:spacing w:line="240" w:lineRule="auto"/>
        <w:ind w:firstLine="0"/>
        <w:jc w:val="center"/>
        <w:rPr>
          <w:rFonts w:ascii="楷体_GB2312" w:eastAsia="楷体_GB2312"/>
          <w:sz w:val="21"/>
          <w:szCs w:val="21"/>
        </w:rPr>
      </w:pPr>
      <w:r>
        <w:object w:dxaOrig="12571" w:dyaOrig="11595" w14:anchorId="669CAA03">
          <v:shape id="_x0000_i1049" type="#_x0000_t75" style="width:459pt;height:423pt" o:ole="">
            <v:imagedata r:id="rId65" o:title=""/>
          </v:shape>
          <o:OLEObject Type="Embed" ProgID="Visio.Drawing.15" ShapeID="_x0000_i1049" DrawAspect="Content" ObjectID="_1571948077" r:id="rId66"/>
        </w:object>
      </w:r>
      <w:r w:rsidR="004E330B" w:rsidRPr="004E330B">
        <w:rPr>
          <w:rFonts w:ascii="楷体_GB2312" w:eastAsia="楷体_GB2312" w:hint="eastAsia"/>
          <w:sz w:val="21"/>
          <w:szCs w:val="21"/>
        </w:rPr>
        <w:t>图4</w:t>
      </w:r>
      <w:r w:rsidR="0018280B">
        <w:rPr>
          <w:rFonts w:ascii="楷体_GB2312" w:eastAsia="楷体_GB2312"/>
          <w:sz w:val="21"/>
          <w:szCs w:val="21"/>
        </w:rPr>
        <w:t>-12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复杂</w:t>
      </w:r>
      <w:r w:rsidR="004E330B" w:rsidRPr="004E330B">
        <w:rPr>
          <w:rFonts w:ascii="楷体_GB2312" w:eastAsia="楷体_GB2312"/>
          <w:sz w:val="21"/>
          <w:szCs w:val="21"/>
        </w:rPr>
        <w:t>表格</w:t>
      </w:r>
      <w:r w:rsidR="004E330B" w:rsidRPr="004E330B">
        <w:rPr>
          <w:rFonts w:ascii="楷体_GB2312" w:eastAsia="楷体_GB2312" w:hint="eastAsia"/>
          <w:sz w:val="21"/>
          <w:szCs w:val="21"/>
        </w:rPr>
        <w:t>建树</w:t>
      </w:r>
      <w:r w:rsidR="004E330B" w:rsidRPr="004E330B">
        <w:rPr>
          <w:rFonts w:ascii="楷体_GB2312" w:eastAsia="楷体_GB2312"/>
          <w:sz w:val="21"/>
          <w:szCs w:val="21"/>
        </w:rPr>
        <w:t>流程图</w:t>
      </w:r>
    </w:p>
    <w:p w14:paraId="666BF9C0" w14:textId="77777777" w:rsidR="00A14694" w:rsidRDefault="00A14694" w:rsidP="00917A69">
      <w:pPr>
        <w:pStyle w:val="07415"/>
        <w:wordWrap w:val="0"/>
      </w:pPr>
      <w:r>
        <w:rPr>
          <w:rFonts w:hint="eastAsia"/>
        </w:rPr>
        <w:t>队列</w:t>
      </w:r>
      <w:r>
        <w:t>queue1</w:t>
      </w:r>
      <w:r>
        <w:rPr>
          <w:rFonts w:hint="eastAsia"/>
        </w:rPr>
        <w:t>存放</w:t>
      </w:r>
      <w:r>
        <w:t>父亲节点，即当前层的上一层。队列</w:t>
      </w:r>
      <w:r>
        <w:t>queue2</w:t>
      </w:r>
      <w:r>
        <w:rPr>
          <w:rFonts w:hint="eastAsia"/>
        </w:rPr>
        <w:t>存放</w:t>
      </w:r>
      <w:r>
        <w:t>当前层的节点。当通过</w:t>
      </w:r>
      <w:r>
        <w:t>uppos</w:t>
      </w:r>
      <w:r>
        <w:t>的值判断节点</w:t>
      </w:r>
      <w:r>
        <w:rPr>
          <w:rFonts w:hint="eastAsia"/>
        </w:rPr>
        <w:t>的</w:t>
      </w:r>
      <w:r>
        <w:t>层数。</w:t>
      </w:r>
      <w:r>
        <w:rPr>
          <w:rFonts w:hint="eastAsia"/>
        </w:rPr>
        <w:t>每次</w:t>
      </w:r>
      <w:r>
        <w:t>到达当前层的最后一</w:t>
      </w:r>
      <w:r>
        <w:rPr>
          <w:rFonts w:hint="eastAsia"/>
        </w:rPr>
        <w:t>个</w:t>
      </w:r>
      <w:r>
        <w:t>节点则</w:t>
      </w:r>
      <w:r>
        <w:rPr>
          <w:rFonts w:hint="eastAsia"/>
        </w:rPr>
        <w:t>更新</w:t>
      </w:r>
      <w:r>
        <w:t>queue1</w:t>
      </w:r>
      <w:r>
        <w:rPr>
          <w:rFonts w:hint="eastAsia"/>
        </w:rPr>
        <w:t>的</w:t>
      </w:r>
      <w:r>
        <w:t>内容，同时清空</w:t>
      </w:r>
      <w:r>
        <w:rPr>
          <w:rFonts w:hint="eastAsia"/>
        </w:rPr>
        <w:t>queue</w:t>
      </w:r>
      <w:r>
        <w:t>2</w:t>
      </w:r>
      <w:r>
        <w:rPr>
          <w:rFonts w:hint="eastAsia"/>
        </w:rPr>
        <w:t>的</w:t>
      </w:r>
      <w:r>
        <w:t>值。在</w:t>
      </w:r>
      <w:r>
        <w:rPr>
          <w:rFonts w:hint="eastAsia"/>
        </w:rPr>
        <w:t>同一层</w:t>
      </w:r>
      <w:r>
        <w:t>，通过判断</w:t>
      </w:r>
      <w:r>
        <w:t>fanodde.leftpos,fanode.rightpos,node.leftpos,node.rightpos</w:t>
      </w:r>
      <w:r>
        <w:rPr>
          <w:rFonts w:hint="eastAsia"/>
        </w:rPr>
        <w:t>的</w:t>
      </w:r>
      <w:r>
        <w:t>位置关系判断</w:t>
      </w:r>
      <w:r>
        <w:rPr>
          <w:rFonts w:hint="eastAsia"/>
        </w:rPr>
        <w:t>当前</w:t>
      </w:r>
      <w:r>
        <w:t>节点</w:t>
      </w:r>
      <w:r>
        <w:rPr>
          <w:rFonts w:hint="eastAsia"/>
        </w:rPr>
        <w:t>的</w:t>
      </w:r>
      <w:r>
        <w:t>父亲节点，并</w:t>
      </w:r>
      <w:r>
        <w:rPr>
          <w:rFonts w:hint="eastAsia"/>
        </w:rPr>
        <w:t>将其</w:t>
      </w:r>
      <w:r>
        <w:t>加入到相应父亲节点的子节点中。</w:t>
      </w:r>
      <w:r>
        <w:rPr>
          <w:rFonts w:hint="eastAsia"/>
        </w:rPr>
        <w:t>本</w:t>
      </w:r>
      <w:r>
        <w:t>算法默认</w:t>
      </w:r>
      <w:r>
        <w:rPr>
          <w:rFonts w:hint="eastAsia"/>
        </w:rPr>
        <w:t>只处理</w:t>
      </w:r>
      <w:r>
        <w:t>树形结构的表格，如果出现</w:t>
      </w:r>
      <w:r>
        <w:rPr>
          <w:rFonts w:hint="eastAsia"/>
        </w:rPr>
        <w:t>图形</w:t>
      </w:r>
      <w:r>
        <w:t>结构，则会自动结束并</w:t>
      </w:r>
      <w:r>
        <w:rPr>
          <w:rFonts w:hint="eastAsia"/>
        </w:rPr>
        <w:t>抛出</w:t>
      </w:r>
      <w:r>
        <w:t>错误异常。</w:t>
      </w:r>
    </w:p>
    <w:p w14:paraId="57592E70" w14:textId="77777777" w:rsidR="00027673" w:rsidRDefault="00A14694" w:rsidP="00917A69">
      <w:pPr>
        <w:pStyle w:val="07415"/>
        <w:wordWrap w:val="0"/>
      </w:pPr>
      <w:r>
        <w:rPr>
          <w:rFonts w:hint="eastAsia"/>
        </w:rPr>
        <w:t>从</w:t>
      </w:r>
      <w:r>
        <w:t>树结构转换成简单表结构则通过树的深度遍历实现，</w:t>
      </w:r>
      <w:r w:rsidR="00027673">
        <w:rPr>
          <w:rFonts w:hint="eastAsia"/>
        </w:rPr>
        <w:t>即</w:t>
      </w:r>
      <w:r w:rsidR="00027673">
        <w:t>从根节点开始向下搜索，</w:t>
      </w:r>
      <w:r w:rsidR="00027673">
        <w:rPr>
          <w:rFonts w:hint="eastAsia"/>
        </w:rPr>
        <w:t>直到</w:t>
      </w:r>
      <w:r w:rsidR="00027673">
        <w:t>叶子节点。</w:t>
      </w:r>
      <w:r w:rsidR="00027673">
        <w:rPr>
          <w:rFonts w:hint="eastAsia"/>
        </w:rPr>
        <w:t>采用</w:t>
      </w:r>
      <w:r w:rsidR="00027673">
        <w:t>递归的方法不</w:t>
      </w:r>
      <w:r w:rsidR="00027673">
        <w:rPr>
          <w:rFonts w:hint="eastAsia"/>
        </w:rPr>
        <w:t>断</w:t>
      </w:r>
      <w:r w:rsidR="00027673">
        <w:t>的遍历</w:t>
      </w:r>
      <w:r w:rsidR="00027673">
        <w:rPr>
          <w:rFonts w:hint="eastAsia"/>
        </w:rPr>
        <w:t>孩子</w:t>
      </w:r>
      <w:r w:rsidR="00027673">
        <w:t>节点，当</w:t>
      </w:r>
      <w:r w:rsidR="00027673">
        <w:rPr>
          <w:rFonts w:hint="eastAsia"/>
        </w:rPr>
        <w:t>到达</w:t>
      </w:r>
      <w:r w:rsidR="00027673">
        <w:t>叶子节点后，再回退选择新的未</w:t>
      </w:r>
      <w:r w:rsidR="00027673">
        <w:rPr>
          <w:rFonts w:hint="eastAsia"/>
        </w:rPr>
        <w:t>遍历</w:t>
      </w:r>
      <w:r w:rsidR="00027673">
        <w:t>的节点进行遍历。</w:t>
      </w:r>
      <w:r w:rsidR="00027673">
        <w:rPr>
          <w:rFonts w:hint="eastAsia"/>
        </w:rPr>
        <w:t>深搜算法图形</w:t>
      </w:r>
      <w:r w:rsidR="00027673">
        <w:t>描述如下图所示</w:t>
      </w:r>
      <w:r w:rsidR="00C4046B">
        <w:rPr>
          <w:rFonts w:hint="eastAsia"/>
        </w:rPr>
        <w:t>，</w:t>
      </w:r>
      <w:r w:rsidR="00C4046B">
        <w:t>图中包含</w:t>
      </w:r>
      <w:r w:rsidR="00C4046B">
        <w:rPr>
          <w:rFonts w:hint="eastAsia"/>
        </w:rPr>
        <w:t>四条</w:t>
      </w:r>
      <w:r w:rsidR="00C4046B">
        <w:t>路径</w:t>
      </w:r>
      <w:r w:rsidR="00C4046B">
        <w:rPr>
          <w:rFonts w:hint="eastAsia"/>
        </w:rPr>
        <w:t>，分别</w:t>
      </w:r>
      <w:r w:rsidR="00C4046B">
        <w:t>用不同</w:t>
      </w:r>
      <w:r w:rsidR="00C4046B">
        <w:rPr>
          <w:rFonts w:hint="eastAsia"/>
        </w:rPr>
        <w:t>的</w:t>
      </w:r>
      <w:r w:rsidR="00C4046B">
        <w:t>颜色</w:t>
      </w:r>
      <w:r w:rsidR="00C4046B">
        <w:rPr>
          <w:rFonts w:hint="eastAsia"/>
        </w:rPr>
        <w:t>标识</w:t>
      </w:r>
      <w:r w:rsidR="00C4046B">
        <w:t>。</w:t>
      </w:r>
    </w:p>
    <w:p w14:paraId="135769EA" w14:textId="77777777" w:rsidR="00027673" w:rsidRDefault="002133E6" w:rsidP="00C4046B">
      <w:pPr>
        <w:pStyle w:val="07415"/>
        <w:spacing w:line="240" w:lineRule="auto"/>
        <w:ind w:firstLine="0"/>
        <w:jc w:val="center"/>
      </w:pPr>
      <w:r>
        <w:rPr>
          <w:noProof/>
        </w:rPr>
        <w:drawing>
          <wp:inline distT="0" distB="0" distL="0" distR="0" wp14:anchorId="233320EA" wp14:editId="7B827317">
            <wp:extent cx="2692160" cy="2891240"/>
            <wp:effectExtent l="19050" t="19050" r="13335" b="234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00944" cy="2900674"/>
                    </a:xfrm>
                    <a:prstGeom prst="rect">
                      <a:avLst/>
                    </a:prstGeom>
                    <a:noFill/>
                    <a:ln>
                      <a:solidFill>
                        <a:schemeClr val="tx1"/>
                      </a:solidFill>
                    </a:ln>
                  </pic:spPr>
                </pic:pic>
              </a:graphicData>
            </a:graphic>
          </wp:inline>
        </w:drawing>
      </w:r>
    </w:p>
    <w:p w14:paraId="1B86E6B7" w14:textId="77777777" w:rsidR="00C4046B" w:rsidRPr="00C4046B" w:rsidRDefault="00C4046B" w:rsidP="00C4046B">
      <w:pPr>
        <w:spacing w:line="360" w:lineRule="auto"/>
        <w:jc w:val="center"/>
        <w:rPr>
          <w:rFonts w:ascii="楷体_GB2312" w:eastAsia="楷体_GB2312"/>
          <w:sz w:val="21"/>
          <w:szCs w:val="21"/>
        </w:rPr>
      </w:pPr>
      <w:r w:rsidRPr="00C4046B">
        <w:rPr>
          <w:rFonts w:ascii="楷体_GB2312" w:eastAsia="楷体_GB2312" w:hint="eastAsia"/>
          <w:sz w:val="21"/>
          <w:szCs w:val="21"/>
        </w:rPr>
        <w:t>图4</w:t>
      </w:r>
      <w:r w:rsidRPr="00C4046B">
        <w:rPr>
          <w:rFonts w:ascii="楷体_GB2312" w:eastAsia="楷体_GB2312"/>
          <w:sz w:val="21"/>
          <w:szCs w:val="21"/>
        </w:rPr>
        <w:t xml:space="preserve">-13 </w:t>
      </w:r>
      <w:r w:rsidRPr="00C4046B">
        <w:rPr>
          <w:rFonts w:ascii="楷体_GB2312" w:eastAsia="楷体_GB2312" w:hint="eastAsia"/>
          <w:sz w:val="21"/>
          <w:szCs w:val="21"/>
        </w:rPr>
        <w:t>复杂</w:t>
      </w:r>
      <w:r w:rsidRPr="00C4046B">
        <w:rPr>
          <w:rFonts w:ascii="楷体_GB2312" w:eastAsia="楷体_GB2312"/>
          <w:sz w:val="21"/>
          <w:szCs w:val="21"/>
        </w:rPr>
        <w:t>表格深度搜索示意图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8"/>
      </w:tblGrid>
      <w:tr w:rsidR="00A14694" w14:paraId="7ECD7A4A" w14:textId="77777777" w:rsidTr="00917A69">
        <w:tc>
          <w:tcPr>
            <w:tcW w:w="8778" w:type="dxa"/>
            <w:shd w:val="clear" w:color="auto" w:fill="auto"/>
          </w:tcPr>
          <w:p w14:paraId="214DB082" w14:textId="77777777" w:rsidR="00917A69" w:rsidRDefault="00917A69" w:rsidP="00917A69">
            <w:pPr>
              <w:pStyle w:val="07415"/>
              <w:ind w:firstLine="0"/>
            </w:pPr>
            <w:r>
              <w:rPr>
                <w:rFonts w:hint="eastAsia"/>
              </w:rPr>
              <w:t>函数名称</w:t>
            </w:r>
            <w:r>
              <w:t>：</w:t>
            </w:r>
            <w:r>
              <w:t>DFS</w:t>
            </w:r>
          </w:p>
          <w:p w14:paraId="3C791D47" w14:textId="77777777" w:rsidR="00917A69" w:rsidRDefault="00917A69" w:rsidP="00917A69">
            <w:pPr>
              <w:pStyle w:val="07415"/>
              <w:ind w:firstLine="0"/>
            </w:pPr>
            <w:r>
              <w:rPr>
                <w:rFonts w:hint="eastAsia"/>
              </w:rPr>
              <w:t>作用：</w:t>
            </w:r>
            <w:r>
              <w:t>深度搜索表格树</w:t>
            </w:r>
          </w:p>
          <w:p w14:paraId="0D651386" w14:textId="77777777" w:rsidR="00917A69" w:rsidRDefault="00917A69" w:rsidP="00917A69">
            <w:pPr>
              <w:pStyle w:val="07415"/>
              <w:ind w:firstLine="0"/>
            </w:pPr>
            <w:r>
              <w:rPr>
                <w:rFonts w:hint="eastAsia"/>
              </w:rPr>
              <w:t>输入</w:t>
            </w:r>
            <w:r>
              <w:t>量：</w:t>
            </w:r>
          </w:p>
          <w:p w14:paraId="79AAB047" w14:textId="77777777" w:rsidR="00917A69" w:rsidRDefault="00917A69" w:rsidP="00917A69">
            <w:pPr>
              <w:pStyle w:val="07415"/>
              <w:ind w:firstLine="0"/>
            </w:pPr>
            <w:r>
              <w:tab/>
              <w:t>node</w:t>
            </w:r>
            <w:r>
              <w:t>：</w:t>
            </w:r>
            <w:r>
              <w:rPr>
                <w:rFonts w:hint="eastAsia"/>
              </w:rPr>
              <w:t>保存</w:t>
            </w:r>
            <w:r>
              <w:t>树的</w:t>
            </w:r>
            <w:r>
              <w:rPr>
                <w:rFonts w:hint="eastAsia"/>
              </w:rPr>
              <w:t>根</w:t>
            </w:r>
            <w:r>
              <w:t>节点</w:t>
            </w:r>
          </w:p>
          <w:p w14:paraId="24398144" w14:textId="77777777" w:rsidR="00917A69" w:rsidRDefault="00917A69" w:rsidP="00917A69">
            <w:pPr>
              <w:pStyle w:val="07415"/>
            </w:pPr>
            <w:r>
              <w:t>res</w:t>
            </w:r>
            <w:r>
              <w:t>：保存最终</w:t>
            </w:r>
            <w:r>
              <w:rPr>
                <w:rFonts w:hint="eastAsia"/>
              </w:rPr>
              <w:t>所有</w:t>
            </w:r>
            <w:r>
              <w:t>路径的全部文字内容</w:t>
            </w:r>
            <w:r>
              <w:rPr>
                <w:rFonts w:hint="eastAsia"/>
              </w:rPr>
              <w:t>结果</w:t>
            </w:r>
          </w:p>
          <w:p w14:paraId="4D20CFB7" w14:textId="77777777" w:rsidR="00A14694" w:rsidRDefault="00917A69" w:rsidP="00917A69">
            <w:pPr>
              <w:pStyle w:val="07415"/>
              <w:ind w:firstLine="0"/>
            </w:pPr>
            <w:r>
              <w:t>sub</w:t>
            </w:r>
            <w:r>
              <w:t>：</w:t>
            </w:r>
            <w:r>
              <w:rPr>
                <w:rFonts w:hint="eastAsia"/>
              </w:rPr>
              <w:t>保存</w:t>
            </w:r>
            <w:r>
              <w:t>当前路径的全部节点</w:t>
            </w:r>
            <w:r>
              <w:rPr>
                <w:rFonts w:hint="eastAsia"/>
              </w:rPr>
              <w:t>文字内容</w:t>
            </w:r>
          </w:p>
        </w:tc>
      </w:tr>
      <w:tr w:rsidR="00917A69" w14:paraId="51DF0A54" w14:textId="77777777" w:rsidTr="00917A69">
        <w:tc>
          <w:tcPr>
            <w:tcW w:w="8778" w:type="dxa"/>
            <w:shd w:val="clear" w:color="auto" w:fill="auto"/>
          </w:tcPr>
          <w:p w14:paraId="2BD96EC8" w14:textId="77777777" w:rsidR="00917A69" w:rsidRDefault="00917A69" w:rsidP="00917A69">
            <w:pPr>
              <w:pStyle w:val="07415"/>
              <w:ind w:firstLine="0"/>
            </w:pPr>
            <w:r>
              <w:t>1    P</w:t>
            </w:r>
            <w:r>
              <w:rPr>
                <w:rFonts w:hint="eastAsia"/>
              </w:rPr>
              <w:t xml:space="preserve">ublic </w:t>
            </w:r>
            <w:r>
              <w:t>void DFS(TreeNode node,ArrayList&lt;ArrayList&lt;String&gt;&gt; res,ArrayList&lt;String&gt; sub){</w:t>
            </w:r>
          </w:p>
          <w:p w14:paraId="4F7BB8E9" w14:textId="77777777" w:rsidR="00917A69" w:rsidRDefault="00917A69" w:rsidP="00917A69">
            <w:pPr>
              <w:pStyle w:val="07415"/>
              <w:ind w:firstLine="0"/>
            </w:pPr>
            <w:r>
              <w:t>2    if(node.children==null)</w:t>
            </w:r>
          </w:p>
          <w:p w14:paraId="58719CB5" w14:textId="77777777" w:rsidR="00917A69" w:rsidRDefault="00917A69" w:rsidP="00917A69">
            <w:pPr>
              <w:pStyle w:val="07415"/>
              <w:ind w:firstLine="0"/>
            </w:pPr>
            <w:r>
              <w:t>3        return;</w:t>
            </w:r>
          </w:p>
          <w:p w14:paraId="1995B255" w14:textId="77777777" w:rsidR="00917A69" w:rsidRDefault="00917A69" w:rsidP="00917A69">
            <w:pPr>
              <w:pStyle w:val="07415"/>
              <w:ind w:firstLine="0"/>
            </w:pPr>
            <w:r>
              <w:t>4    if(node.children.isEmpty()){</w:t>
            </w:r>
          </w:p>
          <w:p w14:paraId="1EE733E8" w14:textId="77777777" w:rsidR="00917A69" w:rsidRDefault="00917A69" w:rsidP="00917A69">
            <w:pPr>
              <w:pStyle w:val="07415"/>
              <w:ind w:firstLine="0"/>
            </w:pPr>
            <w:r>
              <w:lastRenderedPageBreak/>
              <w:t xml:space="preserve">5    </w:t>
            </w:r>
            <w:r>
              <w:rPr>
                <w:rFonts w:hint="eastAsia"/>
              </w:rPr>
              <w:t xml:space="preserve">    ArrayList&lt;</w:t>
            </w:r>
            <w:r>
              <w:t>String</w:t>
            </w:r>
            <w:r>
              <w:rPr>
                <w:rFonts w:hint="eastAsia"/>
              </w:rPr>
              <w:t>&gt;</w:t>
            </w:r>
            <w:r>
              <w:t xml:space="preserve"> copy=(ArrayList&lt;String&gt;)sub.clone();</w:t>
            </w:r>
          </w:p>
          <w:p w14:paraId="26BF1AA2" w14:textId="77777777" w:rsidR="00917A69" w:rsidRDefault="00917A69" w:rsidP="00917A69">
            <w:pPr>
              <w:pStyle w:val="07415"/>
              <w:ind w:firstLine="0"/>
            </w:pPr>
            <w:r>
              <w:t>6        res.add(copy);</w:t>
            </w:r>
          </w:p>
          <w:p w14:paraId="0C6D7A0B" w14:textId="77777777" w:rsidR="00917A69" w:rsidRDefault="00917A69" w:rsidP="00917A69">
            <w:pPr>
              <w:pStyle w:val="07415"/>
              <w:ind w:firstLine="0"/>
            </w:pPr>
            <w:r>
              <w:t>7        return;</w:t>
            </w:r>
          </w:p>
          <w:p w14:paraId="5EEFAC85" w14:textId="77777777" w:rsidR="00917A69" w:rsidRDefault="00917A69" w:rsidP="00917A69">
            <w:pPr>
              <w:pStyle w:val="07415"/>
              <w:ind w:firstLine="0"/>
            </w:pPr>
            <w:r>
              <w:t>8    }</w:t>
            </w:r>
          </w:p>
          <w:p w14:paraId="2BBA50D2" w14:textId="77777777" w:rsidR="00917A69" w:rsidRDefault="00917A69" w:rsidP="00917A69">
            <w:pPr>
              <w:pStyle w:val="07415"/>
              <w:ind w:firstLine="0"/>
            </w:pPr>
            <w:r>
              <w:t>9    for(int i=0;i&lt;node.children.size();i++){</w:t>
            </w:r>
          </w:p>
          <w:p w14:paraId="25BB4E59" w14:textId="77777777" w:rsidR="00917A69" w:rsidRDefault="00917A69" w:rsidP="00917A69">
            <w:pPr>
              <w:pStyle w:val="07415"/>
              <w:ind w:firstLine="0"/>
            </w:pPr>
            <w:r>
              <w:t xml:space="preserve">10    </w:t>
            </w:r>
            <w:r>
              <w:rPr>
                <w:rFonts w:hint="eastAsia"/>
              </w:rPr>
              <w:t xml:space="preserve">    </w:t>
            </w:r>
            <w:r>
              <w:t>sub.add(node.children.get(i).cellinfo.value);</w:t>
            </w:r>
          </w:p>
          <w:p w14:paraId="1DB97FCE" w14:textId="77777777" w:rsidR="00917A69" w:rsidRDefault="00917A69" w:rsidP="00917A69">
            <w:pPr>
              <w:pStyle w:val="07415"/>
              <w:ind w:firstLine="0"/>
            </w:pPr>
            <w:r>
              <w:t>11        DFS(node.children.get(i),res,sub);</w:t>
            </w:r>
          </w:p>
          <w:p w14:paraId="7068C2A5" w14:textId="77777777" w:rsidR="00917A69" w:rsidRDefault="00917A69" w:rsidP="00917A69">
            <w:pPr>
              <w:pStyle w:val="07415"/>
              <w:ind w:firstLine="0"/>
            </w:pPr>
            <w:r>
              <w:t>12        sub.remove(sub.size()-1);</w:t>
            </w:r>
          </w:p>
          <w:p w14:paraId="7E0038B6" w14:textId="77777777" w:rsidR="00917A69" w:rsidRPr="001750AB" w:rsidRDefault="00917A69" w:rsidP="00917A69">
            <w:pPr>
              <w:pStyle w:val="07415"/>
              <w:ind w:firstLine="0"/>
            </w:pPr>
            <w:r>
              <w:t>13   }</w:t>
            </w:r>
          </w:p>
          <w:p w14:paraId="698C9939" w14:textId="77777777" w:rsidR="00917A69" w:rsidRDefault="00917A69" w:rsidP="00917A69">
            <w:pPr>
              <w:pStyle w:val="07415"/>
              <w:ind w:firstLine="0"/>
            </w:pPr>
            <w:r>
              <w:t>14}</w:t>
            </w:r>
          </w:p>
        </w:tc>
      </w:tr>
    </w:tbl>
    <w:p w14:paraId="749C248F" w14:textId="77777777" w:rsidR="00A14694" w:rsidRDefault="00A14694" w:rsidP="00917A69">
      <w:pPr>
        <w:pStyle w:val="07415"/>
      </w:pPr>
      <w:r>
        <w:rPr>
          <w:rFonts w:hint="eastAsia"/>
        </w:rPr>
        <w:lastRenderedPageBreak/>
        <w:t>深度</w:t>
      </w:r>
      <w:r>
        <w:t>遍历</w:t>
      </w:r>
      <w:r>
        <w:t>TreeNode</w:t>
      </w:r>
      <w:r>
        <w:rPr>
          <w:rFonts w:hint="eastAsia"/>
        </w:rPr>
        <w:t>的所有</w:t>
      </w:r>
      <w:r>
        <w:t>节点。</w:t>
      </w:r>
      <w:r>
        <w:rPr>
          <w:rFonts w:hint="eastAsia"/>
        </w:rPr>
        <w:t>深度</w:t>
      </w:r>
      <w:r>
        <w:t>遍历过程中只</w:t>
      </w:r>
      <w:r>
        <w:rPr>
          <w:rFonts w:hint="eastAsia"/>
        </w:rPr>
        <w:t>存储树节点</w:t>
      </w:r>
      <w:r>
        <w:t>中的</w:t>
      </w:r>
      <w:r>
        <w:rPr>
          <w:rFonts w:hint="eastAsia"/>
        </w:rPr>
        <w:t>文字</w:t>
      </w:r>
      <w:r>
        <w:t>信息，即</w:t>
      </w:r>
      <w:r>
        <w:t>cellinfo.value</w:t>
      </w:r>
      <w:r>
        <w:rPr>
          <w:rFonts w:hint="eastAsia"/>
        </w:rPr>
        <w:t>，</w:t>
      </w:r>
      <w:r>
        <w:t>将位置</w:t>
      </w:r>
      <w:r>
        <w:rPr>
          <w:rFonts w:hint="eastAsia"/>
        </w:rPr>
        <w:t>信息</w:t>
      </w:r>
      <w:r>
        <w:t>等忽略。</w:t>
      </w:r>
      <w:r>
        <w:rPr>
          <w:rFonts w:hint="eastAsia"/>
        </w:rPr>
        <w:t>最后</w:t>
      </w:r>
      <w:r>
        <w:t>res</w:t>
      </w:r>
      <w:r>
        <w:rPr>
          <w:rFonts w:hint="eastAsia"/>
        </w:rPr>
        <w:t>.size</w:t>
      </w:r>
      <w:r>
        <w:t>()</w:t>
      </w:r>
      <w:r>
        <w:rPr>
          <w:rFonts w:hint="eastAsia"/>
        </w:rPr>
        <w:t>则</w:t>
      </w:r>
      <w:r>
        <w:t>是简化后表格的列数</w:t>
      </w:r>
      <w:r>
        <w:rPr>
          <w:rFonts w:hint="eastAsia"/>
        </w:rPr>
        <w:t>，同时</w:t>
      </w:r>
      <w:r>
        <w:t>每个单元格中存储了不同行的文字信息。</w:t>
      </w:r>
    </w:p>
    <w:p w14:paraId="25337F4E" w14:textId="77777777" w:rsidR="00CD5BF2" w:rsidRDefault="00F6585E" w:rsidP="00F6585E">
      <w:pPr>
        <w:pStyle w:val="3"/>
      </w:pPr>
      <w:bookmarkStart w:id="211" w:name="_Toc406841179"/>
      <w:r>
        <w:rPr>
          <w:rFonts w:hint="eastAsia"/>
        </w:rPr>
        <w:t>表格</w:t>
      </w:r>
      <w:r>
        <w:t>结构类型</w:t>
      </w:r>
      <w:bookmarkEnd w:id="211"/>
    </w:p>
    <w:p w14:paraId="43A7A8D4" w14:textId="77777777" w:rsidR="00214804" w:rsidRDefault="00BF7C9E" w:rsidP="00917A69">
      <w:pPr>
        <w:pStyle w:val="07415"/>
      </w:pPr>
      <w:r>
        <w:rPr>
          <w:rFonts w:hint="eastAsia"/>
        </w:rPr>
        <w:t>在本</w:t>
      </w:r>
      <w:r>
        <w:t>文的第三章已经介绍了表格的九种结构，</w:t>
      </w:r>
      <w:r>
        <w:rPr>
          <w:rFonts w:hint="eastAsia"/>
        </w:rPr>
        <w:t>其中</w:t>
      </w:r>
      <w:r>
        <w:t>涉及到较为复杂的</w:t>
      </w:r>
      <w:r>
        <w:rPr>
          <w:rFonts w:hint="eastAsia"/>
        </w:rPr>
        <w:t>嵌套</w:t>
      </w:r>
      <w:r>
        <w:t>结构。</w:t>
      </w:r>
      <w:r>
        <w:rPr>
          <w:rFonts w:hint="eastAsia"/>
        </w:rPr>
        <w:t>考虑</w:t>
      </w:r>
      <w:r>
        <w:t>到大部分表格都属于非嵌套结构，同时为了简化识别模型，本系统</w:t>
      </w:r>
      <w:r>
        <w:rPr>
          <w:rFonts w:hint="eastAsia"/>
        </w:rPr>
        <w:t>着重</w:t>
      </w:r>
      <w:r>
        <w:t>处理</w:t>
      </w:r>
      <w:r>
        <w:rPr>
          <w:rFonts w:hint="eastAsia"/>
        </w:rPr>
        <w:t>以下三种</w:t>
      </w:r>
      <w:r>
        <w:t>类型的表格结构。</w:t>
      </w:r>
    </w:p>
    <w:p w14:paraId="1204B086" w14:textId="77777777" w:rsidR="00BF7C9E" w:rsidRDefault="00BF7C9E" w:rsidP="00BF7C9E">
      <w:pPr>
        <w:pStyle w:val="07415"/>
        <w:spacing w:line="240" w:lineRule="auto"/>
        <w:ind w:firstLine="0"/>
        <w:jc w:val="center"/>
      </w:pPr>
      <w:r>
        <w:object w:dxaOrig="11491" w:dyaOrig="3180" w14:anchorId="56864180">
          <v:shape id="_x0000_i1050" type="#_x0000_t75" style="width:439.2pt;height:120.6pt" o:ole="">
            <v:imagedata r:id="rId68" o:title=""/>
          </v:shape>
          <o:OLEObject Type="Embed" ProgID="Visio.Drawing.15" ShapeID="_x0000_i1050" DrawAspect="Content" ObjectID="_1571948078" r:id="rId69"/>
        </w:object>
      </w:r>
    </w:p>
    <w:p w14:paraId="58F4C08C" w14:textId="77777777" w:rsidR="004D6D2F" w:rsidRPr="004D6D2F" w:rsidRDefault="004D6D2F" w:rsidP="004D6D2F">
      <w:pPr>
        <w:spacing w:line="360" w:lineRule="auto"/>
        <w:jc w:val="center"/>
        <w:rPr>
          <w:rFonts w:ascii="楷体_GB2312" w:eastAsia="楷体_GB2312"/>
          <w:sz w:val="21"/>
          <w:szCs w:val="21"/>
        </w:rPr>
      </w:pPr>
      <w:r>
        <w:rPr>
          <w:rFonts w:ascii="楷体_GB2312" w:eastAsia="楷体_GB2312" w:hint="eastAsia"/>
          <w:sz w:val="21"/>
          <w:szCs w:val="21"/>
        </w:rPr>
        <w:t>图4</w:t>
      </w:r>
      <w:r w:rsidR="0018280B">
        <w:rPr>
          <w:rFonts w:ascii="楷体_GB2312" w:eastAsia="楷体_GB2312"/>
          <w:sz w:val="21"/>
          <w:szCs w:val="21"/>
        </w:rPr>
        <w:t>-13</w:t>
      </w:r>
      <w:r>
        <w:rPr>
          <w:rFonts w:ascii="楷体_GB2312" w:eastAsia="楷体_GB2312"/>
          <w:sz w:val="21"/>
          <w:szCs w:val="21"/>
        </w:rPr>
        <w:t xml:space="preserve"> </w:t>
      </w:r>
      <w:r w:rsidRPr="004D6D2F">
        <w:rPr>
          <w:rFonts w:ascii="楷体_GB2312" w:eastAsia="楷体_GB2312" w:hint="eastAsia"/>
          <w:sz w:val="21"/>
          <w:szCs w:val="21"/>
        </w:rPr>
        <w:t>三张典型</w:t>
      </w:r>
      <w:r w:rsidRPr="004D6D2F">
        <w:rPr>
          <w:rFonts w:ascii="楷体_GB2312" w:eastAsia="楷体_GB2312"/>
          <w:sz w:val="21"/>
          <w:szCs w:val="21"/>
        </w:rPr>
        <w:t>的</w:t>
      </w:r>
      <w:r w:rsidRPr="004D6D2F">
        <w:rPr>
          <w:rFonts w:ascii="楷体_GB2312" w:eastAsia="楷体_GB2312" w:hint="eastAsia"/>
          <w:sz w:val="21"/>
          <w:szCs w:val="21"/>
        </w:rPr>
        <w:t>表格</w:t>
      </w:r>
      <w:r w:rsidRPr="004D6D2F">
        <w:rPr>
          <w:rFonts w:ascii="楷体_GB2312" w:eastAsia="楷体_GB2312"/>
          <w:sz w:val="21"/>
          <w:szCs w:val="21"/>
        </w:rPr>
        <w:t>结构</w:t>
      </w:r>
    </w:p>
    <w:p w14:paraId="408B99B8" w14:textId="59B439E6" w:rsidR="00BF7C9E" w:rsidRPr="00214804" w:rsidRDefault="009032AD" w:rsidP="00917A69">
      <w:pPr>
        <w:pStyle w:val="07415"/>
      </w:pPr>
      <w:r>
        <w:rPr>
          <w:rFonts w:hint="eastAsia"/>
        </w:rPr>
        <w:t>对于</w:t>
      </w:r>
      <w:r>
        <w:t>a</w:t>
      </w:r>
      <w:r>
        <w:t>类横向展开型表格，所有的属性都几种在表格的第一行。</w:t>
      </w:r>
      <w:r>
        <w:rPr>
          <w:rFonts w:hint="eastAsia"/>
        </w:rPr>
        <w:t>而</w:t>
      </w:r>
      <w:r>
        <w:t>b</w:t>
      </w:r>
      <w:r>
        <w:t>类</w:t>
      </w:r>
      <w:r>
        <w:rPr>
          <w:rFonts w:hint="eastAsia"/>
        </w:rPr>
        <w:t>纵向</w:t>
      </w:r>
      <w:r>
        <w:t>展开型表格属性</w:t>
      </w:r>
      <w:r>
        <w:rPr>
          <w:rFonts w:hint="eastAsia"/>
        </w:rPr>
        <w:t>则</w:t>
      </w:r>
      <w:r>
        <w:t>几种在</w:t>
      </w:r>
      <w:r>
        <w:rPr>
          <w:rFonts w:hint="eastAsia"/>
        </w:rPr>
        <w:t>第一列。</w:t>
      </w:r>
      <w:r>
        <w:t>c</w:t>
      </w:r>
      <w:r>
        <w:rPr>
          <w:rFonts w:hint="eastAsia"/>
        </w:rPr>
        <w:t>类混合</w:t>
      </w:r>
      <w:r>
        <w:t>展开</w:t>
      </w:r>
      <w:r>
        <w:rPr>
          <w:rFonts w:hint="eastAsia"/>
        </w:rPr>
        <w:t>型</w:t>
      </w:r>
      <w:r>
        <w:t>表格最为常见，其第一行和第一列均表示属性，</w:t>
      </w:r>
      <w:r>
        <w:rPr>
          <w:rFonts w:hint="eastAsia"/>
        </w:rPr>
        <w:t>而</w:t>
      </w:r>
      <w:r>
        <w:rPr>
          <w:rFonts w:hint="eastAsia"/>
        </w:rPr>
        <w:t>(</w:t>
      </w:r>
      <w:r>
        <w:t>0,0</w:t>
      </w:r>
      <w:r>
        <w:rPr>
          <w:rFonts w:hint="eastAsia"/>
        </w:rPr>
        <w:t>)</w:t>
      </w:r>
      <w:r>
        <w:rPr>
          <w:rFonts w:hint="eastAsia"/>
        </w:rPr>
        <w:t>单元格</w:t>
      </w:r>
      <w:r>
        <w:t>内容</w:t>
      </w:r>
      <w:r w:rsidR="001D0267">
        <w:rPr>
          <w:rFonts w:hint="eastAsia"/>
        </w:rPr>
        <w:t>往往</w:t>
      </w:r>
      <w:r>
        <w:t>为空。</w:t>
      </w:r>
      <w:r>
        <w:rPr>
          <w:rFonts w:hint="eastAsia"/>
        </w:rPr>
        <w:t>下面</w:t>
      </w:r>
      <w:r>
        <w:t>将着重讲解本系统对以上三类表格</w:t>
      </w:r>
      <w:r>
        <w:rPr>
          <w:rFonts w:hint="eastAsia"/>
        </w:rPr>
        <w:t>识别</w:t>
      </w:r>
      <w:r>
        <w:t>方法。</w:t>
      </w:r>
    </w:p>
    <w:p w14:paraId="46950009" w14:textId="77777777" w:rsidR="00F6585E" w:rsidRDefault="00F6585E" w:rsidP="00F6585E">
      <w:pPr>
        <w:pStyle w:val="3"/>
      </w:pPr>
      <w:bookmarkStart w:id="212" w:name="_Toc406841180"/>
      <w:r>
        <w:rPr>
          <w:rFonts w:hint="eastAsia"/>
        </w:rPr>
        <w:t>表格展开</w:t>
      </w:r>
      <w:r>
        <w:t>方向识别</w:t>
      </w:r>
      <w:bookmarkEnd w:id="212"/>
    </w:p>
    <w:p w14:paraId="5D2F2B17" w14:textId="77777777" w:rsidR="00EA57A4" w:rsidRDefault="00EA57A4" w:rsidP="00917A69">
      <w:pPr>
        <w:pStyle w:val="07415"/>
      </w:pPr>
      <w:r>
        <w:rPr>
          <w:rFonts w:hint="eastAsia"/>
        </w:rPr>
        <w:t>为</w:t>
      </w:r>
      <w:r>
        <w:t>了识别表格的展开特征，本系统</w:t>
      </w:r>
      <w:r w:rsidR="00EB6756">
        <w:rPr>
          <w:rFonts w:hint="eastAsia"/>
        </w:rPr>
        <w:t>首先考虑</w:t>
      </w:r>
      <w:r w:rsidR="00EB6756">
        <w:t>表格的物理特征，如</w:t>
      </w:r>
      <w:r w:rsidR="00EB6756">
        <w:rPr>
          <w:rFonts w:hint="eastAsia"/>
        </w:rPr>
        <w:t>表</w:t>
      </w:r>
      <w:r w:rsidR="00EB6756">
        <w:t>所示，这也是表格最基本也是最重要的特征</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766"/>
        <w:gridCol w:w="1812"/>
        <w:gridCol w:w="1812"/>
        <w:gridCol w:w="1812"/>
      </w:tblGrid>
      <w:tr w:rsidR="00EB6756" w14:paraId="7FB47FE5" w14:textId="77777777" w:rsidTr="008E0A8F">
        <w:trPr>
          <w:jc w:val="center"/>
        </w:trPr>
        <w:tc>
          <w:tcPr>
            <w:tcW w:w="1985" w:type="dxa"/>
            <w:shd w:val="clear" w:color="auto" w:fill="auto"/>
          </w:tcPr>
          <w:p w14:paraId="7594F8AE" w14:textId="77777777" w:rsidR="00EB6756" w:rsidRDefault="00EB6756" w:rsidP="00917A69">
            <w:pPr>
              <w:spacing w:line="400" w:lineRule="exact"/>
              <w:jc w:val="center"/>
            </w:pPr>
          </w:p>
        </w:tc>
        <w:tc>
          <w:tcPr>
            <w:tcW w:w="766" w:type="dxa"/>
            <w:shd w:val="clear" w:color="auto" w:fill="auto"/>
          </w:tcPr>
          <w:p w14:paraId="6F15178E" w14:textId="77777777" w:rsidR="00EB6756" w:rsidRDefault="00EB6756" w:rsidP="00917A69">
            <w:pPr>
              <w:spacing w:line="400" w:lineRule="exact"/>
              <w:jc w:val="center"/>
            </w:pPr>
            <w:r>
              <w:rPr>
                <w:rFonts w:hint="eastAsia"/>
              </w:rPr>
              <w:t>情况</w:t>
            </w:r>
          </w:p>
        </w:tc>
        <w:tc>
          <w:tcPr>
            <w:tcW w:w="1812" w:type="dxa"/>
            <w:shd w:val="clear" w:color="auto" w:fill="auto"/>
          </w:tcPr>
          <w:p w14:paraId="1735959B" w14:textId="77777777" w:rsidR="00EB6756" w:rsidRDefault="00EB6756" w:rsidP="00EA66F8">
            <w:pPr>
              <w:spacing w:line="400" w:lineRule="exact"/>
              <w:jc w:val="center"/>
            </w:pPr>
            <w:r>
              <w:rPr>
                <w:rFonts w:hint="eastAsia"/>
              </w:rPr>
              <w:t>首行</w:t>
            </w:r>
            <w:r>
              <w:t>跨列</w:t>
            </w:r>
          </w:p>
        </w:tc>
        <w:tc>
          <w:tcPr>
            <w:tcW w:w="1812" w:type="dxa"/>
            <w:shd w:val="clear" w:color="auto" w:fill="auto"/>
          </w:tcPr>
          <w:p w14:paraId="7DB907E3" w14:textId="77777777" w:rsidR="00EB6756" w:rsidRDefault="00EB6756" w:rsidP="00EA66F8">
            <w:pPr>
              <w:spacing w:line="400" w:lineRule="exact"/>
              <w:jc w:val="center"/>
            </w:pPr>
            <w:r>
              <w:rPr>
                <w:rFonts w:hint="eastAsia"/>
              </w:rPr>
              <w:t>首列</w:t>
            </w:r>
            <w:r>
              <w:t>跨行</w:t>
            </w:r>
          </w:p>
        </w:tc>
        <w:tc>
          <w:tcPr>
            <w:tcW w:w="1812" w:type="dxa"/>
            <w:shd w:val="clear" w:color="auto" w:fill="auto"/>
          </w:tcPr>
          <w:p w14:paraId="3E709297" w14:textId="77777777" w:rsidR="00EB6756" w:rsidRDefault="00EB6756" w:rsidP="00EA66F8">
            <w:pPr>
              <w:spacing w:line="400" w:lineRule="exact"/>
              <w:jc w:val="center"/>
            </w:pPr>
            <w:r>
              <w:rPr>
                <w:rFonts w:hint="eastAsia"/>
              </w:rPr>
              <w:t>判定</w:t>
            </w:r>
          </w:p>
        </w:tc>
      </w:tr>
      <w:tr w:rsidR="00EB6756" w14:paraId="60D0427B" w14:textId="77777777" w:rsidTr="008E0A8F">
        <w:trPr>
          <w:jc w:val="center"/>
        </w:trPr>
        <w:tc>
          <w:tcPr>
            <w:tcW w:w="1985" w:type="dxa"/>
            <w:vMerge w:val="restart"/>
            <w:shd w:val="clear" w:color="auto" w:fill="auto"/>
          </w:tcPr>
          <w:p w14:paraId="4A9B7A9D" w14:textId="77777777" w:rsidR="00EB6756" w:rsidRDefault="00EB6756" w:rsidP="00917A69">
            <w:pPr>
              <w:spacing w:line="400" w:lineRule="exact"/>
            </w:pPr>
            <w:r>
              <w:rPr>
                <w:rFonts w:hint="eastAsia"/>
              </w:rPr>
              <w:t>物理</w:t>
            </w:r>
            <w:r>
              <w:t>结构特征</w:t>
            </w:r>
          </w:p>
        </w:tc>
        <w:tc>
          <w:tcPr>
            <w:tcW w:w="766" w:type="dxa"/>
            <w:shd w:val="clear" w:color="auto" w:fill="auto"/>
          </w:tcPr>
          <w:p w14:paraId="49BBADC7" w14:textId="77777777" w:rsidR="00EB6756" w:rsidRDefault="005268CC" w:rsidP="00917A69">
            <w:pPr>
              <w:spacing w:line="400" w:lineRule="exact"/>
              <w:jc w:val="center"/>
            </w:pPr>
            <w:r>
              <w:rPr>
                <w:rFonts w:hint="eastAsia"/>
              </w:rPr>
              <w:t>1</w:t>
            </w:r>
          </w:p>
        </w:tc>
        <w:tc>
          <w:tcPr>
            <w:tcW w:w="1812" w:type="dxa"/>
            <w:shd w:val="clear" w:color="auto" w:fill="auto"/>
          </w:tcPr>
          <w:p w14:paraId="400695D7" w14:textId="77777777" w:rsidR="00EB6756" w:rsidRDefault="00EB6756" w:rsidP="00F2446B">
            <w:pPr>
              <w:spacing w:line="400" w:lineRule="exact"/>
              <w:jc w:val="center"/>
            </w:pPr>
            <w:r>
              <w:rPr>
                <w:rFonts w:hint="eastAsia"/>
              </w:rPr>
              <w:t>是</w:t>
            </w:r>
          </w:p>
        </w:tc>
        <w:tc>
          <w:tcPr>
            <w:tcW w:w="1812" w:type="dxa"/>
            <w:shd w:val="clear" w:color="auto" w:fill="auto"/>
          </w:tcPr>
          <w:p w14:paraId="57AF3E2F" w14:textId="77777777" w:rsidR="00EB6756" w:rsidRDefault="00EB6756" w:rsidP="00F2446B">
            <w:pPr>
              <w:spacing w:line="400" w:lineRule="exact"/>
              <w:jc w:val="center"/>
            </w:pPr>
            <w:r>
              <w:rPr>
                <w:rFonts w:hint="eastAsia"/>
              </w:rPr>
              <w:t>是</w:t>
            </w:r>
          </w:p>
        </w:tc>
        <w:tc>
          <w:tcPr>
            <w:tcW w:w="1812" w:type="dxa"/>
            <w:shd w:val="clear" w:color="auto" w:fill="auto"/>
          </w:tcPr>
          <w:p w14:paraId="78F16C2F" w14:textId="77777777" w:rsidR="00EB6756" w:rsidRDefault="00EB6756" w:rsidP="00F2446B">
            <w:pPr>
              <w:spacing w:line="400" w:lineRule="exact"/>
              <w:jc w:val="center"/>
            </w:pPr>
            <w:r>
              <w:rPr>
                <w:rFonts w:hint="eastAsia"/>
              </w:rPr>
              <w:t>混合</w:t>
            </w:r>
            <w:r>
              <w:t>展开型</w:t>
            </w:r>
          </w:p>
        </w:tc>
      </w:tr>
      <w:tr w:rsidR="00EB6756" w14:paraId="792CE732" w14:textId="77777777" w:rsidTr="008E0A8F">
        <w:trPr>
          <w:jc w:val="center"/>
        </w:trPr>
        <w:tc>
          <w:tcPr>
            <w:tcW w:w="1985" w:type="dxa"/>
            <w:vMerge/>
            <w:shd w:val="clear" w:color="auto" w:fill="auto"/>
          </w:tcPr>
          <w:p w14:paraId="309348D1" w14:textId="77777777" w:rsidR="00EB6756" w:rsidRDefault="00EB6756" w:rsidP="00917A69">
            <w:pPr>
              <w:spacing w:line="400" w:lineRule="exact"/>
            </w:pPr>
          </w:p>
        </w:tc>
        <w:tc>
          <w:tcPr>
            <w:tcW w:w="766" w:type="dxa"/>
            <w:shd w:val="clear" w:color="auto" w:fill="auto"/>
          </w:tcPr>
          <w:p w14:paraId="1D5D557E" w14:textId="77777777" w:rsidR="00EB6756" w:rsidRDefault="005268CC" w:rsidP="00917A69">
            <w:pPr>
              <w:spacing w:line="400" w:lineRule="exact"/>
              <w:jc w:val="center"/>
            </w:pPr>
            <w:r>
              <w:rPr>
                <w:rFonts w:hint="eastAsia"/>
              </w:rPr>
              <w:t>2</w:t>
            </w:r>
          </w:p>
        </w:tc>
        <w:tc>
          <w:tcPr>
            <w:tcW w:w="1812" w:type="dxa"/>
            <w:shd w:val="clear" w:color="auto" w:fill="auto"/>
          </w:tcPr>
          <w:p w14:paraId="20A574E7" w14:textId="77777777" w:rsidR="00EB6756" w:rsidRDefault="00EB6756" w:rsidP="00F2446B">
            <w:pPr>
              <w:spacing w:line="400" w:lineRule="exact"/>
              <w:jc w:val="center"/>
            </w:pPr>
            <w:r>
              <w:rPr>
                <w:rFonts w:hint="eastAsia"/>
              </w:rPr>
              <w:t>是</w:t>
            </w:r>
          </w:p>
        </w:tc>
        <w:tc>
          <w:tcPr>
            <w:tcW w:w="1812" w:type="dxa"/>
            <w:shd w:val="clear" w:color="auto" w:fill="auto"/>
          </w:tcPr>
          <w:p w14:paraId="06828941" w14:textId="77777777" w:rsidR="00EB6756" w:rsidRDefault="00EB6756" w:rsidP="00F2446B">
            <w:pPr>
              <w:spacing w:line="400" w:lineRule="exact"/>
              <w:jc w:val="center"/>
            </w:pPr>
            <w:r>
              <w:rPr>
                <w:rFonts w:hint="eastAsia"/>
              </w:rPr>
              <w:t>否</w:t>
            </w:r>
          </w:p>
        </w:tc>
        <w:tc>
          <w:tcPr>
            <w:tcW w:w="1812" w:type="dxa"/>
            <w:shd w:val="clear" w:color="auto" w:fill="auto"/>
          </w:tcPr>
          <w:p w14:paraId="58D83317" w14:textId="77777777" w:rsidR="00EB6756" w:rsidRDefault="00EB6756" w:rsidP="00F2446B">
            <w:pPr>
              <w:spacing w:line="400" w:lineRule="exact"/>
              <w:jc w:val="center"/>
            </w:pPr>
            <w:r>
              <w:rPr>
                <w:rFonts w:hint="eastAsia"/>
              </w:rPr>
              <w:t>横向</w:t>
            </w:r>
            <w:r>
              <w:t>或混合</w:t>
            </w:r>
          </w:p>
        </w:tc>
      </w:tr>
      <w:tr w:rsidR="00EB6756" w14:paraId="630B88BC" w14:textId="77777777" w:rsidTr="008E0A8F">
        <w:trPr>
          <w:jc w:val="center"/>
        </w:trPr>
        <w:tc>
          <w:tcPr>
            <w:tcW w:w="1985" w:type="dxa"/>
            <w:vMerge/>
            <w:shd w:val="clear" w:color="auto" w:fill="auto"/>
          </w:tcPr>
          <w:p w14:paraId="4AAE744E" w14:textId="77777777" w:rsidR="00EB6756" w:rsidRDefault="00EB6756" w:rsidP="00917A69">
            <w:pPr>
              <w:spacing w:line="400" w:lineRule="exact"/>
            </w:pPr>
          </w:p>
        </w:tc>
        <w:tc>
          <w:tcPr>
            <w:tcW w:w="766" w:type="dxa"/>
            <w:shd w:val="clear" w:color="auto" w:fill="auto"/>
          </w:tcPr>
          <w:p w14:paraId="21B0BA04" w14:textId="77777777" w:rsidR="00EB6756" w:rsidRDefault="005268CC" w:rsidP="00917A69">
            <w:pPr>
              <w:spacing w:line="400" w:lineRule="exact"/>
              <w:jc w:val="center"/>
            </w:pPr>
            <w:r>
              <w:rPr>
                <w:rFonts w:hint="eastAsia"/>
              </w:rPr>
              <w:t>3</w:t>
            </w:r>
          </w:p>
        </w:tc>
        <w:tc>
          <w:tcPr>
            <w:tcW w:w="1812" w:type="dxa"/>
            <w:shd w:val="clear" w:color="auto" w:fill="auto"/>
          </w:tcPr>
          <w:p w14:paraId="13DCF197" w14:textId="77777777" w:rsidR="00EB6756" w:rsidRDefault="00EB6756" w:rsidP="00F2446B">
            <w:pPr>
              <w:spacing w:line="400" w:lineRule="exact"/>
              <w:jc w:val="center"/>
            </w:pPr>
            <w:r>
              <w:rPr>
                <w:rFonts w:hint="eastAsia"/>
              </w:rPr>
              <w:t>否</w:t>
            </w:r>
          </w:p>
        </w:tc>
        <w:tc>
          <w:tcPr>
            <w:tcW w:w="1812" w:type="dxa"/>
            <w:shd w:val="clear" w:color="auto" w:fill="auto"/>
          </w:tcPr>
          <w:p w14:paraId="1E2CE1EF" w14:textId="77777777" w:rsidR="00EB6756" w:rsidRDefault="00EB6756" w:rsidP="00F2446B">
            <w:pPr>
              <w:spacing w:line="400" w:lineRule="exact"/>
              <w:jc w:val="center"/>
            </w:pPr>
            <w:r>
              <w:rPr>
                <w:rFonts w:hint="eastAsia"/>
              </w:rPr>
              <w:t>是</w:t>
            </w:r>
          </w:p>
        </w:tc>
        <w:tc>
          <w:tcPr>
            <w:tcW w:w="1812" w:type="dxa"/>
            <w:shd w:val="clear" w:color="auto" w:fill="auto"/>
          </w:tcPr>
          <w:p w14:paraId="3AE44A84" w14:textId="77777777" w:rsidR="00EB6756" w:rsidRDefault="00EB6756" w:rsidP="00F2446B">
            <w:pPr>
              <w:spacing w:line="400" w:lineRule="exact"/>
              <w:jc w:val="center"/>
            </w:pPr>
            <w:r>
              <w:rPr>
                <w:rFonts w:hint="eastAsia"/>
              </w:rPr>
              <w:t>纵向</w:t>
            </w:r>
            <w:r>
              <w:t>或混合</w:t>
            </w:r>
          </w:p>
        </w:tc>
      </w:tr>
      <w:tr w:rsidR="00EB6756" w14:paraId="2AD86144" w14:textId="77777777" w:rsidTr="008E0A8F">
        <w:trPr>
          <w:jc w:val="center"/>
        </w:trPr>
        <w:tc>
          <w:tcPr>
            <w:tcW w:w="1985" w:type="dxa"/>
            <w:vMerge/>
            <w:shd w:val="clear" w:color="auto" w:fill="auto"/>
          </w:tcPr>
          <w:p w14:paraId="4C898BE2" w14:textId="77777777" w:rsidR="00EB6756" w:rsidRDefault="00EB6756" w:rsidP="00917A69">
            <w:pPr>
              <w:spacing w:line="400" w:lineRule="exact"/>
            </w:pPr>
          </w:p>
        </w:tc>
        <w:tc>
          <w:tcPr>
            <w:tcW w:w="766" w:type="dxa"/>
            <w:shd w:val="clear" w:color="auto" w:fill="auto"/>
          </w:tcPr>
          <w:p w14:paraId="53C8330B" w14:textId="77777777" w:rsidR="00EB6756" w:rsidRDefault="005268CC" w:rsidP="00917A69">
            <w:pPr>
              <w:spacing w:line="400" w:lineRule="exact"/>
              <w:jc w:val="center"/>
            </w:pPr>
            <w:r>
              <w:rPr>
                <w:rFonts w:hint="eastAsia"/>
              </w:rPr>
              <w:t>4</w:t>
            </w:r>
          </w:p>
        </w:tc>
        <w:tc>
          <w:tcPr>
            <w:tcW w:w="1812" w:type="dxa"/>
            <w:shd w:val="clear" w:color="auto" w:fill="auto"/>
          </w:tcPr>
          <w:p w14:paraId="425B13F3" w14:textId="77777777" w:rsidR="00EB6756" w:rsidRDefault="00EB6756" w:rsidP="00F2446B">
            <w:pPr>
              <w:spacing w:line="400" w:lineRule="exact"/>
              <w:jc w:val="center"/>
            </w:pPr>
            <w:r>
              <w:rPr>
                <w:rFonts w:hint="eastAsia"/>
              </w:rPr>
              <w:t>否</w:t>
            </w:r>
          </w:p>
        </w:tc>
        <w:tc>
          <w:tcPr>
            <w:tcW w:w="1812" w:type="dxa"/>
            <w:shd w:val="clear" w:color="auto" w:fill="auto"/>
          </w:tcPr>
          <w:p w14:paraId="3B191AC8" w14:textId="77777777" w:rsidR="00EB6756" w:rsidRDefault="00EB6756" w:rsidP="00F2446B">
            <w:pPr>
              <w:spacing w:line="400" w:lineRule="exact"/>
              <w:jc w:val="center"/>
            </w:pPr>
            <w:r>
              <w:rPr>
                <w:rFonts w:hint="eastAsia"/>
              </w:rPr>
              <w:t>否</w:t>
            </w:r>
          </w:p>
        </w:tc>
        <w:tc>
          <w:tcPr>
            <w:tcW w:w="1812" w:type="dxa"/>
            <w:shd w:val="clear" w:color="auto" w:fill="auto"/>
          </w:tcPr>
          <w:p w14:paraId="4D254BC3" w14:textId="77777777" w:rsidR="00EB6756" w:rsidRDefault="00EB6756" w:rsidP="00F2446B">
            <w:pPr>
              <w:spacing w:line="400" w:lineRule="exact"/>
              <w:jc w:val="center"/>
            </w:pPr>
            <w:r>
              <w:rPr>
                <w:rFonts w:hint="eastAsia"/>
              </w:rPr>
              <w:t>待</w:t>
            </w:r>
            <w:r>
              <w:t>判定</w:t>
            </w:r>
          </w:p>
        </w:tc>
      </w:tr>
    </w:tbl>
    <w:p w14:paraId="4A1836FC" w14:textId="77777777" w:rsidR="004E330B" w:rsidRPr="004E330B" w:rsidRDefault="004E330B" w:rsidP="004E330B">
      <w:pPr>
        <w:spacing w:line="360" w:lineRule="auto"/>
        <w:jc w:val="center"/>
        <w:rPr>
          <w:rFonts w:ascii="楷体_GB2312" w:eastAsia="楷体_GB2312"/>
          <w:sz w:val="21"/>
          <w:szCs w:val="21"/>
        </w:rPr>
      </w:pPr>
      <w:r w:rsidRPr="004E330B">
        <w:rPr>
          <w:rFonts w:ascii="楷体_GB2312" w:eastAsia="楷体_GB2312" w:hint="eastAsia"/>
          <w:sz w:val="21"/>
          <w:szCs w:val="21"/>
        </w:rPr>
        <w:t>表4</w:t>
      </w:r>
      <w:r w:rsidRPr="004E330B">
        <w:rPr>
          <w:rFonts w:ascii="楷体_GB2312" w:eastAsia="楷体_GB2312"/>
          <w:sz w:val="21"/>
          <w:szCs w:val="21"/>
        </w:rPr>
        <w:t xml:space="preserve">-1 </w:t>
      </w:r>
      <w:r w:rsidRPr="004E330B">
        <w:rPr>
          <w:rFonts w:ascii="楷体_GB2312" w:eastAsia="楷体_GB2312" w:hint="eastAsia"/>
          <w:sz w:val="21"/>
          <w:szCs w:val="21"/>
        </w:rPr>
        <w:t>表格物理</w:t>
      </w:r>
      <w:r w:rsidRPr="004E330B">
        <w:rPr>
          <w:rFonts w:ascii="楷体_GB2312" w:eastAsia="楷体_GB2312"/>
          <w:sz w:val="21"/>
          <w:szCs w:val="21"/>
        </w:rPr>
        <w:t>特征</w:t>
      </w:r>
      <w:r w:rsidRPr="004E330B">
        <w:rPr>
          <w:rFonts w:ascii="楷体_GB2312" w:eastAsia="楷体_GB2312" w:hint="eastAsia"/>
          <w:sz w:val="21"/>
          <w:szCs w:val="21"/>
        </w:rPr>
        <w:t>与</w:t>
      </w:r>
      <w:r w:rsidRPr="004E330B">
        <w:rPr>
          <w:rFonts w:ascii="楷体_GB2312" w:eastAsia="楷体_GB2312"/>
          <w:sz w:val="21"/>
          <w:szCs w:val="21"/>
        </w:rPr>
        <w:t>表格结构关系表</w:t>
      </w:r>
    </w:p>
    <w:p w14:paraId="1E022DC0" w14:textId="77777777" w:rsidR="005268CC" w:rsidRDefault="00EB6756" w:rsidP="00917A69">
      <w:pPr>
        <w:spacing w:line="400" w:lineRule="atLeast"/>
        <w:ind w:firstLine="420"/>
        <w:jc w:val="left"/>
      </w:pPr>
      <w:r>
        <w:rPr>
          <w:rFonts w:hint="eastAsia"/>
        </w:rPr>
        <w:t>通过</w:t>
      </w:r>
      <w:r>
        <w:t>判定跨行</w:t>
      </w:r>
      <w:r>
        <w:rPr>
          <w:rFonts w:hint="eastAsia"/>
        </w:rPr>
        <w:t>或</w:t>
      </w:r>
      <w:r>
        <w:t>跨</w:t>
      </w:r>
      <w:r>
        <w:rPr>
          <w:rFonts w:hint="eastAsia"/>
        </w:rPr>
        <w:t>列</w:t>
      </w:r>
      <w:r>
        <w:t>的情况可以对表格的基本结构进行初步的判定，</w:t>
      </w:r>
      <w:r w:rsidR="005268CC">
        <w:rPr>
          <w:rFonts w:hint="eastAsia"/>
        </w:rPr>
        <w:t>对于</w:t>
      </w:r>
      <w:r w:rsidR="005268CC">
        <w:t>情况</w:t>
      </w:r>
      <w:r w:rsidR="005268CC">
        <w:rPr>
          <w:rFonts w:hint="eastAsia"/>
        </w:rPr>
        <w:t>1</w:t>
      </w:r>
      <w:r w:rsidR="005268CC">
        <w:rPr>
          <w:rFonts w:hint="eastAsia"/>
        </w:rPr>
        <w:t>已经</w:t>
      </w:r>
      <w:r w:rsidR="005268CC">
        <w:t>可以确定其类型，则无需进行后续的判定。对于情况</w:t>
      </w:r>
      <w:r w:rsidR="005268CC">
        <w:rPr>
          <w:rFonts w:hint="eastAsia"/>
        </w:rPr>
        <w:t>2,3</w:t>
      </w:r>
      <w:r w:rsidR="005268CC">
        <w:rPr>
          <w:rFonts w:hint="eastAsia"/>
        </w:rPr>
        <w:t>，已经</w:t>
      </w:r>
      <w:r w:rsidR="005268CC">
        <w:t>可以确定其横向</w:t>
      </w:r>
      <w:r w:rsidR="005268CC">
        <w:rPr>
          <w:rFonts w:hint="eastAsia"/>
        </w:rPr>
        <w:t>（</w:t>
      </w:r>
      <w:r w:rsidR="005268CC">
        <w:t>纵向</w:t>
      </w:r>
      <w:r w:rsidR="005268CC">
        <w:rPr>
          <w:rFonts w:hint="eastAsia"/>
        </w:rPr>
        <w:t>）</w:t>
      </w:r>
      <w:r w:rsidR="005268CC">
        <w:t>的特征，需要</w:t>
      </w:r>
      <w:r w:rsidR="005268CC">
        <w:rPr>
          <w:rFonts w:hint="eastAsia"/>
        </w:rPr>
        <w:t>进一步</w:t>
      </w:r>
      <w:r w:rsidR="005268CC">
        <w:t>确定其</w:t>
      </w:r>
      <w:r w:rsidR="005268CC">
        <w:rPr>
          <w:rFonts w:hint="eastAsia"/>
        </w:rPr>
        <w:t>纵向（横向</w:t>
      </w:r>
      <w:r w:rsidR="005268CC">
        <w:t>）</w:t>
      </w:r>
      <w:r w:rsidR="005268CC">
        <w:rPr>
          <w:rFonts w:hint="eastAsia"/>
        </w:rPr>
        <w:t>特征</w:t>
      </w:r>
      <w:r w:rsidR="005268CC">
        <w:t>。情况</w:t>
      </w:r>
      <w:r w:rsidR="005268CC">
        <w:rPr>
          <w:rFonts w:hint="eastAsia"/>
        </w:rPr>
        <w:t>4</w:t>
      </w:r>
      <w:r w:rsidR="005268CC">
        <w:rPr>
          <w:rFonts w:hint="eastAsia"/>
        </w:rPr>
        <w:t>的</w:t>
      </w:r>
      <w:r w:rsidR="005268CC">
        <w:t>表格属于简单表，</w:t>
      </w:r>
      <w:r w:rsidR="005268CC">
        <w:rPr>
          <w:rFonts w:hint="eastAsia"/>
        </w:rPr>
        <w:t>则</w:t>
      </w:r>
      <w:r w:rsidR="005268CC">
        <w:t>需要</w:t>
      </w:r>
      <w:r w:rsidR="005268CC">
        <w:rPr>
          <w:rFonts w:hint="eastAsia"/>
        </w:rPr>
        <w:t>从</w:t>
      </w:r>
      <w:r w:rsidR="005268CC">
        <w:t>内容上</w:t>
      </w:r>
      <w:r w:rsidR="005268CC">
        <w:rPr>
          <w:rFonts w:hint="eastAsia"/>
        </w:rPr>
        <w:t>对</w:t>
      </w:r>
      <w:r w:rsidR="005268CC">
        <w:t>其横向和纵向</w:t>
      </w:r>
      <w:r w:rsidR="005268CC">
        <w:rPr>
          <w:rFonts w:hint="eastAsia"/>
        </w:rPr>
        <w:t>特征</w:t>
      </w:r>
      <w:r w:rsidR="005268CC">
        <w:t>进行判定。</w:t>
      </w:r>
      <w:r w:rsidR="005268CC">
        <w:rPr>
          <w:rFonts w:hint="eastAsia"/>
        </w:rPr>
        <w:t>本系统</w:t>
      </w:r>
      <w:r w:rsidR="005268CC">
        <w:t>主要考虑的表格</w:t>
      </w:r>
      <w:r w:rsidR="005268CC">
        <w:rPr>
          <w:rFonts w:hint="eastAsia"/>
        </w:rPr>
        <w:t>内容</w:t>
      </w:r>
      <w:r w:rsidR="005268CC">
        <w:t>特征</w:t>
      </w:r>
      <w:r w:rsidR="005268CC">
        <w:rPr>
          <w:rFonts w:hint="eastAsia"/>
        </w:rPr>
        <w:t>如下</w:t>
      </w:r>
      <w:r w:rsidR="005268CC">
        <w:t>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1"/>
        <w:gridCol w:w="707"/>
        <w:gridCol w:w="733"/>
        <w:gridCol w:w="4926"/>
      </w:tblGrid>
      <w:tr w:rsidR="00A14694" w14:paraId="50A012AF" w14:textId="77777777" w:rsidTr="008E0A8F">
        <w:trPr>
          <w:jc w:val="center"/>
        </w:trPr>
        <w:tc>
          <w:tcPr>
            <w:tcW w:w="1821" w:type="dxa"/>
            <w:shd w:val="clear" w:color="auto" w:fill="auto"/>
          </w:tcPr>
          <w:p w14:paraId="54A1EE2C" w14:textId="77777777" w:rsidR="00A14694" w:rsidRDefault="00A14694" w:rsidP="00917A69">
            <w:pPr>
              <w:spacing w:line="400" w:lineRule="exact"/>
              <w:jc w:val="center"/>
            </w:pPr>
          </w:p>
        </w:tc>
        <w:tc>
          <w:tcPr>
            <w:tcW w:w="707" w:type="dxa"/>
            <w:shd w:val="clear" w:color="auto" w:fill="auto"/>
          </w:tcPr>
          <w:p w14:paraId="633AFC80" w14:textId="77777777" w:rsidR="00A14694" w:rsidRDefault="00A14694" w:rsidP="00917A69">
            <w:pPr>
              <w:spacing w:line="400" w:lineRule="exact"/>
              <w:jc w:val="center"/>
            </w:pPr>
          </w:p>
        </w:tc>
        <w:tc>
          <w:tcPr>
            <w:tcW w:w="733" w:type="dxa"/>
            <w:shd w:val="clear" w:color="auto" w:fill="auto"/>
          </w:tcPr>
          <w:p w14:paraId="68F5B7A1" w14:textId="77777777" w:rsidR="00A14694" w:rsidRDefault="00A14694" w:rsidP="00917A69">
            <w:pPr>
              <w:spacing w:line="400" w:lineRule="exact"/>
              <w:jc w:val="center"/>
            </w:pPr>
            <w:r>
              <w:rPr>
                <w:rFonts w:hint="eastAsia"/>
              </w:rPr>
              <w:t>情况</w:t>
            </w:r>
          </w:p>
        </w:tc>
        <w:tc>
          <w:tcPr>
            <w:tcW w:w="4926" w:type="dxa"/>
            <w:shd w:val="clear" w:color="auto" w:fill="auto"/>
          </w:tcPr>
          <w:p w14:paraId="3592825E" w14:textId="77777777" w:rsidR="00A14694" w:rsidRDefault="00A14694" w:rsidP="00917A69">
            <w:pPr>
              <w:spacing w:line="400" w:lineRule="exact"/>
              <w:jc w:val="center"/>
            </w:pPr>
            <w:r>
              <w:rPr>
                <w:rFonts w:hint="eastAsia"/>
              </w:rPr>
              <w:t>说明</w:t>
            </w:r>
          </w:p>
        </w:tc>
      </w:tr>
      <w:tr w:rsidR="00136CD0" w14:paraId="13D041EB" w14:textId="77777777" w:rsidTr="008E0A8F">
        <w:trPr>
          <w:jc w:val="center"/>
        </w:trPr>
        <w:tc>
          <w:tcPr>
            <w:tcW w:w="1821" w:type="dxa"/>
            <w:vMerge w:val="restart"/>
            <w:shd w:val="clear" w:color="auto" w:fill="auto"/>
          </w:tcPr>
          <w:p w14:paraId="27F9A8CE" w14:textId="77777777" w:rsidR="00136CD0" w:rsidRDefault="00136CD0" w:rsidP="00917A69">
            <w:pPr>
              <w:spacing w:line="400" w:lineRule="exact"/>
            </w:pPr>
            <w:r>
              <w:rPr>
                <w:rFonts w:hint="eastAsia"/>
              </w:rPr>
              <w:t>表格</w:t>
            </w:r>
            <w:r>
              <w:t>内容特征</w:t>
            </w:r>
          </w:p>
        </w:tc>
        <w:tc>
          <w:tcPr>
            <w:tcW w:w="707" w:type="dxa"/>
            <w:vMerge w:val="restart"/>
            <w:shd w:val="clear" w:color="auto" w:fill="auto"/>
          </w:tcPr>
          <w:p w14:paraId="2FCDA986" w14:textId="77777777" w:rsidR="00136CD0" w:rsidRPr="00F409BA" w:rsidRDefault="00136CD0" w:rsidP="00917A69">
            <w:pPr>
              <w:spacing w:line="400" w:lineRule="exact"/>
              <w:jc w:val="center"/>
            </w:pPr>
            <w:r w:rsidRPr="00F409BA">
              <w:rPr>
                <w:rFonts w:hint="eastAsia"/>
              </w:rPr>
              <w:t>内</w:t>
            </w:r>
          </w:p>
          <w:p w14:paraId="7FED467A" w14:textId="77777777" w:rsidR="00136CD0" w:rsidRDefault="00136CD0" w:rsidP="00917A69">
            <w:pPr>
              <w:spacing w:line="400" w:lineRule="exact"/>
              <w:jc w:val="center"/>
            </w:pPr>
            <w:r w:rsidRPr="00F409BA">
              <w:rPr>
                <w:rFonts w:hint="eastAsia"/>
              </w:rPr>
              <w:t>容</w:t>
            </w:r>
          </w:p>
        </w:tc>
        <w:tc>
          <w:tcPr>
            <w:tcW w:w="733" w:type="dxa"/>
            <w:shd w:val="clear" w:color="auto" w:fill="auto"/>
          </w:tcPr>
          <w:p w14:paraId="4CB5BD7E" w14:textId="77777777" w:rsidR="00136CD0" w:rsidRDefault="00136CD0" w:rsidP="00917A69">
            <w:pPr>
              <w:spacing w:line="400" w:lineRule="exact"/>
              <w:jc w:val="center"/>
            </w:pPr>
            <w:r>
              <w:t>1</w:t>
            </w:r>
          </w:p>
        </w:tc>
        <w:tc>
          <w:tcPr>
            <w:tcW w:w="4926" w:type="dxa"/>
            <w:shd w:val="clear" w:color="auto" w:fill="auto"/>
          </w:tcPr>
          <w:p w14:paraId="73335852" w14:textId="77777777" w:rsidR="00136CD0" w:rsidRDefault="00136CD0" w:rsidP="00F2446B">
            <w:pPr>
              <w:spacing w:line="400" w:lineRule="exact"/>
              <w:jc w:val="center"/>
            </w:pPr>
            <w:r>
              <w:rPr>
                <w:rFonts w:hint="eastAsia"/>
              </w:rPr>
              <w:t>首行特殊</w:t>
            </w:r>
            <w:r>
              <w:t>领域词语占单元格比率</w:t>
            </w:r>
          </w:p>
        </w:tc>
      </w:tr>
      <w:tr w:rsidR="00136CD0" w14:paraId="431F00FC" w14:textId="77777777" w:rsidTr="008E0A8F">
        <w:trPr>
          <w:trHeight w:val="253"/>
          <w:jc w:val="center"/>
        </w:trPr>
        <w:tc>
          <w:tcPr>
            <w:tcW w:w="1821" w:type="dxa"/>
            <w:vMerge/>
            <w:shd w:val="clear" w:color="auto" w:fill="auto"/>
          </w:tcPr>
          <w:p w14:paraId="377D9F3A" w14:textId="77777777" w:rsidR="00136CD0" w:rsidRDefault="00136CD0" w:rsidP="00917A69">
            <w:pPr>
              <w:spacing w:line="400" w:lineRule="exact"/>
            </w:pPr>
          </w:p>
        </w:tc>
        <w:tc>
          <w:tcPr>
            <w:tcW w:w="707" w:type="dxa"/>
            <w:vMerge/>
            <w:shd w:val="clear" w:color="auto" w:fill="auto"/>
          </w:tcPr>
          <w:p w14:paraId="69523927" w14:textId="77777777" w:rsidR="00136CD0" w:rsidRDefault="00136CD0" w:rsidP="00917A69">
            <w:pPr>
              <w:spacing w:line="400" w:lineRule="exact"/>
              <w:jc w:val="center"/>
            </w:pPr>
          </w:p>
        </w:tc>
        <w:tc>
          <w:tcPr>
            <w:tcW w:w="733" w:type="dxa"/>
            <w:shd w:val="clear" w:color="auto" w:fill="auto"/>
          </w:tcPr>
          <w:p w14:paraId="12677925" w14:textId="77777777" w:rsidR="00136CD0" w:rsidRDefault="00136CD0" w:rsidP="00917A69">
            <w:pPr>
              <w:spacing w:line="400" w:lineRule="exact"/>
              <w:jc w:val="center"/>
            </w:pPr>
            <w:r>
              <w:t>2</w:t>
            </w:r>
          </w:p>
        </w:tc>
        <w:tc>
          <w:tcPr>
            <w:tcW w:w="4926" w:type="dxa"/>
            <w:shd w:val="clear" w:color="auto" w:fill="auto"/>
          </w:tcPr>
          <w:p w14:paraId="269F2A1A" w14:textId="77777777" w:rsidR="00136CD0" w:rsidRDefault="00136CD0" w:rsidP="00F2446B">
            <w:pPr>
              <w:spacing w:line="400" w:lineRule="exact"/>
              <w:jc w:val="center"/>
            </w:pPr>
            <w:r>
              <w:rPr>
                <w:rFonts w:hint="eastAsia"/>
              </w:rPr>
              <w:t>首列</w:t>
            </w:r>
            <w:r>
              <w:t>特殊领域词语占单元格比率</w:t>
            </w:r>
          </w:p>
        </w:tc>
      </w:tr>
      <w:tr w:rsidR="00331993" w14:paraId="1627DB72" w14:textId="77777777" w:rsidTr="008E0A8F">
        <w:trPr>
          <w:trHeight w:val="498"/>
          <w:jc w:val="center"/>
        </w:trPr>
        <w:tc>
          <w:tcPr>
            <w:tcW w:w="1821" w:type="dxa"/>
            <w:vMerge/>
            <w:shd w:val="clear" w:color="auto" w:fill="auto"/>
          </w:tcPr>
          <w:p w14:paraId="17759FB6" w14:textId="77777777" w:rsidR="00331993" w:rsidRDefault="00331993" w:rsidP="00917A69">
            <w:pPr>
              <w:spacing w:line="400" w:lineRule="exact"/>
            </w:pPr>
          </w:p>
        </w:tc>
        <w:tc>
          <w:tcPr>
            <w:tcW w:w="707" w:type="dxa"/>
            <w:vMerge w:val="restart"/>
            <w:shd w:val="clear" w:color="auto" w:fill="auto"/>
          </w:tcPr>
          <w:p w14:paraId="167CCCA1" w14:textId="77777777" w:rsidR="00331993" w:rsidRDefault="00331993" w:rsidP="00917A69">
            <w:pPr>
              <w:spacing w:line="400" w:lineRule="exact"/>
              <w:jc w:val="center"/>
            </w:pPr>
            <w:r>
              <w:rPr>
                <w:rFonts w:hint="eastAsia"/>
              </w:rPr>
              <w:t>行列</w:t>
            </w:r>
          </w:p>
          <w:p w14:paraId="4CC30937" w14:textId="77777777" w:rsidR="00331993" w:rsidRDefault="00331993" w:rsidP="00917A69">
            <w:pPr>
              <w:spacing w:line="400" w:lineRule="exact"/>
              <w:jc w:val="center"/>
            </w:pPr>
            <w:r>
              <w:rPr>
                <w:rFonts w:hint="eastAsia"/>
              </w:rPr>
              <w:t>相似</w:t>
            </w:r>
          </w:p>
          <w:p w14:paraId="71455CD1" w14:textId="77777777" w:rsidR="00331993" w:rsidRDefault="00331993" w:rsidP="00917A69">
            <w:pPr>
              <w:spacing w:line="400" w:lineRule="exact"/>
              <w:jc w:val="center"/>
            </w:pPr>
            <w:r>
              <w:rPr>
                <w:rFonts w:hint="eastAsia"/>
              </w:rPr>
              <w:t>度</w:t>
            </w:r>
          </w:p>
        </w:tc>
        <w:tc>
          <w:tcPr>
            <w:tcW w:w="733" w:type="dxa"/>
            <w:shd w:val="clear" w:color="auto" w:fill="auto"/>
          </w:tcPr>
          <w:p w14:paraId="0D06B5F7" w14:textId="77777777" w:rsidR="00331993" w:rsidRDefault="00331993" w:rsidP="00917A69">
            <w:pPr>
              <w:spacing w:line="400" w:lineRule="exact"/>
              <w:jc w:val="center"/>
            </w:pPr>
            <w:r>
              <w:t>3</w:t>
            </w:r>
          </w:p>
        </w:tc>
        <w:tc>
          <w:tcPr>
            <w:tcW w:w="4926" w:type="dxa"/>
            <w:shd w:val="clear" w:color="auto" w:fill="auto"/>
          </w:tcPr>
          <w:p w14:paraId="557F77E8" w14:textId="77777777" w:rsidR="00331993" w:rsidRDefault="00331993" w:rsidP="00F2446B">
            <w:pPr>
              <w:spacing w:line="400" w:lineRule="exact"/>
              <w:jc w:val="center"/>
            </w:pPr>
            <w:r>
              <w:rPr>
                <w:rFonts w:hint="eastAsia"/>
              </w:rPr>
              <w:t>首行</w:t>
            </w:r>
            <w:r>
              <w:t>外其他行的平均长度标准差</w:t>
            </w:r>
          </w:p>
        </w:tc>
      </w:tr>
      <w:tr w:rsidR="00136CD0" w14:paraId="5A26D4CD" w14:textId="77777777" w:rsidTr="008E0A8F">
        <w:trPr>
          <w:trHeight w:val="281"/>
          <w:jc w:val="center"/>
        </w:trPr>
        <w:tc>
          <w:tcPr>
            <w:tcW w:w="1821" w:type="dxa"/>
            <w:vMerge/>
            <w:shd w:val="clear" w:color="auto" w:fill="auto"/>
          </w:tcPr>
          <w:p w14:paraId="121A67ED" w14:textId="77777777" w:rsidR="00136CD0" w:rsidRPr="00A14694" w:rsidRDefault="00136CD0" w:rsidP="00917A69">
            <w:pPr>
              <w:spacing w:line="400" w:lineRule="exact"/>
            </w:pPr>
          </w:p>
        </w:tc>
        <w:tc>
          <w:tcPr>
            <w:tcW w:w="707" w:type="dxa"/>
            <w:vMerge/>
            <w:shd w:val="clear" w:color="auto" w:fill="auto"/>
          </w:tcPr>
          <w:p w14:paraId="1A11BBD4" w14:textId="77777777" w:rsidR="00136CD0" w:rsidRDefault="00136CD0" w:rsidP="00917A69">
            <w:pPr>
              <w:spacing w:line="400" w:lineRule="exact"/>
              <w:jc w:val="center"/>
            </w:pPr>
          </w:p>
        </w:tc>
        <w:tc>
          <w:tcPr>
            <w:tcW w:w="733" w:type="dxa"/>
            <w:shd w:val="clear" w:color="auto" w:fill="auto"/>
          </w:tcPr>
          <w:p w14:paraId="355F677E" w14:textId="77777777" w:rsidR="00136CD0" w:rsidRDefault="00136CD0" w:rsidP="00917A69">
            <w:pPr>
              <w:spacing w:line="400" w:lineRule="exact"/>
              <w:jc w:val="center"/>
            </w:pPr>
            <w:r>
              <w:t>4</w:t>
            </w:r>
          </w:p>
        </w:tc>
        <w:tc>
          <w:tcPr>
            <w:tcW w:w="4926" w:type="dxa"/>
            <w:shd w:val="clear" w:color="auto" w:fill="auto"/>
          </w:tcPr>
          <w:p w14:paraId="28121E72" w14:textId="77777777" w:rsidR="00136CD0" w:rsidRDefault="00136CD0" w:rsidP="00F2446B">
            <w:pPr>
              <w:spacing w:line="400" w:lineRule="exact"/>
              <w:jc w:val="center"/>
            </w:pPr>
            <w:r>
              <w:rPr>
                <w:rFonts w:hint="eastAsia"/>
              </w:rPr>
              <w:t>首列</w:t>
            </w:r>
            <w:r>
              <w:t>外其他列的平均长度标准差</w:t>
            </w:r>
          </w:p>
        </w:tc>
      </w:tr>
    </w:tbl>
    <w:p w14:paraId="1EBEB110" w14:textId="77777777" w:rsidR="004E330B" w:rsidRPr="004E330B" w:rsidRDefault="00F409BA" w:rsidP="004E330B">
      <w:pPr>
        <w:spacing w:line="360" w:lineRule="auto"/>
        <w:jc w:val="center"/>
        <w:rPr>
          <w:rFonts w:ascii="楷体_GB2312" w:eastAsia="楷体_GB2312"/>
          <w:sz w:val="21"/>
          <w:szCs w:val="21"/>
        </w:rPr>
      </w:pPr>
      <w:r>
        <w:tab/>
      </w:r>
      <w:r w:rsidR="004E330B" w:rsidRPr="004E330B">
        <w:rPr>
          <w:rFonts w:ascii="楷体_GB2312" w:eastAsia="楷体_GB2312" w:hint="eastAsia"/>
          <w:sz w:val="21"/>
          <w:szCs w:val="21"/>
        </w:rPr>
        <w:t>表4</w:t>
      </w:r>
      <w:r w:rsidR="004E330B" w:rsidRPr="004E330B">
        <w:rPr>
          <w:rFonts w:ascii="楷体_GB2312" w:eastAsia="楷体_GB2312"/>
          <w:sz w:val="21"/>
          <w:szCs w:val="21"/>
        </w:rPr>
        <w:t>-</w:t>
      </w:r>
      <w:r w:rsidR="004E330B">
        <w:rPr>
          <w:rFonts w:ascii="楷体_GB2312" w:eastAsia="楷体_GB2312"/>
          <w:sz w:val="21"/>
          <w:szCs w:val="21"/>
        </w:rPr>
        <w:t>2</w:t>
      </w:r>
      <w:r w:rsidR="004E330B" w:rsidRPr="004E330B">
        <w:rPr>
          <w:rFonts w:ascii="楷体_GB2312" w:eastAsia="楷体_GB2312"/>
          <w:sz w:val="21"/>
          <w:szCs w:val="21"/>
        </w:rPr>
        <w:t xml:space="preserve"> </w:t>
      </w:r>
      <w:r w:rsidR="004E330B" w:rsidRPr="004E330B">
        <w:rPr>
          <w:rFonts w:ascii="楷体_GB2312" w:eastAsia="楷体_GB2312" w:hint="eastAsia"/>
          <w:sz w:val="21"/>
          <w:szCs w:val="21"/>
        </w:rPr>
        <w:t>表格</w:t>
      </w:r>
      <w:r w:rsidR="004E330B">
        <w:rPr>
          <w:rFonts w:ascii="楷体_GB2312" w:eastAsia="楷体_GB2312" w:hint="eastAsia"/>
          <w:sz w:val="21"/>
          <w:szCs w:val="21"/>
        </w:rPr>
        <w:t>内容</w:t>
      </w:r>
      <w:r w:rsidR="004E330B" w:rsidRPr="004E330B">
        <w:rPr>
          <w:rFonts w:ascii="楷体_GB2312" w:eastAsia="楷体_GB2312"/>
          <w:sz w:val="21"/>
          <w:szCs w:val="21"/>
        </w:rPr>
        <w:t>特征</w:t>
      </w:r>
      <w:r w:rsidR="004E330B" w:rsidRPr="004E330B">
        <w:rPr>
          <w:rFonts w:ascii="楷体_GB2312" w:eastAsia="楷体_GB2312" w:hint="eastAsia"/>
          <w:sz w:val="21"/>
          <w:szCs w:val="21"/>
        </w:rPr>
        <w:t>与</w:t>
      </w:r>
      <w:r w:rsidR="004E330B" w:rsidRPr="004E330B">
        <w:rPr>
          <w:rFonts w:ascii="楷体_GB2312" w:eastAsia="楷体_GB2312"/>
          <w:sz w:val="21"/>
          <w:szCs w:val="21"/>
        </w:rPr>
        <w:t>表格结构关系表</w:t>
      </w:r>
    </w:p>
    <w:p w14:paraId="149B7E91" w14:textId="77777777" w:rsidR="005268CC" w:rsidRPr="005268CC" w:rsidRDefault="00F409BA" w:rsidP="00917A69">
      <w:pPr>
        <w:spacing w:line="400" w:lineRule="exact"/>
        <w:ind w:firstLine="420"/>
      </w:pPr>
      <w:r>
        <w:rPr>
          <w:rFonts w:hint="eastAsia"/>
        </w:rPr>
        <w:t>采用</w:t>
      </w:r>
      <w:r>
        <w:t>打分判决</w:t>
      </w:r>
      <w:r>
        <w:rPr>
          <w:rFonts w:hint="eastAsia"/>
        </w:rPr>
        <w:t>思想</w:t>
      </w:r>
      <w:r>
        <w:t>，从内容和行列相似度上分别进行打分，</w:t>
      </w:r>
      <w:r>
        <w:rPr>
          <w:rFonts w:hint="eastAsia"/>
        </w:rPr>
        <w:t>最后</w:t>
      </w:r>
      <w:r>
        <w:t>总分的计算按如下公式：</w:t>
      </w:r>
    </w:p>
    <w:p w14:paraId="2C534CA8" w14:textId="77777777" w:rsidR="0097307D" w:rsidRPr="0097307D" w:rsidRDefault="00C57606"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raw</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raw</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raw</m:t>
              </m:r>
            </m:sub>
          </m:sSub>
        </m:oMath>
      </m:oMathPara>
    </w:p>
    <w:p w14:paraId="12B0838E" w14:textId="77777777" w:rsidR="0097307D" w:rsidRPr="0097307D" w:rsidRDefault="00C57606" w:rsidP="00917A69">
      <w:pPr>
        <w:spacing w:line="400" w:lineRule="exact"/>
        <w:ind w:firstLine="420"/>
        <w:jc w:val="center"/>
      </w:pPr>
      <m:oMathPara>
        <m:oMath>
          <m:sSub>
            <m:sSubPr>
              <m:ctrlPr>
                <w:rPr>
                  <w:rFonts w:ascii="Cambria Math" w:hAnsi="Cambria Math"/>
                </w:rPr>
              </m:ctrlPr>
            </m:sSubPr>
            <m:e>
              <m:r>
                <w:rPr>
                  <w:rFonts w:ascii="Cambria Math" w:hAnsi="Cambria Math"/>
                </w:rPr>
                <m:t>T</m:t>
              </m:r>
            </m:e>
            <m:sub>
              <m:r>
                <w:rPr>
                  <w:rFonts w:ascii="Cambria Math" w:hAnsi="Cambria Math"/>
                </w:rPr>
                <m:t>col</m:t>
              </m:r>
            </m:sub>
          </m:sSub>
          <m:r>
            <w:rPr>
              <w:rFonts w:ascii="Cambria Math" w:hAnsi="Cambria Math"/>
            </w:rPr>
            <m:t>=β*</m:t>
          </m:r>
          <m:sSub>
            <m:sSubPr>
              <m:ctrlPr>
                <w:rPr>
                  <w:rFonts w:ascii="Cambria Math" w:hAnsi="Cambria Math"/>
                  <w:i/>
                </w:rPr>
              </m:ctrlPr>
            </m:sSubPr>
            <m:e>
              <m:r>
                <w:rPr>
                  <w:rFonts w:ascii="Cambria Math" w:hAnsi="Cambria Math"/>
                </w:rPr>
                <m:t>A</m:t>
              </m:r>
            </m:e>
            <m:sub>
              <m:r>
                <w:rPr>
                  <w:rFonts w:ascii="Cambria Math" w:hAnsi="Cambria Math"/>
                </w:rPr>
                <m:t>col</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col</m:t>
              </m:r>
            </m:sub>
          </m:sSub>
        </m:oMath>
      </m:oMathPara>
    </w:p>
    <w:p w14:paraId="18B38CBF" w14:textId="77777777" w:rsidR="0097307D" w:rsidRPr="0097307D" w:rsidRDefault="0097307D" w:rsidP="00917A69">
      <w:pPr>
        <w:spacing w:line="400" w:lineRule="exact"/>
        <w:ind w:firstLine="420"/>
        <w:jc w:val="center"/>
      </w:pPr>
      <m:oMathPara>
        <m:oMath>
          <m:r>
            <m:rPr>
              <m:sty m:val="p"/>
            </m:rPr>
            <w:rPr>
              <w:rFonts w:ascii="Cambria Math" w:hAnsi="Cambria Math"/>
            </w:rPr>
            <m:t>Type</m:t>
          </m:r>
          <m:r>
            <m:rPr>
              <m:sty m:val="p"/>
            </m:rPr>
            <w:rPr>
              <w:rFonts w:ascii="Cambria Math" w:hAnsi="Cambria Math"/>
            </w:rPr>
            <w:sym w:font="Wingdings" w:char="F0DF"/>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raw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col</m:t>
                  </m:r>
                </m:sub>
              </m:sSub>
            </m:e>
          </m:d>
        </m:oMath>
      </m:oMathPara>
    </w:p>
    <w:p w14:paraId="3B2B2AAB" w14:textId="77777777" w:rsidR="009032AD" w:rsidRDefault="005676F1" w:rsidP="00917A69">
      <w:pPr>
        <w:spacing w:line="400" w:lineRule="exact"/>
        <w:ind w:firstLine="420"/>
      </w:pPr>
      <w:r>
        <w:rPr>
          <w:rFonts w:hint="eastAsia"/>
        </w:rPr>
        <w:t>其中</w:t>
      </w:r>
      <w:r>
        <w:t>A</w:t>
      </w:r>
      <w:r>
        <w:t>表示基于文字内容的得分，</w:t>
      </w:r>
      <w:r>
        <w:t>S</w:t>
      </w:r>
      <w:r>
        <w:t>表示</w:t>
      </w:r>
      <w:r w:rsidR="00955375">
        <w:rPr>
          <w:rFonts w:hint="eastAsia"/>
        </w:rPr>
        <w:t>行列相似度</w:t>
      </w:r>
      <w:r w:rsidR="00955375">
        <w:t>上的</w:t>
      </w:r>
      <w:r>
        <w:t>得分，</w:t>
      </w:r>
      <w:r>
        <w:t>T</w:t>
      </w:r>
      <w:r>
        <w:t>表示总得分情况。</w:t>
      </w:r>
      <w:r w:rsidR="003D1951">
        <w:t>r</w:t>
      </w:r>
      <w:r w:rsidR="003D1951">
        <w:rPr>
          <w:rFonts w:hint="eastAsia"/>
        </w:rPr>
        <w:t>aw</w:t>
      </w:r>
      <w:r w:rsidR="003D1951">
        <w:t>,col,raw_col</w:t>
      </w:r>
      <w:r w:rsidR="003D1951">
        <w:rPr>
          <w:rFonts w:hint="eastAsia"/>
        </w:rPr>
        <w:t>表示</w:t>
      </w:r>
      <w:r w:rsidR="00F409BA">
        <w:t>打分的</w:t>
      </w:r>
      <w:r w:rsidR="00F409BA">
        <w:rPr>
          <w:rFonts w:hint="eastAsia"/>
        </w:rPr>
        <w:t>两</w:t>
      </w:r>
      <w:r w:rsidR="003D1951">
        <w:t>个维度，</w:t>
      </w:r>
      <w:r w:rsidR="003D1951">
        <w:sym w:font="Symbol" w:char="F062"/>
      </w:r>
      <w:r w:rsidR="003D1951">
        <w:rPr>
          <w:rFonts w:hint="eastAsia"/>
        </w:rPr>
        <w:t>是</w:t>
      </w:r>
      <w:r w:rsidR="003D1951">
        <w:t>可调节的</w:t>
      </w:r>
      <w:r w:rsidR="003D1951">
        <w:rPr>
          <w:rFonts w:hint="eastAsia"/>
        </w:rPr>
        <w:t>阈值</w:t>
      </w:r>
      <w:r w:rsidR="003D1951">
        <w:t>，用于调节文字</w:t>
      </w:r>
      <w:r w:rsidR="003D1951">
        <w:rPr>
          <w:rFonts w:hint="eastAsia"/>
        </w:rPr>
        <w:t>A</w:t>
      </w:r>
      <w:r w:rsidR="003D1951">
        <w:t>和</w:t>
      </w:r>
      <w:r w:rsidR="003D1951">
        <w:t>S</w:t>
      </w:r>
      <w:r w:rsidR="003D1951">
        <w:t>对最后结果</w:t>
      </w:r>
      <w:r w:rsidR="003D1951">
        <w:rPr>
          <w:rFonts w:hint="eastAsia"/>
        </w:rPr>
        <w:t>影响</w:t>
      </w:r>
      <w:r w:rsidR="003D1951">
        <w:t>权值</w:t>
      </w:r>
      <w:r w:rsidR="003D1951">
        <w:rPr>
          <w:rFonts w:hint="eastAsia"/>
        </w:rPr>
        <w:t>。</w:t>
      </w:r>
      <w:r w:rsidR="003D1951">
        <w:t>当</w:t>
      </w:r>
      <w:r w:rsidR="003D1951">
        <w:rPr>
          <w:rFonts w:hint="eastAsia"/>
        </w:rPr>
        <w:t>待</w:t>
      </w:r>
      <w:r w:rsidR="003D1951">
        <w:t>分析的表格属于某</w:t>
      </w:r>
      <w:r w:rsidR="003D1951">
        <w:rPr>
          <w:rFonts w:hint="eastAsia"/>
        </w:rPr>
        <w:t>个</w:t>
      </w:r>
      <w:r w:rsidR="003D1951">
        <w:t>特定</w:t>
      </w:r>
      <w:r w:rsidR="003D1951">
        <w:rPr>
          <w:rFonts w:hint="eastAsia"/>
        </w:rPr>
        <w:t>领域</w:t>
      </w:r>
      <w:r w:rsidR="003D1951">
        <w:t>时，则</w:t>
      </w:r>
      <w:r w:rsidR="003D1951">
        <w:rPr>
          <w:rFonts w:hint="eastAsia"/>
        </w:rPr>
        <w:t>提高</w:t>
      </w:r>
      <w:r w:rsidR="003D1951">
        <w:t>A</w:t>
      </w:r>
      <w:r w:rsidR="003D1951">
        <w:t>的比例有助于提高结果的准确性，反之则</w:t>
      </w:r>
      <w:r w:rsidR="003D1951">
        <w:rPr>
          <w:rFonts w:hint="eastAsia"/>
        </w:rPr>
        <w:t>将</w:t>
      </w:r>
      <w:r w:rsidR="003D1951">
        <w:t>表格当</w:t>
      </w:r>
      <w:r w:rsidR="003D1951">
        <w:rPr>
          <w:rFonts w:hint="eastAsia"/>
        </w:rPr>
        <w:t>作</w:t>
      </w:r>
      <w:r w:rsidR="003D1951">
        <w:t>普通</w:t>
      </w:r>
      <w:r w:rsidR="003D1951">
        <w:rPr>
          <w:rFonts w:hint="eastAsia"/>
        </w:rPr>
        <w:t>情况</w:t>
      </w:r>
      <w:r w:rsidR="003D1951">
        <w:t>处理，加大文字长度的影响权值。</w:t>
      </w:r>
      <w:r w:rsidR="003D1951">
        <w:rPr>
          <w:rFonts w:hint="eastAsia"/>
        </w:rPr>
        <w:t>表格</w:t>
      </w:r>
      <w:r w:rsidR="003D1951">
        <w:t>的最终类型</w:t>
      </w:r>
      <w:r w:rsidR="003D1951">
        <w:rPr>
          <w:rFonts w:hint="eastAsia"/>
        </w:rPr>
        <w:t>与</w:t>
      </w:r>
      <w:r w:rsidR="003D1951">
        <w:t>三维度中得分最高</w:t>
      </w:r>
      <w:r w:rsidR="003D1951">
        <w:rPr>
          <w:rFonts w:hint="eastAsia"/>
        </w:rPr>
        <w:t>的</w:t>
      </w:r>
      <w:r w:rsidR="003D1951">
        <w:t>维度</w:t>
      </w:r>
      <w:r w:rsidR="003D1951">
        <w:rPr>
          <w:rFonts w:hint="eastAsia"/>
        </w:rPr>
        <w:t>保持</w:t>
      </w:r>
      <w:r w:rsidR="003D1951">
        <w:t>一致。</w:t>
      </w:r>
      <w:r w:rsidR="00955375">
        <w:rPr>
          <w:rFonts w:hint="eastAsia"/>
        </w:rPr>
        <w:t>如果</w:t>
      </w:r>
      <w:r w:rsidR="00955375">
        <w:t>表格在</w:t>
      </w:r>
      <w:r w:rsidR="00955375">
        <w:t>raw</w:t>
      </w:r>
      <w:r w:rsidR="00955375">
        <w:t>和</w:t>
      </w:r>
      <w:r w:rsidR="00955375">
        <w:t>col</w:t>
      </w:r>
      <w:r w:rsidR="00955375">
        <w:t>上的打分差异不大，则归为</w:t>
      </w:r>
      <w:r w:rsidR="00955375">
        <w:rPr>
          <w:rFonts w:hint="eastAsia"/>
        </w:rPr>
        <w:t>混合</w:t>
      </w:r>
      <w:r w:rsidR="00955375">
        <w:t>展开型表格。</w:t>
      </w:r>
      <w:r w:rsidR="00F409BA">
        <w:rPr>
          <w:rFonts w:hint="eastAsia"/>
        </w:rPr>
        <w:t>下面</w:t>
      </w:r>
      <w:r w:rsidR="00F409BA">
        <w:t>分别介绍</w:t>
      </w:r>
      <w:r w:rsidR="00F409BA">
        <w:t>A</w:t>
      </w:r>
      <w:r w:rsidR="00F409BA">
        <w:t>和</w:t>
      </w:r>
      <w:r w:rsidR="00F409BA">
        <w:t>S</w:t>
      </w:r>
      <w:r w:rsidR="00F409BA">
        <w:t>的打分规则。</w:t>
      </w:r>
    </w:p>
    <w:p w14:paraId="0210AD34" w14:textId="77777777" w:rsidR="003D1951" w:rsidRDefault="003D1951" w:rsidP="00C44F6F">
      <w:pPr>
        <w:numPr>
          <w:ilvl w:val="0"/>
          <w:numId w:val="15"/>
        </w:numPr>
        <w:rPr>
          <w:b/>
        </w:rPr>
      </w:pPr>
      <w:r w:rsidRPr="003D1951">
        <w:rPr>
          <w:rFonts w:hint="eastAsia"/>
          <w:b/>
        </w:rPr>
        <w:t>基于</w:t>
      </w:r>
      <w:r w:rsidRPr="003D1951">
        <w:rPr>
          <w:b/>
        </w:rPr>
        <w:t>单元格内容的打分</w:t>
      </w:r>
      <w:r w:rsidRPr="003D1951">
        <w:rPr>
          <w:rFonts w:hint="eastAsia"/>
          <w:b/>
        </w:rPr>
        <w:t>规则</w:t>
      </w:r>
    </w:p>
    <w:p w14:paraId="54D15784" w14:textId="77777777" w:rsidR="003D1951" w:rsidRDefault="006C5AED" w:rsidP="00917A69">
      <w:pPr>
        <w:spacing w:line="400" w:lineRule="exact"/>
        <w:ind w:firstLine="420"/>
      </w:pPr>
      <w:r>
        <w:rPr>
          <w:rFonts w:hint="eastAsia"/>
        </w:rPr>
        <w:t>此</w:t>
      </w:r>
      <w:r>
        <w:t>规则主要适用于表格</w:t>
      </w:r>
      <w:r>
        <w:rPr>
          <w:rFonts w:hint="eastAsia"/>
        </w:rPr>
        <w:t>所属</w:t>
      </w:r>
      <w:r>
        <w:t>领域</w:t>
      </w:r>
      <w:r>
        <w:rPr>
          <w:rFonts w:hint="eastAsia"/>
        </w:rPr>
        <w:t>已知</w:t>
      </w:r>
      <w:r>
        <w:t>的情况，对于该类表格，其属性值往往是</w:t>
      </w:r>
      <w:r>
        <w:rPr>
          <w:rFonts w:hint="eastAsia"/>
        </w:rPr>
        <w:t>固定</w:t>
      </w:r>
      <w:r>
        <w:t>。</w:t>
      </w:r>
      <w:r>
        <w:rPr>
          <w:rFonts w:hint="eastAsia"/>
        </w:rPr>
        <w:t>因此</w:t>
      </w:r>
      <w:r>
        <w:t>可以通过</w:t>
      </w:r>
      <w:r>
        <w:rPr>
          <w:rFonts w:hint="eastAsia"/>
        </w:rPr>
        <w:t>首行</w:t>
      </w:r>
      <w:r>
        <w:t>，首列中特定属性值的占比来</w:t>
      </w:r>
      <w:r>
        <w:rPr>
          <w:rFonts w:hint="eastAsia"/>
        </w:rPr>
        <w:t>判定</w:t>
      </w:r>
      <w:r>
        <w:t>表格的类型。例如</w:t>
      </w:r>
      <w:r>
        <w:rPr>
          <w:rFonts w:hint="eastAsia"/>
        </w:rPr>
        <w:t>财务</w:t>
      </w:r>
      <w:r>
        <w:t>三大报表中固有属性值往往包括（</w:t>
      </w:r>
      <w:r>
        <w:rPr>
          <w:rFonts w:hint="eastAsia"/>
        </w:rPr>
        <w:t>流动</w:t>
      </w:r>
      <w:r>
        <w:t>资产，</w:t>
      </w:r>
      <w:r>
        <w:rPr>
          <w:rFonts w:hint="eastAsia"/>
        </w:rPr>
        <w:t>非</w:t>
      </w:r>
      <w:r>
        <w:t>流动资产，</w:t>
      </w:r>
      <w:r>
        <w:rPr>
          <w:rFonts w:hint="eastAsia"/>
        </w:rPr>
        <w:t>资产</w:t>
      </w:r>
      <w:r>
        <w:t>总计，应付票据，</w:t>
      </w:r>
      <w:r>
        <w:rPr>
          <w:rFonts w:hint="eastAsia"/>
        </w:rPr>
        <w:t>流动</w:t>
      </w:r>
      <w:r>
        <w:t>负债，</w:t>
      </w:r>
      <w:r>
        <w:rPr>
          <w:rFonts w:hint="eastAsia"/>
        </w:rPr>
        <w:t>所有</w:t>
      </w:r>
      <w:r>
        <w:t>者权益）</w:t>
      </w:r>
      <w:r>
        <w:rPr>
          <w:rFonts w:hint="eastAsia"/>
        </w:rPr>
        <w:t>等</w:t>
      </w:r>
      <w:r>
        <w:t>关键属性。因此</w:t>
      </w:r>
      <w:r>
        <w:rPr>
          <w:rFonts w:hint="eastAsia"/>
        </w:rPr>
        <w:t>可以</w:t>
      </w:r>
      <w:r>
        <w:t>根据该类属性词建立属性词典。然后</w:t>
      </w:r>
      <w:r>
        <w:rPr>
          <w:rFonts w:hint="eastAsia"/>
        </w:rPr>
        <w:t>对</w:t>
      </w:r>
      <w:r>
        <w:t>表格</w:t>
      </w:r>
      <w:r>
        <w:lastRenderedPageBreak/>
        <w:t>首行和首列的</w:t>
      </w:r>
      <w:r>
        <w:rPr>
          <w:rFonts w:hint="eastAsia"/>
        </w:rPr>
        <w:t>内容</w:t>
      </w:r>
      <w:r>
        <w:t>进行分词，统计关键属性词占比最终确定表格的展开类型。基本</w:t>
      </w:r>
      <w:r>
        <w:rPr>
          <w:rFonts w:hint="eastAsia"/>
        </w:rPr>
        <w:t>流程</w:t>
      </w:r>
      <w:r>
        <w:t>如下图所示：</w:t>
      </w:r>
    </w:p>
    <w:p w14:paraId="7E17428F" w14:textId="77777777" w:rsidR="006C5AED" w:rsidRDefault="00871CCA" w:rsidP="00871CCA">
      <w:pPr>
        <w:jc w:val="center"/>
      </w:pPr>
      <w:r>
        <w:object w:dxaOrig="11370" w:dyaOrig="4530" w14:anchorId="778BA6FC">
          <v:shape id="_x0000_i1051" type="#_x0000_t75" style="width:438.6pt;height:175.2pt" o:ole="">
            <v:imagedata r:id="rId70" o:title=""/>
          </v:shape>
          <o:OLEObject Type="Embed" ProgID="Visio.Drawing.15" ShapeID="_x0000_i1051" DrawAspect="Content" ObjectID="_1571948079" r:id="rId71"/>
        </w:object>
      </w:r>
    </w:p>
    <w:p w14:paraId="5D617676" w14:textId="77777777" w:rsidR="004E330B"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图4</w:t>
      </w:r>
      <w:r w:rsidR="0018280B">
        <w:rPr>
          <w:rFonts w:ascii="楷体_GB2312" w:eastAsia="楷体_GB2312"/>
          <w:sz w:val="21"/>
          <w:szCs w:val="21"/>
        </w:rPr>
        <w:t>-14</w:t>
      </w:r>
      <w:r w:rsidRPr="003D7F48">
        <w:rPr>
          <w:rFonts w:ascii="楷体_GB2312" w:eastAsia="楷体_GB2312"/>
          <w:sz w:val="21"/>
          <w:szCs w:val="21"/>
        </w:rPr>
        <w:t xml:space="preserve"> </w:t>
      </w:r>
      <w:r w:rsidRPr="003D7F48">
        <w:rPr>
          <w:rFonts w:ascii="楷体_GB2312" w:eastAsia="楷体_GB2312" w:hint="eastAsia"/>
          <w:sz w:val="21"/>
          <w:szCs w:val="21"/>
        </w:rPr>
        <w:t>基于</w:t>
      </w:r>
      <w:r w:rsidRPr="003D7F48">
        <w:rPr>
          <w:rFonts w:ascii="楷体_GB2312" w:eastAsia="楷体_GB2312"/>
          <w:sz w:val="21"/>
          <w:szCs w:val="21"/>
        </w:rPr>
        <w:t>内容的展开方式识别</w:t>
      </w:r>
      <w:r w:rsidRPr="003D7F48">
        <w:rPr>
          <w:rFonts w:ascii="楷体_GB2312" w:eastAsia="楷体_GB2312" w:hint="eastAsia"/>
          <w:sz w:val="21"/>
          <w:szCs w:val="21"/>
        </w:rPr>
        <w:t>流程</w:t>
      </w:r>
    </w:p>
    <w:p w14:paraId="7F0A7949" w14:textId="77777777" w:rsidR="000F46AF" w:rsidRPr="00917A69" w:rsidRDefault="000F46AF" w:rsidP="00917A69">
      <w:pPr>
        <w:spacing w:line="400" w:lineRule="exact"/>
        <w:ind w:firstLine="420"/>
      </w:pPr>
      <w:r w:rsidRPr="000F46AF">
        <w:rPr>
          <w:rFonts w:hint="eastAsia"/>
        </w:rPr>
        <w:t>基于</w:t>
      </w:r>
      <w:r w:rsidRPr="000F46AF">
        <w:t>内容</w:t>
      </w:r>
      <w:r>
        <w:rPr>
          <w:rFonts w:hint="eastAsia"/>
        </w:rPr>
        <w:t>的表格</w:t>
      </w:r>
      <w:r>
        <w:t>格式识别具有较高的准确率，但由于需要建立个性化的</w:t>
      </w:r>
      <w:r>
        <w:rPr>
          <w:rFonts w:hint="eastAsia"/>
        </w:rPr>
        <w:t>匹配</w:t>
      </w:r>
      <w:r>
        <w:t>属性词典，因此普遍适用性较差。</w:t>
      </w:r>
      <w:r>
        <w:rPr>
          <w:rFonts w:hint="eastAsia"/>
        </w:rPr>
        <w:t>处理</w:t>
      </w:r>
      <w:r>
        <w:t>流程的关键是分词以及属性词典的匹配。</w:t>
      </w:r>
      <w:r>
        <w:rPr>
          <w:rFonts w:hint="eastAsia"/>
        </w:rPr>
        <w:t>对于</w:t>
      </w:r>
      <w:r>
        <w:t>每个单元格内的文本内容进行分词，</w:t>
      </w:r>
      <w:r>
        <w:rPr>
          <w:rFonts w:hint="eastAsia"/>
        </w:rPr>
        <w:t>记录</w:t>
      </w:r>
      <w:r>
        <w:t>各个单元格中匹配的词语数量。最后</w:t>
      </w:r>
      <w:r>
        <w:rPr>
          <w:rFonts w:hint="eastAsia"/>
        </w:rPr>
        <w:t>使用</w:t>
      </w:r>
      <w:r>
        <w:t>P1</w:t>
      </w:r>
      <w:r>
        <w:rPr>
          <w:rFonts w:hint="eastAsia"/>
        </w:rPr>
        <w:t>和</w:t>
      </w:r>
      <w:r>
        <w:t>P2</w:t>
      </w:r>
      <w:r>
        <w:t>分别</w:t>
      </w:r>
      <w:r>
        <w:rPr>
          <w:rFonts w:hint="eastAsia"/>
        </w:rPr>
        <w:t>记录</w:t>
      </w:r>
      <w:r>
        <w:t>行列中匹配属性的概率。通过</w:t>
      </w:r>
      <w:r>
        <w:rPr>
          <w:rFonts w:hint="eastAsia"/>
        </w:rPr>
        <w:t>比较</w:t>
      </w:r>
      <w:r>
        <w:t>P1</w:t>
      </w:r>
      <w:r>
        <w:rPr>
          <w:rFonts w:hint="eastAsia"/>
        </w:rPr>
        <w:t>和</w:t>
      </w:r>
      <w:r>
        <w:t>P2</w:t>
      </w:r>
      <w:r>
        <w:rPr>
          <w:rFonts w:hint="eastAsia"/>
        </w:rPr>
        <w:t>大小</w:t>
      </w:r>
      <w:r>
        <w:t>来确定行列展开情况。如果</w:t>
      </w:r>
      <w:r>
        <w:rPr>
          <w:rFonts w:hint="eastAsia"/>
        </w:rPr>
        <w:t>P</w:t>
      </w:r>
      <w:r>
        <w:t>1</w:t>
      </w:r>
      <w:r>
        <w:rPr>
          <w:rFonts w:hint="eastAsia"/>
        </w:rPr>
        <w:t>和</w:t>
      </w:r>
      <w:r>
        <w:t>P2</w:t>
      </w:r>
      <w:r>
        <w:t>匹配概率基本相同，则判定为混合型展开。</w:t>
      </w:r>
    </w:p>
    <w:p w14:paraId="4FDBDF5A" w14:textId="77777777" w:rsidR="003D1951" w:rsidRDefault="003D1951" w:rsidP="00C44F6F">
      <w:pPr>
        <w:numPr>
          <w:ilvl w:val="0"/>
          <w:numId w:val="15"/>
        </w:numPr>
        <w:rPr>
          <w:b/>
        </w:rPr>
      </w:pPr>
      <w:r w:rsidRPr="003D1951">
        <w:rPr>
          <w:rFonts w:hint="eastAsia"/>
          <w:b/>
        </w:rPr>
        <w:t>基于</w:t>
      </w:r>
      <w:r w:rsidR="00136CD0">
        <w:rPr>
          <w:rFonts w:hint="eastAsia"/>
          <w:b/>
        </w:rPr>
        <w:t>行列</w:t>
      </w:r>
      <w:r w:rsidR="00136CD0">
        <w:rPr>
          <w:b/>
        </w:rPr>
        <w:t>相似度</w:t>
      </w:r>
      <w:r w:rsidRPr="003D1951">
        <w:rPr>
          <w:rFonts w:hint="eastAsia"/>
          <w:b/>
        </w:rPr>
        <w:t>的</w:t>
      </w:r>
      <w:r w:rsidRPr="003D1951">
        <w:rPr>
          <w:b/>
        </w:rPr>
        <w:t>打分规则</w:t>
      </w:r>
    </w:p>
    <w:p w14:paraId="41146706" w14:textId="77777777" w:rsidR="00C674F2" w:rsidRDefault="00C674F2" w:rsidP="00917A69">
      <w:pPr>
        <w:spacing w:line="400" w:lineRule="exact"/>
        <w:ind w:firstLine="420"/>
      </w:pPr>
      <w:r>
        <w:rPr>
          <w:rFonts w:hint="eastAsia"/>
        </w:rPr>
        <w:t>除了</w:t>
      </w:r>
      <w:r>
        <w:t>从单元格内容进行判定以外更普遍的方式是根据表格行列</w:t>
      </w:r>
      <w:r>
        <w:rPr>
          <w:rFonts w:hint="eastAsia"/>
        </w:rPr>
        <w:t>方向</w:t>
      </w:r>
      <w:r>
        <w:t>单元格内文字的数量进行判定。通常</w:t>
      </w:r>
      <w:r>
        <w:rPr>
          <w:rFonts w:hint="eastAsia"/>
        </w:rPr>
        <w:t>情况</w:t>
      </w:r>
      <w:r>
        <w:t>下</w:t>
      </w:r>
      <w:r>
        <w:rPr>
          <w:rFonts w:hint="eastAsia"/>
        </w:rPr>
        <w:t>横向</w:t>
      </w:r>
      <w:r>
        <w:t>展开型表格</w:t>
      </w:r>
      <w:r>
        <w:rPr>
          <w:rFonts w:hint="eastAsia"/>
        </w:rPr>
        <w:t>各个</w:t>
      </w:r>
      <w:r>
        <w:t>列具有较强的相似度。而</w:t>
      </w:r>
      <w:r>
        <w:rPr>
          <w:rFonts w:hint="eastAsia"/>
        </w:rPr>
        <w:t>纵向</w:t>
      </w:r>
      <w:r>
        <w:t>展开型表格各个行具有较强的相似度。</w:t>
      </w:r>
      <w:r>
        <w:rPr>
          <w:rFonts w:hint="eastAsia"/>
        </w:rPr>
        <w:t>根据本</w:t>
      </w:r>
      <w:r>
        <w:t>规律，可</w:t>
      </w:r>
      <w:r>
        <w:rPr>
          <w:rFonts w:hint="eastAsia"/>
        </w:rPr>
        <w:t>通过</w:t>
      </w:r>
      <w:r>
        <w:t>计算表格行列展开下</w:t>
      </w:r>
      <w:r>
        <w:rPr>
          <w:rFonts w:hint="eastAsia"/>
        </w:rPr>
        <w:t>表格</w:t>
      </w:r>
      <w:r>
        <w:t>均值和方差</w:t>
      </w:r>
      <w:r>
        <w:rPr>
          <w:rFonts w:hint="eastAsia"/>
        </w:rPr>
        <w:t>加以</w:t>
      </w:r>
      <w:r>
        <w:t>判定。</w:t>
      </w:r>
      <w:r>
        <w:rPr>
          <w:rFonts w:hint="eastAsia"/>
        </w:rPr>
        <w:t>行列</w:t>
      </w:r>
      <w:r>
        <w:t>均值和方差的计算公式如下：</w:t>
      </w:r>
    </w:p>
    <w:p w14:paraId="46C1172A" w14:textId="77777777" w:rsidR="00C674F2" w:rsidRPr="008F1641" w:rsidRDefault="00C57606"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sSub>
                <m:sSubPr>
                  <m:ctrlPr>
                    <w:rPr>
                      <w:rFonts w:ascii="Cambria Math" w:hAnsi="Cambria Math"/>
                      <w:i/>
                    </w:rPr>
                  </m:ctrlPr>
                </m:sSubPr>
                <m:e>
                  <m:r>
                    <w:rPr>
                      <w:rFonts w:ascii="Cambria Math" w:hAnsi="Cambria Math"/>
                    </w:rPr>
                    <m:t>M</m:t>
                  </m:r>
                </m:e>
                <m:sub>
                  <m:r>
                    <w:rPr>
                      <w:rFonts w:ascii="Cambria Math" w:hAnsi="Cambria Math"/>
                    </w:rPr>
                    <m:t>j,i</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4-1</m:t>
          </m:r>
          <m:r>
            <m:rPr>
              <m:sty m:val="p"/>
            </m:rPr>
            <w:rPr>
              <w:rFonts w:ascii="Cambria Math" w:hAnsi="Cambria Math"/>
            </w:rPr>
            <m:t>）</m:t>
          </m:r>
        </m:oMath>
      </m:oMathPara>
    </w:p>
    <w:p w14:paraId="78A272C2" w14:textId="77777777" w:rsidR="00C674F2" w:rsidRPr="008F1641" w:rsidRDefault="00C57606" w:rsidP="00C674F2">
      <w:pPr>
        <w:ind w:left="720"/>
        <w:jc w:val="center"/>
      </w:pPr>
      <m:oMathPara>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M</m:t>
                  </m:r>
                </m:e>
                <m:sub>
                  <m:r>
                    <w:rPr>
                      <w:rFonts w:ascii="Cambria Math" w:hAnsi="Cambria Math"/>
                    </w:rPr>
                    <m:t>i,j</m:t>
                  </m:r>
                </m:sub>
              </m:sSub>
            </m:e>
          </m:nary>
          <m:r>
            <w:rPr>
              <w:rFonts w:ascii="Cambria Math" w:hAnsi="Cambria Math"/>
            </w:rPr>
            <m:t xml:space="preserve">                                                                             </m:t>
          </m:r>
          <m:r>
            <m:rPr>
              <m:sty m:val="p"/>
            </m:rPr>
            <w:rPr>
              <w:rFonts w:ascii="Cambria Math" w:hAnsi="Cambria Math" w:hint="eastAsia"/>
            </w:rPr>
            <m:t>（</m:t>
          </m:r>
          <m:r>
            <m:rPr>
              <m:sty m:val="p"/>
            </m:rPr>
            <w:rPr>
              <w:rFonts w:ascii="Cambria Math" w:hAnsi="Cambria Math"/>
            </w:rPr>
            <m:t>4-2</m:t>
          </m:r>
          <m:r>
            <m:rPr>
              <m:sty m:val="p"/>
            </m:rPr>
            <w:rPr>
              <w:rFonts w:ascii="Cambria Math" w:hAnsi="Cambria Math"/>
            </w:rPr>
            <m:t>）</m:t>
          </m:r>
        </m:oMath>
      </m:oMathPara>
    </w:p>
    <w:p w14:paraId="0B1967C7" w14:textId="77777777" w:rsidR="00C674F2" w:rsidRPr="008F1641" w:rsidRDefault="00C57606"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r-1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r</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j,i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col</m:t>
                          </m:r>
                        </m:sub>
                      </m:sSub>
                      <m:r>
                        <w:rPr>
                          <w:rFonts w:ascii="Cambria Math" w:hAnsi="Cambria Math"/>
                        </w:rPr>
                        <m:t>(i))</m:t>
                      </m:r>
                    </m:e>
                    <m:sup>
                      <m:r>
                        <w:rPr>
                          <w:rFonts w:ascii="Cambria Math" w:hAnsi="Cambria Math"/>
                        </w:rPr>
                        <m:t>2</m:t>
                      </m:r>
                    </m:sup>
                  </m:sSup>
                </m:e>
              </m:nary>
            </m:e>
          </m:rad>
          <m:r>
            <w:rPr>
              <w:rFonts w:ascii="Cambria Math" w:hAnsi="Cambria Math"/>
            </w:rPr>
            <m:t xml:space="preserve">                                             </m:t>
          </m:r>
          <m:r>
            <m:rPr>
              <m:sty m:val="p"/>
            </m:rPr>
            <w:rPr>
              <w:rFonts w:ascii="Cambria Math" w:hAnsi="Cambria Math" w:hint="eastAsia"/>
            </w:rPr>
            <m:t>（</m:t>
          </m:r>
          <m:r>
            <m:rPr>
              <m:sty m:val="p"/>
            </m:rPr>
            <w:rPr>
              <w:rFonts w:ascii="Cambria Math" w:hAnsi="Cambria Math"/>
            </w:rPr>
            <m:t>4-3</m:t>
          </m:r>
          <m:r>
            <m:rPr>
              <m:sty m:val="p"/>
            </m:rPr>
            <w:rPr>
              <w:rFonts w:ascii="Cambria Math" w:hAnsi="Cambria Math"/>
            </w:rPr>
            <m:t>）</m:t>
          </m:r>
        </m:oMath>
      </m:oMathPara>
    </w:p>
    <w:p w14:paraId="68AEF4F6" w14:textId="77777777" w:rsidR="00C674F2" w:rsidRPr="008F1641" w:rsidRDefault="00C57606" w:rsidP="00C674F2">
      <w:pPr>
        <w:ind w:left="720"/>
        <w:jc w:val="center"/>
      </w:pPr>
      <m:oMathPara>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i/>
                </w:rPr>
              </m:ctrlPr>
            </m:dPr>
            <m:e>
              <m:r>
                <w:rPr>
                  <w:rFonts w:ascii="Cambria Math" w:hAnsi="Cambria Math"/>
                </w:rPr>
                <m:t>i</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s-1</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raw</m:t>
                          </m:r>
                        </m:sub>
                      </m:sSub>
                      <m:r>
                        <w:rPr>
                          <w:rFonts w:ascii="Cambria Math" w:hAnsi="Cambria Math"/>
                        </w:rPr>
                        <m:t>(i))</m:t>
                      </m:r>
                    </m:e>
                    <m:sup>
                      <m:r>
                        <w:rPr>
                          <w:rFonts w:ascii="Cambria Math" w:hAnsi="Cambria Math"/>
                        </w:rPr>
                        <m:t>2</m:t>
                      </m:r>
                    </m:sup>
                  </m:sSup>
                </m:e>
              </m:nary>
            </m:e>
          </m:ra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4-4</m:t>
          </m:r>
          <m:r>
            <m:rPr>
              <m:sty m:val="p"/>
            </m:rPr>
            <w:rPr>
              <w:rFonts w:ascii="Cambria Math" w:hAnsi="Cambria Math"/>
            </w:rPr>
            <m:t>）</m:t>
          </m:r>
        </m:oMath>
      </m:oMathPara>
    </w:p>
    <w:p w14:paraId="1AF88000" w14:textId="77777777" w:rsidR="00C674F2" w:rsidRDefault="00C674F2" w:rsidP="00917A69">
      <w:pPr>
        <w:spacing w:line="400" w:lineRule="exact"/>
        <w:ind w:firstLine="420"/>
      </w:pPr>
      <w:r>
        <w:rPr>
          <w:rFonts w:hint="eastAsia"/>
        </w:rPr>
        <w:t>其中</w:t>
      </w:r>
      <w:r>
        <w:t>，</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Pr>
          <w:rFonts w:hint="eastAsia"/>
        </w:rPr>
        <w:t>表示列</w:t>
      </w:r>
      <w:r>
        <w:t>i</w:t>
      </w:r>
      <w:r>
        <w:t>中的平均单元格字数。</w:t>
      </w:r>
      <w:r>
        <w:t>r</w:t>
      </w:r>
      <w:r w:rsidR="00776CB1">
        <w:t>表示</w:t>
      </w:r>
      <w:r w:rsidR="00776CB1">
        <w:rPr>
          <w:rFonts w:hint="eastAsia"/>
        </w:rPr>
        <w:t>除</w:t>
      </w:r>
      <w:r>
        <w:t>去首行的表格行数。</w:t>
      </w:r>
      <m:oMath>
        <m:sSub>
          <m:sSubPr>
            <m:ctrlPr>
              <w:rPr>
                <w:rFonts w:ascii="Cambria Math" w:hAnsi="Cambria Math"/>
              </w:rPr>
            </m:ctrlPr>
          </m:sSubPr>
          <m:e>
            <m:r>
              <w:rPr>
                <w:rFonts w:ascii="Cambria Math" w:hAnsi="Cambria Math"/>
              </w:rPr>
              <m:t>M</m:t>
            </m:r>
          </m:e>
          <m:sub>
            <m:r>
              <w:rPr>
                <w:rFonts w:ascii="Cambria Math" w:hAnsi="Cambria Math"/>
              </w:rPr>
              <m:t>j</m:t>
            </m:r>
            <m:r>
              <m:rPr>
                <m:sty m:val="p"/>
              </m:rPr>
              <w:rPr>
                <w:rFonts w:ascii="Cambria Math" w:hAnsi="Cambria Math"/>
              </w:rPr>
              <m:t>,</m:t>
            </m:r>
            <m:r>
              <w:rPr>
                <w:rFonts w:ascii="Cambria Math" w:hAnsi="Cambria Math"/>
              </w:rPr>
              <m:t>i</m:t>
            </m:r>
          </m:sub>
        </m:sSub>
      </m:oMath>
      <w:r>
        <w:rPr>
          <w:rFonts w:hint="eastAsia"/>
        </w:rPr>
        <w:t>表示</w:t>
      </w:r>
      <w:r w:rsidR="00776CB1">
        <w:rPr>
          <w:rFonts w:hint="eastAsia"/>
        </w:rPr>
        <w:t>第</w:t>
      </w:r>
      <w:r w:rsidR="00776CB1">
        <w:t>i</w:t>
      </w:r>
      <w:r w:rsidR="00776CB1">
        <w:t>列</w:t>
      </w:r>
      <w:r w:rsidR="00776CB1">
        <w:rPr>
          <w:rFonts w:hint="eastAsia"/>
        </w:rPr>
        <w:t>第</w:t>
      </w:r>
      <w:r w:rsidR="00776CB1">
        <w:rPr>
          <w:rFonts w:hint="eastAsia"/>
        </w:rPr>
        <w:t>j</w:t>
      </w:r>
      <w:r w:rsidR="00776CB1">
        <w:t>行的单元格内的文字数目。</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中的平均单元格字数。</w:t>
      </w:r>
      <w:r w:rsidR="00776CB1">
        <w:t>s</w:t>
      </w:r>
      <w:r w:rsidR="00776CB1">
        <w:t>表示除去</w:t>
      </w:r>
      <w:r w:rsidR="00776CB1">
        <w:rPr>
          <w:rFonts w:hint="eastAsia"/>
        </w:rPr>
        <w:t>首列</w:t>
      </w:r>
      <w:r w:rsidR="00776CB1">
        <w:t>的表格列数。</w:t>
      </w: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776CB1">
        <w:rPr>
          <w:rFonts w:hint="eastAsia"/>
        </w:rPr>
        <w:t>表示</w:t>
      </w:r>
      <w:r w:rsidR="00776CB1">
        <w:t>第</w:t>
      </w:r>
      <w:r w:rsidR="00776CB1">
        <w:t>i</w:t>
      </w:r>
      <w:r w:rsidR="00776CB1">
        <w:t>行第</w:t>
      </w:r>
      <w:r w:rsidR="00776CB1">
        <w:t>j</w:t>
      </w:r>
      <w:r w:rsidR="00776CB1">
        <w:t>列的单元格内的文字数目。</w:t>
      </w:r>
      <m:oMath>
        <m:sSub>
          <m:sSubPr>
            <m:ctrlPr>
              <w:rPr>
                <w:rFonts w:ascii="Cambria Math" w:hAnsi="Cambria Math"/>
              </w:rPr>
            </m:ctrlPr>
          </m:sSubPr>
          <m:e>
            <m:r>
              <w:rPr>
                <w:rFonts w:ascii="Cambria Math" w:hAnsi="Cambria Math"/>
              </w:rPr>
              <m:t>S</m:t>
            </m:r>
          </m:e>
          <m:sub>
            <m:r>
              <m:rPr>
                <m:sty m:val="p"/>
              </m:rP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表示列</w:t>
      </w:r>
      <w:r w:rsidR="00776CB1">
        <w:t>i</w:t>
      </w:r>
      <w:r w:rsidR="00776CB1">
        <w:t>中的方差，</w:t>
      </w:r>
      <m:oMath>
        <m:sSub>
          <m:sSubPr>
            <m:ctrlPr>
              <w:rPr>
                <w:rFonts w:ascii="Cambria Math" w:hAnsi="Cambria Math"/>
              </w:rPr>
            </m:ctrlPr>
          </m:sSubPr>
          <m:e>
            <m:r>
              <w:rPr>
                <w:rFonts w:ascii="Cambria Math" w:hAnsi="Cambria Math"/>
              </w:rPr>
              <m:t>S</m:t>
            </m:r>
          </m:e>
          <m:sub>
            <m:r>
              <m:rPr>
                <m:sty m:val="p"/>
              </m:rP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表示</w:t>
      </w:r>
      <w:r w:rsidR="00776CB1">
        <w:t>行</w:t>
      </w:r>
      <w:r w:rsidR="00776CB1">
        <w:t>i</w:t>
      </w:r>
      <w:r w:rsidR="00776CB1">
        <w:t>中的方差，分别依据</w:t>
      </w:r>
      <m:oMath>
        <m:sSub>
          <m:sSubPr>
            <m:ctrlPr>
              <w:rPr>
                <w:rFonts w:ascii="Cambria Math" w:hAnsi="Cambria Math"/>
              </w:rPr>
            </m:ctrlPr>
          </m:sSubPr>
          <m:e>
            <m:r>
              <w:rPr>
                <w:rFonts w:ascii="Cambria Math" w:hAnsi="Cambria Math"/>
              </w:rPr>
              <m:t>E</m:t>
            </m:r>
          </m:e>
          <m:sub>
            <m:r>
              <w:rPr>
                <w:rFonts w:ascii="Cambria Math" w:hAnsi="Cambria Math"/>
              </w:rPr>
              <m:t>col</m:t>
            </m:r>
          </m:sub>
        </m:sSub>
        <m:d>
          <m:dPr>
            <m:ctrlPr>
              <w:rPr>
                <w:rFonts w:ascii="Cambria Math" w:hAnsi="Cambria Math"/>
              </w:rPr>
            </m:ctrlPr>
          </m:dPr>
          <m:e>
            <m:r>
              <w:rPr>
                <w:rFonts w:ascii="Cambria Math" w:hAnsi="Cambria Math"/>
              </w:rPr>
              <m:t>i</m:t>
            </m:r>
          </m:e>
        </m:d>
      </m:oMath>
      <w:r w:rsidR="00776CB1">
        <w:rPr>
          <w:rFonts w:hint="eastAsia"/>
        </w:rPr>
        <w:t>和</w:t>
      </w:r>
      <m:oMath>
        <m:sSub>
          <m:sSubPr>
            <m:ctrlPr>
              <w:rPr>
                <w:rFonts w:ascii="Cambria Math" w:hAnsi="Cambria Math"/>
              </w:rPr>
            </m:ctrlPr>
          </m:sSubPr>
          <m:e>
            <m:r>
              <w:rPr>
                <w:rFonts w:ascii="Cambria Math" w:hAnsi="Cambria Math"/>
              </w:rPr>
              <m:t>E</m:t>
            </m:r>
          </m:e>
          <m:sub>
            <m:r>
              <w:rPr>
                <w:rFonts w:ascii="Cambria Math" w:hAnsi="Cambria Math"/>
              </w:rPr>
              <m:t>row</m:t>
            </m:r>
          </m:sub>
        </m:sSub>
        <m:d>
          <m:dPr>
            <m:ctrlPr>
              <w:rPr>
                <w:rFonts w:ascii="Cambria Math" w:hAnsi="Cambria Math"/>
              </w:rPr>
            </m:ctrlPr>
          </m:dPr>
          <m:e>
            <m:r>
              <w:rPr>
                <w:rFonts w:ascii="Cambria Math" w:hAnsi="Cambria Math"/>
              </w:rPr>
              <m:t>i</m:t>
            </m:r>
          </m:e>
        </m:d>
      </m:oMath>
      <w:r w:rsidR="00776CB1">
        <w:rPr>
          <w:rFonts w:hint="eastAsia"/>
        </w:rPr>
        <w:t>得到</w:t>
      </w:r>
      <w:r w:rsidR="00776CB1">
        <w:t>。</w:t>
      </w:r>
    </w:p>
    <w:p w14:paraId="4A53326D" w14:textId="77777777" w:rsidR="003D1951" w:rsidRDefault="00C674F2" w:rsidP="00C674F2">
      <w:pPr>
        <w:ind w:firstLine="420"/>
      </w:pPr>
      <w:r>
        <w:t>下面</w:t>
      </w:r>
      <w:r>
        <w:rPr>
          <w:rFonts w:hint="eastAsia"/>
        </w:rPr>
        <w:t>使用</w:t>
      </w:r>
      <w:r>
        <w:t>一个</w:t>
      </w:r>
      <w:r w:rsidR="00871CCA" w:rsidRPr="00871CCA">
        <w:t>横向</w:t>
      </w:r>
      <w:r>
        <w:rPr>
          <w:rFonts w:hint="eastAsia"/>
        </w:rPr>
        <w:t>展开</w:t>
      </w:r>
      <w:r w:rsidR="00871CCA" w:rsidRPr="00871CCA">
        <w:t>表格</w:t>
      </w:r>
      <w:r>
        <w:rPr>
          <w:rFonts w:hint="eastAsia"/>
        </w:rPr>
        <w:t>为例</w:t>
      </w:r>
      <w:r>
        <w:t>加以说明。</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2032"/>
        <w:gridCol w:w="2032"/>
        <w:gridCol w:w="1963"/>
      </w:tblGrid>
      <w:tr w:rsidR="008F1641" w:rsidRPr="008E0A8F" w14:paraId="35CAF627" w14:textId="77777777" w:rsidTr="008F1641">
        <w:tc>
          <w:tcPr>
            <w:tcW w:w="2031" w:type="dxa"/>
            <w:shd w:val="clear" w:color="auto" w:fill="auto"/>
          </w:tcPr>
          <w:p w14:paraId="74C262CD" w14:textId="77777777" w:rsidR="008F1641" w:rsidRPr="008E0A8F" w:rsidRDefault="008F1641" w:rsidP="00917A69">
            <w:pPr>
              <w:spacing w:line="400" w:lineRule="exact"/>
              <w:jc w:val="center"/>
              <w:rPr>
                <w:b/>
              </w:rPr>
            </w:pPr>
            <w:r w:rsidRPr="008E0A8F">
              <w:rPr>
                <w:rFonts w:hint="eastAsia"/>
                <w:b/>
              </w:rPr>
              <w:t>姓名</w:t>
            </w:r>
          </w:p>
        </w:tc>
        <w:tc>
          <w:tcPr>
            <w:tcW w:w="2032" w:type="dxa"/>
            <w:shd w:val="clear" w:color="auto" w:fill="auto"/>
          </w:tcPr>
          <w:p w14:paraId="60553F31" w14:textId="77777777" w:rsidR="008F1641" w:rsidRPr="008E0A8F" w:rsidRDefault="008F1641" w:rsidP="00917A69">
            <w:pPr>
              <w:spacing w:line="400" w:lineRule="exact"/>
              <w:jc w:val="center"/>
              <w:rPr>
                <w:b/>
              </w:rPr>
            </w:pPr>
            <w:r w:rsidRPr="008E0A8F">
              <w:rPr>
                <w:rFonts w:hint="eastAsia"/>
                <w:b/>
              </w:rPr>
              <w:t>性别</w:t>
            </w:r>
          </w:p>
        </w:tc>
        <w:tc>
          <w:tcPr>
            <w:tcW w:w="2032" w:type="dxa"/>
            <w:shd w:val="clear" w:color="auto" w:fill="auto"/>
          </w:tcPr>
          <w:p w14:paraId="41662A38" w14:textId="77777777" w:rsidR="008F1641" w:rsidRPr="008E0A8F" w:rsidRDefault="008F1641" w:rsidP="00917A69">
            <w:pPr>
              <w:spacing w:line="400" w:lineRule="exact"/>
              <w:jc w:val="center"/>
              <w:rPr>
                <w:b/>
              </w:rPr>
            </w:pPr>
            <w:r w:rsidRPr="008E0A8F">
              <w:rPr>
                <w:rFonts w:hint="eastAsia"/>
                <w:b/>
              </w:rPr>
              <w:t>籍贯</w:t>
            </w:r>
          </w:p>
        </w:tc>
        <w:tc>
          <w:tcPr>
            <w:tcW w:w="1963" w:type="dxa"/>
          </w:tcPr>
          <w:p w14:paraId="076E8402" w14:textId="77777777" w:rsidR="008F1641" w:rsidRPr="008E0A8F" w:rsidRDefault="008F1641" w:rsidP="00917A69">
            <w:pPr>
              <w:spacing w:line="400" w:lineRule="exact"/>
              <w:jc w:val="center"/>
              <w:rPr>
                <w:b/>
              </w:rPr>
            </w:pPr>
            <w:r>
              <w:rPr>
                <w:rFonts w:hint="eastAsia"/>
                <w:b/>
              </w:rPr>
              <w:t>年龄</w:t>
            </w:r>
          </w:p>
        </w:tc>
      </w:tr>
      <w:tr w:rsidR="008F1641" w:rsidRPr="008E0A8F" w14:paraId="3F5104CA" w14:textId="77777777" w:rsidTr="008F1641">
        <w:tc>
          <w:tcPr>
            <w:tcW w:w="2031" w:type="dxa"/>
            <w:shd w:val="clear" w:color="auto" w:fill="auto"/>
          </w:tcPr>
          <w:p w14:paraId="4651FD33" w14:textId="77777777" w:rsidR="008F1641" w:rsidRPr="00331993" w:rsidRDefault="008F1641" w:rsidP="00917A69">
            <w:pPr>
              <w:spacing w:line="400" w:lineRule="exact"/>
              <w:jc w:val="center"/>
            </w:pPr>
            <w:r w:rsidRPr="00331993">
              <w:rPr>
                <w:rFonts w:hint="eastAsia"/>
              </w:rPr>
              <w:t>小红</w:t>
            </w:r>
          </w:p>
        </w:tc>
        <w:tc>
          <w:tcPr>
            <w:tcW w:w="2032" w:type="dxa"/>
            <w:shd w:val="clear" w:color="auto" w:fill="auto"/>
          </w:tcPr>
          <w:p w14:paraId="526B6EDC" w14:textId="77777777" w:rsidR="008F1641" w:rsidRPr="00331993" w:rsidRDefault="008F1641" w:rsidP="00917A69">
            <w:pPr>
              <w:spacing w:line="400" w:lineRule="exact"/>
              <w:jc w:val="center"/>
            </w:pPr>
            <w:r w:rsidRPr="00331993">
              <w:rPr>
                <w:rFonts w:hint="eastAsia"/>
              </w:rPr>
              <w:t>女</w:t>
            </w:r>
          </w:p>
        </w:tc>
        <w:tc>
          <w:tcPr>
            <w:tcW w:w="2032" w:type="dxa"/>
            <w:shd w:val="clear" w:color="auto" w:fill="auto"/>
          </w:tcPr>
          <w:p w14:paraId="7E88C5E2" w14:textId="77777777" w:rsidR="008F1641" w:rsidRPr="00331993" w:rsidRDefault="008F1641" w:rsidP="00917A69">
            <w:pPr>
              <w:spacing w:line="400" w:lineRule="exact"/>
              <w:jc w:val="center"/>
            </w:pPr>
            <w:r w:rsidRPr="00331993">
              <w:rPr>
                <w:rFonts w:hint="eastAsia"/>
              </w:rPr>
              <w:t>北京</w:t>
            </w:r>
          </w:p>
        </w:tc>
        <w:tc>
          <w:tcPr>
            <w:tcW w:w="1963" w:type="dxa"/>
          </w:tcPr>
          <w:p w14:paraId="601C78BE" w14:textId="77777777" w:rsidR="008F1641" w:rsidRPr="00331993" w:rsidRDefault="008F1641" w:rsidP="00917A69">
            <w:pPr>
              <w:spacing w:line="400" w:lineRule="exact"/>
              <w:jc w:val="center"/>
            </w:pPr>
            <w:r>
              <w:rPr>
                <w:rFonts w:hint="eastAsia"/>
              </w:rPr>
              <w:t>20</w:t>
            </w:r>
          </w:p>
        </w:tc>
      </w:tr>
      <w:tr w:rsidR="008F1641" w:rsidRPr="008E0A8F" w14:paraId="012C1D3C" w14:textId="77777777" w:rsidTr="008F1641">
        <w:tc>
          <w:tcPr>
            <w:tcW w:w="2031" w:type="dxa"/>
            <w:shd w:val="clear" w:color="auto" w:fill="auto"/>
          </w:tcPr>
          <w:p w14:paraId="22318536" w14:textId="77777777" w:rsidR="008F1641" w:rsidRPr="00331993" w:rsidRDefault="008F1641" w:rsidP="00917A69">
            <w:pPr>
              <w:spacing w:line="400" w:lineRule="exact"/>
              <w:jc w:val="center"/>
            </w:pPr>
            <w:r w:rsidRPr="00331993">
              <w:rPr>
                <w:rFonts w:hint="eastAsia"/>
              </w:rPr>
              <w:t>王伟强</w:t>
            </w:r>
          </w:p>
        </w:tc>
        <w:tc>
          <w:tcPr>
            <w:tcW w:w="2032" w:type="dxa"/>
            <w:shd w:val="clear" w:color="auto" w:fill="auto"/>
          </w:tcPr>
          <w:p w14:paraId="60D03B9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2F89E013" w14:textId="77777777" w:rsidR="008F1641" w:rsidRPr="00331993" w:rsidRDefault="008F1641" w:rsidP="00917A69">
            <w:pPr>
              <w:spacing w:line="400" w:lineRule="exact"/>
              <w:jc w:val="center"/>
            </w:pPr>
            <w:r w:rsidRPr="00331993">
              <w:rPr>
                <w:rFonts w:hint="eastAsia"/>
              </w:rPr>
              <w:t>天津</w:t>
            </w:r>
          </w:p>
        </w:tc>
        <w:tc>
          <w:tcPr>
            <w:tcW w:w="1963" w:type="dxa"/>
          </w:tcPr>
          <w:p w14:paraId="57660DCC" w14:textId="77777777" w:rsidR="008F1641" w:rsidRPr="00331993" w:rsidRDefault="008F1641" w:rsidP="00917A69">
            <w:pPr>
              <w:spacing w:line="400" w:lineRule="exact"/>
              <w:jc w:val="center"/>
            </w:pPr>
            <w:r>
              <w:rPr>
                <w:rFonts w:hint="eastAsia"/>
              </w:rPr>
              <w:t>33</w:t>
            </w:r>
          </w:p>
        </w:tc>
      </w:tr>
      <w:tr w:rsidR="008F1641" w:rsidRPr="008E0A8F" w14:paraId="2C9BA0C2" w14:textId="77777777" w:rsidTr="008F1641">
        <w:trPr>
          <w:trHeight w:val="70"/>
        </w:trPr>
        <w:tc>
          <w:tcPr>
            <w:tcW w:w="2031" w:type="dxa"/>
            <w:shd w:val="clear" w:color="auto" w:fill="auto"/>
          </w:tcPr>
          <w:p w14:paraId="146A3D46" w14:textId="77777777" w:rsidR="008F1641" w:rsidRPr="00331993" w:rsidRDefault="008F1641" w:rsidP="00917A69">
            <w:pPr>
              <w:spacing w:line="400" w:lineRule="exact"/>
              <w:jc w:val="center"/>
            </w:pPr>
            <w:r w:rsidRPr="00331993">
              <w:rPr>
                <w:rFonts w:hint="eastAsia"/>
              </w:rPr>
              <w:t>李维</w:t>
            </w:r>
            <w:r w:rsidRPr="00331993">
              <w:t>维</w:t>
            </w:r>
          </w:p>
        </w:tc>
        <w:tc>
          <w:tcPr>
            <w:tcW w:w="2032" w:type="dxa"/>
            <w:shd w:val="clear" w:color="auto" w:fill="auto"/>
          </w:tcPr>
          <w:p w14:paraId="4ABD5BEE"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5D7C92F6" w14:textId="77777777" w:rsidR="008F1641" w:rsidRPr="00331993" w:rsidRDefault="008F1641" w:rsidP="00917A69">
            <w:pPr>
              <w:spacing w:line="400" w:lineRule="exact"/>
              <w:jc w:val="center"/>
            </w:pPr>
            <w:r w:rsidRPr="00331993">
              <w:rPr>
                <w:rFonts w:hint="eastAsia"/>
              </w:rPr>
              <w:t>黑龙江</w:t>
            </w:r>
          </w:p>
        </w:tc>
        <w:tc>
          <w:tcPr>
            <w:tcW w:w="1963" w:type="dxa"/>
          </w:tcPr>
          <w:p w14:paraId="0F1ED344" w14:textId="77777777" w:rsidR="008F1641" w:rsidRPr="00331993" w:rsidRDefault="008F1641" w:rsidP="00917A69">
            <w:pPr>
              <w:spacing w:line="400" w:lineRule="exact"/>
              <w:jc w:val="center"/>
            </w:pPr>
            <w:r>
              <w:rPr>
                <w:rFonts w:hint="eastAsia"/>
              </w:rPr>
              <w:t>23</w:t>
            </w:r>
          </w:p>
        </w:tc>
      </w:tr>
      <w:tr w:rsidR="008F1641" w:rsidRPr="008E0A8F" w14:paraId="1DE0DBA6" w14:textId="77777777" w:rsidTr="008F1641">
        <w:tc>
          <w:tcPr>
            <w:tcW w:w="2031" w:type="dxa"/>
            <w:shd w:val="clear" w:color="auto" w:fill="auto"/>
          </w:tcPr>
          <w:p w14:paraId="69731022" w14:textId="77777777" w:rsidR="008F1641" w:rsidRPr="00331993" w:rsidRDefault="008F1641" w:rsidP="00917A69">
            <w:pPr>
              <w:spacing w:line="400" w:lineRule="exact"/>
              <w:jc w:val="center"/>
            </w:pPr>
            <w:r w:rsidRPr="00331993">
              <w:rPr>
                <w:rFonts w:hint="eastAsia"/>
              </w:rPr>
              <w:t>唐</w:t>
            </w:r>
            <w:r w:rsidRPr="00331993">
              <w:t>煦日辉</w:t>
            </w:r>
          </w:p>
        </w:tc>
        <w:tc>
          <w:tcPr>
            <w:tcW w:w="2032" w:type="dxa"/>
            <w:shd w:val="clear" w:color="auto" w:fill="auto"/>
          </w:tcPr>
          <w:p w14:paraId="7E3EEA80"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4EB71DE5" w14:textId="77777777" w:rsidR="008F1641" w:rsidRPr="00331993" w:rsidRDefault="008F1641" w:rsidP="00917A69">
            <w:pPr>
              <w:spacing w:line="400" w:lineRule="exact"/>
              <w:jc w:val="center"/>
            </w:pPr>
            <w:r w:rsidRPr="00331993">
              <w:rPr>
                <w:rFonts w:hint="eastAsia"/>
              </w:rPr>
              <w:t>安徽</w:t>
            </w:r>
          </w:p>
        </w:tc>
        <w:tc>
          <w:tcPr>
            <w:tcW w:w="1963" w:type="dxa"/>
          </w:tcPr>
          <w:p w14:paraId="6202BB86" w14:textId="77777777" w:rsidR="008F1641" w:rsidRPr="00331993" w:rsidRDefault="008F1641" w:rsidP="00917A69">
            <w:pPr>
              <w:spacing w:line="400" w:lineRule="exact"/>
              <w:jc w:val="center"/>
            </w:pPr>
            <w:r>
              <w:rPr>
                <w:rFonts w:hint="eastAsia"/>
              </w:rPr>
              <w:t>20</w:t>
            </w:r>
          </w:p>
        </w:tc>
      </w:tr>
      <w:tr w:rsidR="008F1641" w:rsidRPr="008E0A8F" w14:paraId="6CA02C78" w14:textId="77777777" w:rsidTr="008F1641">
        <w:tc>
          <w:tcPr>
            <w:tcW w:w="2031" w:type="dxa"/>
            <w:shd w:val="clear" w:color="auto" w:fill="auto"/>
          </w:tcPr>
          <w:p w14:paraId="56572C38" w14:textId="77777777" w:rsidR="008F1641" w:rsidRPr="00331993" w:rsidRDefault="008F1641" w:rsidP="00917A69">
            <w:pPr>
              <w:spacing w:line="400" w:lineRule="exact"/>
              <w:jc w:val="center"/>
            </w:pPr>
            <w:r>
              <w:rPr>
                <w:rFonts w:hint="eastAsia"/>
              </w:rPr>
              <w:t>李</w:t>
            </w:r>
            <w:r>
              <w:t>俊基</w:t>
            </w:r>
          </w:p>
        </w:tc>
        <w:tc>
          <w:tcPr>
            <w:tcW w:w="2032" w:type="dxa"/>
            <w:shd w:val="clear" w:color="auto" w:fill="auto"/>
          </w:tcPr>
          <w:p w14:paraId="69485408"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16CCA222" w14:textId="77777777" w:rsidR="008F1641" w:rsidRPr="00331993" w:rsidRDefault="008F1641" w:rsidP="00917A69">
            <w:pPr>
              <w:spacing w:line="400" w:lineRule="exact"/>
              <w:jc w:val="center"/>
            </w:pPr>
            <w:r>
              <w:rPr>
                <w:rFonts w:hint="eastAsia"/>
              </w:rPr>
              <w:t>江西</w:t>
            </w:r>
          </w:p>
        </w:tc>
        <w:tc>
          <w:tcPr>
            <w:tcW w:w="1963" w:type="dxa"/>
          </w:tcPr>
          <w:p w14:paraId="4374A30E" w14:textId="77777777" w:rsidR="008F1641" w:rsidRPr="00331993" w:rsidRDefault="008F1641" w:rsidP="00917A69">
            <w:pPr>
              <w:spacing w:line="400" w:lineRule="exact"/>
              <w:jc w:val="center"/>
            </w:pPr>
            <w:r>
              <w:rPr>
                <w:rFonts w:hint="eastAsia"/>
              </w:rPr>
              <w:t>20</w:t>
            </w:r>
          </w:p>
        </w:tc>
      </w:tr>
      <w:tr w:rsidR="008F1641" w:rsidRPr="008E0A8F" w14:paraId="561D73F9" w14:textId="77777777" w:rsidTr="008F1641">
        <w:tc>
          <w:tcPr>
            <w:tcW w:w="2031" w:type="dxa"/>
            <w:shd w:val="clear" w:color="auto" w:fill="auto"/>
          </w:tcPr>
          <w:p w14:paraId="57D6F65F" w14:textId="77777777" w:rsidR="008F1641" w:rsidRPr="00331993" w:rsidRDefault="008F1641" w:rsidP="00917A69">
            <w:pPr>
              <w:spacing w:line="400" w:lineRule="exact"/>
              <w:jc w:val="center"/>
            </w:pPr>
            <w:r>
              <w:rPr>
                <w:rFonts w:hint="eastAsia"/>
              </w:rPr>
              <w:t>王</w:t>
            </w:r>
            <w:r>
              <w:t>强</w:t>
            </w:r>
          </w:p>
        </w:tc>
        <w:tc>
          <w:tcPr>
            <w:tcW w:w="2032" w:type="dxa"/>
            <w:shd w:val="clear" w:color="auto" w:fill="auto"/>
          </w:tcPr>
          <w:p w14:paraId="6CB6813C"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3088DC20" w14:textId="77777777" w:rsidR="008F1641" w:rsidRPr="00331993" w:rsidRDefault="008F1641" w:rsidP="00917A69">
            <w:pPr>
              <w:spacing w:line="400" w:lineRule="exact"/>
              <w:jc w:val="center"/>
            </w:pPr>
            <w:r>
              <w:rPr>
                <w:rFonts w:hint="eastAsia"/>
              </w:rPr>
              <w:t>内蒙古</w:t>
            </w:r>
          </w:p>
        </w:tc>
        <w:tc>
          <w:tcPr>
            <w:tcW w:w="1963" w:type="dxa"/>
          </w:tcPr>
          <w:p w14:paraId="0D717EE3" w14:textId="77777777" w:rsidR="008F1641" w:rsidRPr="00331993" w:rsidRDefault="008F1641" w:rsidP="00917A69">
            <w:pPr>
              <w:spacing w:line="400" w:lineRule="exact"/>
              <w:jc w:val="center"/>
            </w:pPr>
            <w:r>
              <w:rPr>
                <w:rFonts w:hint="eastAsia"/>
              </w:rPr>
              <w:t>33</w:t>
            </w:r>
          </w:p>
        </w:tc>
      </w:tr>
      <w:tr w:rsidR="008F1641" w:rsidRPr="008E0A8F" w14:paraId="6CD3C6B5" w14:textId="77777777" w:rsidTr="008F1641">
        <w:tc>
          <w:tcPr>
            <w:tcW w:w="2031" w:type="dxa"/>
            <w:shd w:val="clear" w:color="auto" w:fill="auto"/>
          </w:tcPr>
          <w:p w14:paraId="42F7096C" w14:textId="77777777" w:rsidR="008F1641" w:rsidRPr="00331993" w:rsidRDefault="008F1641" w:rsidP="00917A69">
            <w:pPr>
              <w:spacing w:line="400" w:lineRule="exact"/>
              <w:jc w:val="center"/>
            </w:pPr>
            <w:r>
              <w:rPr>
                <w:rFonts w:hint="eastAsia"/>
              </w:rPr>
              <w:t>何</w:t>
            </w:r>
            <w:r>
              <w:t>平</w:t>
            </w:r>
          </w:p>
        </w:tc>
        <w:tc>
          <w:tcPr>
            <w:tcW w:w="2032" w:type="dxa"/>
            <w:shd w:val="clear" w:color="auto" w:fill="auto"/>
          </w:tcPr>
          <w:p w14:paraId="1A3158A4" w14:textId="77777777" w:rsidR="008F1641" w:rsidRPr="00331993" w:rsidRDefault="008F1641" w:rsidP="00917A69">
            <w:pPr>
              <w:spacing w:line="400" w:lineRule="exact"/>
              <w:jc w:val="center"/>
            </w:pPr>
            <w:r w:rsidRPr="00331993">
              <w:rPr>
                <w:rFonts w:hint="eastAsia"/>
              </w:rPr>
              <w:t>男</w:t>
            </w:r>
          </w:p>
        </w:tc>
        <w:tc>
          <w:tcPr>
            <w:tcW w:w="2032" w:type="dxa"/>
            <w:shd w:val="clear" w:color="auto" w:fill="auto"/>
          </w:tcPr>
          <w:p w14:paraId="72224E56" w14:textId="77777777" w:rsidR="008F1641" w:rsidRPr="00331993" w:rsidRDefault="008F1641" w:rsidP="00917A69">
            <w:pPr>
              <w:spacing w:line="400" w:lineRule="exact"/>
              <w:jc w:val="center"/>
            </w:pPr>
            <w:r>
              <w:rPr>
                <w:rFonts w:hint="eastAsia"/>
              </w:rPr>
              <w:t>新疆</w:t>
            </w:r>
          </w:p>
        </w:tc>
        <w:tc>
          <w:tcPr>
            <w:tcW w:w="1963" w:type="dxa"/>
          </w:tcPr>
          <w:p w14:paraId="29243361" w14:textId="77777777" w:rsidR="008F1641" w:rsidRPr="00331993" w:rsidRDefault="008F1641" w:rsidP="00917A69">
            <w:pPr>
              <w:spacing w:line="400" w:lineRule="exact"/>
              <w:jc w:val="center"/>
            </w:pPr>
            <w:r>
              <w:rPr>
                <w:rFonts w:hint="eastAsia"/>
              </w:rPr>
              <w:t>23</w:t>
            </w:r>
          </w:p>
        </w:tc>
      </w:tr>
      <w:tr w:rsidR="008F1641" w:rsidRPr="008E0A8F" w14:paraId="751D5DD3" w14:textId="77777777" w:rsidTr="008F1641">
        <w:tc>
          <w:tcPr>
            <w:tcW w:w="2031" w:type="dxa"/>
            <w:shd w:val="clear" w:color="auto" w:fill="auto"/>
          </w:tcPr>
          <w:p w14:paraId="137B0FFB" w14:textId="77777777" w:rsidR="008F1641" w:rsidRDefault="008F1641" w:rsidP="00917A69">
            <w:pPr>
              <w:spacing w:line="400" w:lineRule="exact"/>
              <w:jc w:val="center"/>
            </w:pPr>
            <w:r>
              <w:rPr>
                <w:rFonts w:hint="eastAsia"/>
              </w:rPr>
              <w:t>艾</w:t>
            </w:r>
            <w:r>
              <w:t>文</w:t>
            </w:r>
          </w:p>
        </w:tc>
        <w:tc>
          <w:tcPr>
            <w:tcW w:w="2032" w:type="dxa"/>
            <w:shd w:val="clear" w:color="auto" w:fill="auto"/>
          </w:tcPr>
          <w:p w14:paraId="7320DE55" w14:textId="77777777" w:rsidR="008F1641" w:rsidRPr="00331993" w:rsidRDefault="008F1641" w:rsidP="00917A69">
            <w:pPr>
              <w:spacing w:line="400" w:lineRule="exact"/>
              <w:jc w:val="center"/>
            </w:pPr>
            <w:r>
              <w:rPr>
                <w:rFonts w:hint="eastAsia"/>
              </w:rPr>
              <w:t>女</w:t>
            </w:r>
          </w:p>
        </w:tc>
        <w:tc>
          <w:tcPr>
            <w:tcW w:w="2032" w:type="dxa"/>
            <w:shd w:val="clear" w:color="auto" w:fill="auto"/>
          </w:tcPr>
          <w:p w14:paraId="4EFE4E07" w14:textId="77777777" w:rsidR="008F1641" w:rsidRPr="00331993" w:rsidRDefault="008F1641" w:rsidP="00917A69">
            <w:pPr>
              <w:spacing w:line="400" w:lineRule="exact"/>
              <w:jc w:val="center"/>
            </w:pPr>
            <w:r>
              <w:rPr>
                <w:rFonts w:hint="eastAsia"/>
              </w:rPr>
              <w:t>河北</w:t>
            </w:r>
          </w:p>
        </w:tc>
        <w:tc>
          <w:tcPr>
            <w:tcW w:w="1963" w:type="dxa"/>
          </w:tcPr>
          <w:p w14:paraId="0D0432CB" w14:textId="77777777" w:rsidR="008F1641" w:rsidRPr="00331993" w:rsidRDefault="008F1641" w:rsidP="00917A69">
            <w:pPr>
              <w:spacing w:line="400" w:lineRule="exact"/>
              <w:jc w:val="center"/>
            </w:pPr>
            <w:r>
              <w:rPr>
                <w:rFonts w:hint="eastAsia"/>
              </w:rPr>
              <w:t>20</w:t>
            </w:r>
          </w:p>
        </w:tc>
      </w:tr>
    </w:tbl>
    <w:p w14:paraId="02A55DD1" w14:textId="77777777" w:rsidR="003D1951" w:rsidRDefault="003D7F48" w:rsidP="003D7F48">
      <w:pPr>
        <w:spacing w:line="360" w:lineRule="auto"/>
        <w:jc w:val="center"/>
        <w:rPr>
          <w:rFonts w:ascii="楷体_GB2312" w:eastAsia="楷体_GB2312"/>
          <w:sz w:val="21"/>
          <w:szCs w:val="21"/>
        </w:rPr>
      </w:pPr>
      <w:r w:rsidRPr="003D7F48">
        <w:rPr>
          <w:rFonts w:ascii="楷体_GB2312" w:eastAsia="楷体_GB2312" w:hint="eastAsia"/>
          <w:sz w:val="21"/>
          <w:szCs w:val="21"/>
        </w:rPr>
        <w:t>表4</w:t>
      </w:r>
      <w:r w:rsidRPr="003D7F48">
        <w:rPr>
          <w:rFonts w:ascii="楷体_GB2312" w:eastAsia="楷体_GB2312"/>
          <w:sz w:val="21"/>
          <w:szCs w:val="21"/>
        </w:rPr>
        <w:t xml:space="preserve">-3 </w:t>
      </w:r>
      <w:r w:rsidR="00C674F2">
        <w:rPr>
          <w:rFonts w:ascii="楷体_GB2312" w:eastAsia="楷体_GB2312" w:hint="eastAsia"/>
          <w:sz w:val="21"/>
          <w:szCs w:val="21"/>
        </w:rPr>
        <w:t>横向</w:t>
      </w:r>
      <w:r w:rsidR="00C674F2">
        <w:rPr>
          <w:rFonts w:ascii="楷体_GB2312" w:eastAsia="楷体_GB2312"/>
          <w:sz w:val="21"/>
          <w:szCs w:val="21"/>
        </w:rPr>
        <w:t>展开</w:t>
      </w:r>
      <w:r w:rsidRPr="003D7F48">
        <w:rPr>
          <w:rFonts w:ascii="楷体_GB2312" w:eastAsia="楷体_GB2312" w:hint="eastAsia"/>
          <w:sz w:val="21"/>
          <w:szCs w:val="21"/>
        </w:rPr>
        <w:t>表格</w:t>
      </w:r>
      <w:r w:rsidRPr="003D7F48">
        <w:rPr>
          <w:rFonts w:ascii="楷体_GB2312" w:eastAsia="楷体_GB2312"/>
          <w:sz w:val="21"/>
          <w:szCs w:val="21"/>
        </w:rPr>
        <w:t>示意</w:t>
      </w:r>
    </w:p>
    <w:p w14:paraId="1D0CDFA3" w14:textId="77777777" w:rsidR="008F1641" w:rsidRDefault="008F1641" w:rsidP="00917A69">
      <w:pPr>
        <w:spacing w:line="400" w:lineRule="exact"/>
        <w:ind w:firstLine="420"/>
      </w:pPr>
      <w:r>
        <w:rPr>
          <w:rFonts w:hint="eastAsia"/>
        </w:rPr>
        <w:t>依据公式依次</w:t>
      </w:r>
      <w:r>
        <w:t>计算去除首行首列后各个单元格内的文字数量</w:t>
      </w:r>
      <w:r>
        <w:rPr>
          <w:rFonts w:hint="eastAsia"/>
        </w:rPr>
        <w:t>及</w:t>
      </w:r>
      <w:r>
        <w:t>各行各列的</w:t>
      </w:r>
      <w:r>
        <w:rPr>
          <w:rFonts w:hint="eastAsia"/>
        </w:rPr>
        <w:t>平均</w:t>
      </w:r>
      <w:r>
        <w:t>字数及</w:t>
      </w:r>
      <w:r w:rsidR="002E0D35">
        <w:rPr>
          <w:rFonts w:hint="eastAsia"/>
        </w:rPr>
        <w:t>标准</w:t>
      </w:r>
      <w:r>
        <w:t>差，计算结果如下图所示：</w:t>
      </w:r>
    </w:p>
    <w:p w14:paraId="11EC395A" w14:textId="77777777" w:rsidR="008F1641" w:rsidRDefault="002E0D35" w:rsidP="002E0D35">
      <w:pPr>
        <w:jc w:val="center"/>
      </w:pPr>
      <w:r>
        <w:object w:dxaOrig="7531" w:dyaOrig="7695" w14:anchorId="4392096F">
          <v:shape id="_x0000_i1052" type="#_x0000_t75" style="width:269.4pt;height:277.2pt" o:ole="">
            <v:imagedata r:id="rId72" o:title=""/>
          </v:shape>
          <o:OLEObject Type="Embed" ProgID="Visio.Drawing.15" ShapeID="_x0000_i1052" DrawAspect="Content" ObjectID="_1571948080" r:id="rId73"/>
        </w:object>
      </w:r>
    </w:p>
    <w:p w14:paraId="2E60E09A" w14:textId="77777777" w:rsidR="002E0D35" w:rsidRPr="002E0D35" w:rsidRDefault="002E0D35" w:rsidP="002E0D35">
      <w:pPr>
        <w:spacing w:line="360" w:lineRule="auto"/>
        <w:jc w:val="center"/>
        <w:rPr>
          <w:rFonts w:ascii="楷体_GB2312" w:eastAsia="楷体_GB2312"/>
          <w:sz w:val="21"/>
          <w:szCs w:val="21"/>
        </w:rPr>
      </w:pPr>
      <w:r w:rsidRPr="002E0D35">
        <w:rPr>
          <w:rFonts w:ascii="楷体_GB2312" w:eastAsia="楷体_GB2312" w:hint="eastAsia"/>
          <w:sz w:val="21"/>
          <w:szCs w:val="21"/>
        </w:rPr>
        <w:t>图4</w:t>
      </w:r>
      <w:r w:rsidRPr="002E0D35">
        <w:rPr>
          <w:rFonts w:ascii="楷体_GB2312" w:eastAsia="楷体_GB2312"/>
          <w:sz w:val="21"/>
          <w:szCs w:val="21"/>
        </w:rPr>
        <w:t xml:space="preserve">-15 </w:t>
      </w:r>
      <w:r w:rsidRPr="002E0D35">
        <w:rPr>
          <w:rFonts w:ascii="楷体_GB2312" w:eastAsia="楷体_GB2312" w:hint="eastAsia"/>
          <w:sz w:val="21"/>
          <w:szCs w:val="21"/>
        </w:rPr>
        <w:t>去除</w:t>
      </w:r>
      <w:r w:rsidRPr="002E0D35">
        <w:rPr>
          <w:rFonts w:ascii="楷体_GB2312" w:eastAsia="楷体_GB2312"/>
          <w:sz w:val="21"/>
          <w:szCs w:val="21"/>
        </w:rPr>
        <w:t>收行首列的行列均值方差统计图</w:t>
      </w:r>
    </w:p>
    <w:p w14:paraId="5595428B" w14:textId="77777777" w:rsidR="00331993" w:rsidRDefault="002E0D35" w:rsidP="00917A69">
      <w:pPr>
        <w:wordWrap w:val="0"/>
        <w:spacing w:line="400" w:lineRule="exact"/>
        <w:ind w:firstLine="420"/>
      </w:pPr>
      <w:r>
        <w:rPr>
          <w:rFonts w:hint="eastAsia"/>
        </w:rPr>
        <w:t>如图</w:t>
      </w:r>
      <w:r>
        <w:t>，</w:t>
      </w:r>
      <w:r>
        <w:rPr>
          <w:rFonts w:hint="eastAsia"/>
        </w:rPr>
        <w:t>蓝色</w:t>
      </w:r>
      <w:r>
        <w:t>框图中</w:t>
      </w:r>
      <w:r>
        <w:rPr>
          <w:rFonts w:hint="eastAsia"/>
        </w:rPr>
        <w:t>统计</w:t>
      </w:r>
      <w:r>
        <w:t>的是表格</w:t>
      </w:r>
      <w:r>
        <w:rPr>
          <w:rFonts w:hint="eastAsia"/>
        </w:rPr>
        <w:t>各</w:t>
      </w:r>
      <w:r>
        <w:t>单元格内的</w:t>
      </w:r>
      <w:r>
        <w:rPr>
          <w:rFonts w:hint="eastAsia"/>
        </w:rPr>
        <w:t>字数</w:t>
      </w:r>
      <w:r>
        <w:t>。</w:t>
      </w:r>
      <w:r>
        <w:rPr>
          <w:rFonts w:hint="eastAsia"/>
        </w:rPr>
        <w:t>橘黄色</w:t>
      </w:r>
      <w:r>
        <w:t>框图表示的是各行和各列的均值和方差统计结果。</w:t>
      </w:r>
      <w:r w:rsidR="00331993">
        <w:rPr>
          <w:rFonts w:hint="eastAsia"/>
        </w:rPr>
        <w:t>则</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oMath>
      <w:r w:rsidR="00331993">
        <w:t>=</w:t>
      </w:r>
      <w:r>
        <w:rPr>
          <w:rFonts w:hint="eastAsia"/>
        </w:rPr>
        <w:t>(0.25</w:t>
      </w:r>
      <w:r>
        <w:t>+0.25+0.82+0.25</w:t>
      </w:r>
      <w:r w:rsidR="0095302C">
        <w:t>+0.25+0.82+0.25+0.25</w:t>
      </w:r>
      <w:r w:rsidR="00331993">
        <w:t>)</w:t>
      </w:r>
      <w:r w:rsidR="0095302C">
        <w:rPr>
          <w:rFonts w:hint="eastAsia"/>
        </w:rPr>
        <w:t>/8=0.39</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95302C">
        <w:t>=(0+0.43+0)/3=0.14</w:t>
      </w:r>
      <w:r w:rsidR="00331993">
        <w:rPr>
          <w:rFonts w:hint="eastAsia"/>
        </w:rP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raw</m:t>
            </m:r>
          </m:sub>
        </m:sSub>
        <m:r>
          <m:rPr>
            <m:sty m:val="p"/>
          </m:rPr>
          <w:rPr>
            <w:rFonts w:ascii="Cambria Math" w:hAnsi="Cambria Math" w:hint="eastAsia"/>
          </w:rPr>
          <m:t>&gt;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col</m:t>
            </m:r>
          </m:sub>
        </m:sSub>
      </m:oMath>
      <w:r w:rsidR="005E0602">
        <w:rPr>
          <w:rFonts w:hint="eastAsia"/>
        </w:rPr>
        <w:t>，</w:t>
      </w:r>
      <w:r w:rsidR="00331993">
        <w:t>因此</w:t>
      </w:r>
      <w:r w:rsidR="00331993">
        <w:rPr>
          <w:rFonts w:hint="eastAsia"/>
        </w:rPr>
        <w:t>该</w:t>
      </w:r>
      <w:r w:rsidR="00331993">
        <w:t>表格为</w:t>
      </w:r>
      <w:r w:rsidR="00331993">
        <w:rPr>
          <w:rFonts w:hint="eastAsia"/>
        </w:rPr>
        <w:t>横</w:t>
      </w:r>
      <w:r w:rsidR="00331993">
        <w:t>展开的表格。</w:t>
      </w:r>
    </w:p>
    <w:p w14:paraId="5A26BD17" w14:textId="77777777" w:rsidR="005D54E1" w:rsidRDefault="005D54E1" w:rsidP="005D54E1">
      <w:pPr>
        <w:pStyle w:val="2"/>
      </w:pPr>
      <w:bookmarkStart w:id="213" w:name="_Toc406841181"/>
      <w:r>
        <w:rPr>
          <w:rFonts w:hint="eastAsia"/>
        </w:rPr>
        <w:t>本章小结</w:t>
      </w:r>
      <w:bookmarkEnd w:id="213"/>
    </w:p>
    <w:p w14:paraId="1B30F918" w14:textId="5063B614" w:rsidR="005D54E1" w:rsidRPr="005D54E1" w:rsidRDefault="005D54E1" w:rsidP="00917A69">
      <w:pPr>
        <w:spacing w:line="400" w:lineRule="exact"/>
        <w:ind w:firstLine="420"/>
      </w:pPr>
      <w:r>
        <w:rPr>
          <w:rFonts w:hint="eastAsia"/>
        </w:rPr>
        <w:t>本章</w:t>
      </w:r>
      <w:r>
        <w:t>主要介绍了</w:t>
      </w:r>
      <w:r>
        <w:t>PDF</w:t>
      </w:r>
      <w:r>
        <w:t>表格</w:t>
      </w:r>
      <w:r>
        <w:rPr>
          <w:rFonts w:hint="eastAsia"/>
        </w:rPr>
        <w:t>数据</w:t>
      </w:r>
      <w:r>
        <w:t>抽取系统</w:t>
      </w:r>
      <w:r>
        <w:rPr>
          <w:rFonts w:hint="eastAsia"/>
        </w:rPr>
        <w:t>的</w:t>
      </w:r>
      <w:r>
        <w:t>关键</w:t>
      </w:r>
      <w:r w:rsidR="00913D8F">
        <w:rPr>
          <w:rFonts w:hint="eastAsia"/>
        </w:rPr>
        <w:t>技术</w:t>
      </w:r>
      <w:r>
        <w:t>。</w:t>
      </w:r>
      <w:r>
        <w:rPr>
          <w:rFonts w:hint="eastAsia"/>
        </w:rPr>
        <w:t>对于</w:t>
      </w:r>
      <w:r>
        <w:t>PDF</w:t>
      </w:r>
      <w:r>
        <w:rPr>
          <w:rFonts w:hint="eastAsia"/>
        </w:rPr>
        <w:t>的</w:t>
      </w:r>
      <w:r>
        <w:t>表格特征提取，本课题选择了</w:t>
      </w:r>
      <w:r w:rsidR="000525A2">
        <w:rPr>
          <w:rFonts w:hint="eastAsia"/>
        </w:rPr>
        <w:t>PDFBox</w:t>
      </w:r>
      <w:r w:rsidR="000525A2">
        <w:t>开源项目辅助实现特征提取。对</w:t>
      </w:r>
      <w:r w:rsidR="000525A2">
        <w:t>PDF</w:t>
      </w:r>
      <w:r w:rsidR="000525A2">
        <w:t>中的文字信息进行了重新封装。</w:t>
      </w:r>
      <w:r w:rsidR="000525A2">
        <w:rPr>
          <w:rFonts w:hint="eastAsia"/>
        </w:rPr>
        <w:t>为了</w:t>
      </w:r>
      <w:r w:rsidR="000525A2">
        <w:t>获取表格</w:t>
      </w:r>
      <w:r w:rsidR="000525A2">
        <w:rPr>
          <w:rFonts w:hint="eastAsia"/>
        </w:rPr>
        <w:t>线条</w:t>
      </w:r>
      <w:r w:rsidR="000525A2">
        <w:t>信息，修改了</w:t>
      </w:r>
      <w:r w:rsidR="000525A2">
        <w:t>PDFBox</w:t>
      </w:r>
      <w:r w:rsidR="000525A2">
        <w:t>源码，实现了对</w:t>
      </w:r>
      <w:r w:rsidR="000525A2">
        <w:t>PDF</w:t>
      </w:r>
      <w:r w:rsidR="000525A2">
        <w:t>中线条信息的提取和封装。表格</w:t>
      </w:r>
      <w:r w:rsidR="000525A2">
        <w:rPr>
          <w:rFonts w:hint="eastAsia"/>
        </w:rPr>
        <w:t>的</w:t>
      </w:r>
      <w:r w:rsidR="000525A2">
        <w:t>还原</w:t>
      </w:r>
      <w:r w:rsidR="000525A2">
        <w:rPr>
          <w:rFonts w:hint="eastAsia"/>
        </w:rPr>
        <w:t>由于</w:t>
      </w:r>
      <w:r w:rsidR="000525A2">
        <w:t>使用了基于线条的还原方式，因此</w:t>
      </w:r>
      <w:r w:rsidR="000525A2">
        <w:rPr>
          <w:rFonts w:hint="eastAsia"/>
        </w:rPr>
        <w:t>有效</w:t>
      </w:r>
      <w:r w:rsidR="000525A2">
        <w:t>的保证了表格还原的准确性。</w:t>
      </w:r>
      <w:r w:rsidR="000525A2">
        <w:rPr>
          <w:rFonts w:hint="eastAsia"/>
        </w:rPr>
        <w:t>对于</w:t>
      </w:r>
      <w:r w:rsidR="000525A2">
        <w:t>表格结构的识别，主要涉及</w:t>
      </w:r>
      <w:r w:rsidR="000525A2">
        <w:rPr>
          <w:rFonts w:hint="eastAsia"/>
        </w:rPr>
        <w:t>复杂</w:t>
      </w:r>
      <w:r w:rsidR="000525A2">
        <w:t>表头识别，表格展开方式识别等常见问题</w:t>
      </w:r>
      <w:r w:rsidR="000525A2">
        <w:rPr>
          <w:rFonts w:hint="eastAsia"/>
        </w:rPr>
        <w:t>，</w:t>
      </w:r>
      <w:r w:rsidR="000525A2">
        <w:t>本章基于</w:t>
      </w:r>
      <w:r w:rsidR="000525A2">
        <w:t>PDF</w:t>
      </w:r>
      <w:r w:rsidR="000525A2">
        <w:rPr>
          <w:rFonts w:hint="eastAsia"/>
        </w:rPr>
        <w:t>表格</w:t>
      </w:r>
      <w:r w:rsidR="000525A2">
        <w:t>的特点，分别给出了对应的解决方案。</w:t>
      </w:r>
    </w:p>
    <w:p w14:paraId="40D0CA1C" w14:textId="77777777" w:rsidR="008049FA" w:rsidRPr="005D54E1" w:rsidRDefault="008049FA" w:rsidP="00331993">
      <w:pPr>
        <w:ind w:left="720"/>
      </w:pPr>
    </w:p>
    <w:p w14:paraId="24E67D73" w14:textId="77777777" w:rsidR="005E0602" w:rsidRDefault="005E0602" w:rsidP="00331993">
      <w:pPr>
        <w:ind w:left="720"/>
      </w:pPr>
    </w:p>
    <w:p w14:paraId="3967601F" w14:textId="77777777" w:rsidR="005E0602" w:rsidRDefault="005E0602" w:rsidP="00331993">
      <w:pPr>
        <w:ind w:left="720"/>
      </w:pPr>
    </w:p>
    <w:p w14:paraId="4DDF59B5" w14:textId="77777777" w:rsidR="008049FA" w:rsidRDefault="008049FA" w:rsidP="00331993">
      <w:pPr>
        <w:ind w:left="720"/>
        <w:rPr>
          <w:noProof/>
        </w:rPr>
      </w:pPr>
    </w:p>
    <w:p w14:paraId="0C81436F" w14:textId="77777777" w:rsidR="005D54E1" w:rsidRDefault="005D54E1" w:rsidP="00331993">
      <w:pPr>
        <w:ind w:left="720"/>
        <w:rPr>
          <w:noProof/>
        </w:rPr>
      </w:pPr>
    </w:p>
    <w:p w14:paraId="5604A229" w14:textId="77777777" w:rsidR="005D54E1" w:rsidRDefault="005D54E1" w:rsidP="00331993">
      <w:pPr>
        <w:ind w:left="720"/>
        <w:rPr>
          <w:noProof/>
        </w:rPr>
      </w:pPr>
    </w:p>
    <w:p w14:paraId="0ACDD883" w14:textId="77777777" w:rsidR="005A57E1" w:rsidRDefault="005A57E1" w:rsidP="00331993">
      <w:pPr>
        <w:ind w:left="720"/>
        <w:rPr>
          <w:noProof/>
        </w:rPr>
        <w:sectPr w:rsidR="005A57E1">
          <w:headerReference w:type="even" r:id="rId74"/>
          <w:headerReference w:type="default" r:id="rId75"/>
          <w:endnotePr>
            <w:numFmt w:val="decimal"/>
          </w:endnotePr>
          <w:pgSz w:w="11906" w:h="16838"/>
          <w:pgMar w:top="1440" w:right="1559" w:bottom="1440" w:left="1559" w:header="851" w:footer="992" w:gutter="0"/>
          <w:cols w:space="720"/>
          <w:docGrid w:type="lines" w:linePitch="312"/>
        </w:sectPr>
      </w:pPr>
    </w:p>
    <w:p w14:paraId="15F7D65C" w14:textId="77777777" w:rsidR="00173303" w:rsidRDefault="007D2BC8">
      <w:pPr>
        <w:pStyle w:val="1"/>
      </w:pPr>
      <w:bookmarkStart w:id="214" w:name="_Toc406841182"/>
      <w:r>
        <w:rPr>
          <w:rFonts w:hint="eastAsia"/>
        </w:rPr>
        <w:lastRenderedPageBreak/>
        <w:t>P</w:t>
      </w:r>
      <w:r>
        <w:t>DF</w:t>
      </w:r>
      <w:r>
        <w:rPr>
          <w:rFonts w:hint="eastAsia"/>
        </w:rPr>
        <w:t>表格数据抽取系统</w:t>
      </w:r>
      <w:r w:rsidR="006C7FC0">
        <w:rPr>
          <w:rFonts w:hint="eastAsia"/>
        </w:rPr>
        <w:t>设计</w:t>
      </w:r>
      <w:r w:rsidR="006C7FC0">
        <w:t>与实现</w:t>
      </w:r>
      <w:bookmarkEnd w:id="214"/>
    </w:p>
    <w:p w14:paraId="5FE746CF" w14:textId="0926B17B" w:rsidR="003E673E" w:rsidRDefault="00B177DA">
      <w:pPr>
        <w:pStyle w:val="07415"/>
        <w:ind w:firstLineChars="200" w:firstLine="480"/>
      </w:pPr>
      <w:r>
        <w:rPr>
          <w:rFonts w:hint="eastAsia"/>
        </w:rPr>
        <w:t>前文</w:t>
      </w:r>
      <w:r>
        <w:t>对</w:t>
      </w:r>
      <w:r>
        <w:rPr>
          <w:rFonts w:hint="eastAsia"/>
        </w:rPr>
        <w:t>PDF</w:t>
      </w:r>
      <w:r>
        <w:t>表格数据抽取的关键</w:t>
      </w:r>
      <w:r w:rsidR="00913D8F">
        <w:rPr>
          <w:rFonts w:hint="eastAsia"/>
        </w:rPr>
        <w:t>技术</w:t>
      </w:r>
      <w:r>
        <w:t>进行了详细的介绍，</w:t>
      </w:r>
      <w:r w:rsidR="007D2BC8">
        <w:rPr>
          <w:rFonts w:hint="eastAsia"/>
        </w:rPr>
        <w:t>本</w:t>
      </w:r>
      <w:r w:rsidR="007D2BC8">
        <w:t>章</w:t>
      </w:r>
      <w:r>
        <w:rPr>
          <w:rFonts w:hint="eastAsia"/>
        </w:rPr>
        <w:t>将</w:t>
      </w:r>
      <w:r w:rsidR="001D0267">
        <w:rPr>
          <w:rFonts w:hint="eastAsia"/>
        </w:rPr>
        <w:t>该</w:t>
      </w:r>
      <w:r w:rsidR="001D0267">
        <w:t>方法运用于系统中，用于提取</w:t>
      </w:r>
      <w:r w:rsidR="001D0267">
        <w:t>PDF</w:t>
      </w:r>
      <w:r w:rsidR="001D0267">
        <w:rPr>
          <w:rFonts w:hint="eastAsia"/>
        </w:rPr>
        <w:t>文件</w:t>
      </w:r>
      <w:r w:rsidR="001D0267">
        <w:t>中的财务报表数据。</w:t>
      </w:r>
      <w:r w:rsidR="001D0267">
        <w:rPr>
          <w:rFonts w:hint="eastAsia"/>
        </w:rPr>
        <w:t>本章</w:t>
      </w:r>
      <w:r>
        <w:t>阐述</w:t>
      </w:r>
      <w:r w:rsidR="001D0267">
        <w:rPr>
          <w:rFonts w:hint="eastAsia"/>
        </w:rPr>
        <w:t>了</w:t>
      </w:r>
      <w:r>
        <w:rPr>
          <w:rFonts w:hint="eastAsia"/>
        </w:rPr>
        <w:t>表格</w:t>
      </w:r>
      <w:r>
        <w:t>数据抽取系统的设计和实现过程，</w:t>
      </w:r>
      <w:r>
        <w:rPr>
          <w:rFonts w:hint="eastAsia"/>
        </w:rPr>
        <w:t>依次介绍</w:t>
      </w:r>
      <w:r>
        <w:t>了</w:t>
      </w:r>
      <w:r>
        <w:rPr>
          <w:rFonts w:hint="eastAsia"/>
        </w:rPr>
        <w:t>P</w:t>
      </w:r>
      <w:r>
        <w:t>DF</w:t>
      </w:r>
      <w:r>
        <w:t>文档解析，</w:t>
      </w:r>
      <w:r>
        <w:t>PDF</w:t>
      </w:r>
      <w:r>
        <w:t>表格还原，</w:t>
      </w:r>
      <w:r>
        <w:t>PDF</w:t>
      </w:r>
      <w:r>
        <w:t>表格数据封装等内容，</w:t>
      </w:r>
      <w:r>
        <w:rPr>
          <w:rFonts w:hint="eastAsia"/>
        </w:rPr>
        <w:t>最后从</w:t>
      </w:r>
      <w:r>
        <w:t>准确性和覆盖率两方面对表格解析情况进行</w:t>
      </w:r>
      <w:r>
        <w:rPr>
          <w:rFonts w:hint="eastAsia"/>
        </w:rPr>
        <w:t>了</w:t>
      </w:r>
      <w:r>
        <w:t>测试。</w:t>
      </w:r>
    </w:p>
    <w:p w14:paraId="469466AA" w14:textId="31DBED3C" w:rsidR="00173303" w:rsidRDefault="0048591B">
      <w:pPr>
        <w:pStyle w:val="2"/>
      </w:pPr>
      <w:bookmarkStart w:id="215" w:name="_Toc406841183"/>
      <w:r>
        <w:rPr>
          <w:rFonts w:hint="eastAsia"/>
        </w:rPr>
        <w:t>PDF</w:t>
      </w:r>
      <w:r>
        <w:rPr>
          <w:rFonts w:hint="eastAsia"/>
        </w:rPr>
        <w:t>表格</w:t>
      </w:r>
      <w:r>
        <w:t>数据抽取</w:t>
      </w:r>
      <w:r>
        <w:rPr>
          <w:rFonts w:hint="eastAsia"/>
        </w:rPr>
        <w:t>系统</w:t>
      </w:r>
      <w:r>
        <w:t>的整体</w:t>
      </w:r>
      <w:r>
        <w:rPr>
          <w:rFonts w:hint="eastAsia"/>
        </w:rPr>
        <w:t>设计</w:t>
      </w:r>
      <w:bookmarkEnd w:id="215"/>
    </w:p>
    <w:p w14:paraId="46335E13" w14:textId="6B75A038" w:rsidR="00DD227A" w:rsidRDefault="00DD227A" w:rsidP="00DD227A">
      <w:pPr>
        <w:pStyle w:val="3"/>
      </w:pPr>
      <w:bookmarkStart w:id="216" w:name="_Toc406841184"/>
      <w:r>
        <w:rPr>
          <w:rFonts w:hint="eastAsia"/>
        </w:rPr>
        <w:t>系统整体</w:t>
      </w:r>
      <w:r>
        <w:t>流程设计</w:t>
      </w:r>
      <w:bookmarkEnd w:id="216"/>
    </w:p>
    <w:p w14:paraId="3BACE255" w14:textId="77777777" w:rsidR="0048591B" w:rsidRDefault="0048591B" w:rsidP="001B4DE8">
      <w:pPr>
        <w:pStyle w:val="07415"/>
        <w:ind w:firstLineChars="200" w:firstLine="480"/>
      </w:pPr>
      <w:r>
        <w:rPr>
          <w:rFonts w:hint="eastAsia"/>
        </w:rPr>
        <w:t>本</w:t>
      </w:r>
      <w:r>
        <w:t>系统</w:t>
      </w:r>
      <w:r>
        <w:rPr>
          <w:rFonts w:hint="eastAsia"/>
        </w:rPr>
        <w:t>主要</w:t>
      </w:r>
      <w:r>
        <w:t>针对</w:t>
      </w:r>
      <w:r>
        <w:t>PDF</w:t>
      </w:r>
      <w:r>
        <w:t>格式</w:t>
      </w:r>
      <w:r>
        <w:rPr>
          <w:rFonts w:hint="eastAsia"/>
        </w:rPr>
        <w:t>文件</w:t>
      </w:r>
      <w:r>
        <w:t>的表格进行数据抽取。因此</w:t>
      </w:r>
      <w:r>
        <w:rPr>
          <w:rFonts w:hint="eastAsia"/>
        </w:rPr>
        <w:t>在</w:t>
      </w:r>
      <w:r>
        <w:t>表格特征识别方面</w:t>
      </w:r>
      <w:r>
        <w:rPr>
          <w:rFonts w:hint="eastAsia"/>
        </w:rPr>
        <w:t>主要依据</w:t>
      </w:r>
      <w:r>
        <w:t>PDF</w:t>
      </w:r>
      <w:r>
        <w:rPr>
          <w:rFonts w:hint="eastAsia"/>
        </w:rPr>
        <w:t>格式</w:t>
      </w:r>
      <w:r>
        <w:t>的特定来提取表格信息</w:t>
      </w:r>
      <w:r>
        <w:t>——</w:t>
      </w:r>
      <w:r>
        <w:t>文字</w:t>
      </w:r>
      <w:r>
        <w:rPr>
          <w:rFonts w:hint="eastAsia"/>
        </w:rPr>
        <w:t>内容</w:t>
      </w:r>
      <w:r>
        <w:t>，文字位置，线条</w:t>
      </w:r>
      <w:r>
        <w:rPr>
          <w:rFonts w:hint="eastAsia"/>
        </w:rPr>
        <w:t>位置</w:t>
      </w:r>
      <w:r>
        <w:t>，线条长度等。</w:t>
      </w:r>
      <w:r>
        <w:rPr>
          <w:rFonts w:hint="eastAsia"/>
        </w:rPr>
        <w:t>借助</w:t>
      </w:r>
      <w:r>
        <w:t>了</w:t>
      </w:r>
      <w:r>
        <w:t>PDFBox</w:t>
      </w:r>
      <w:r>
        <w:t>完成</w:t>
      </w:r>
      <w:r>
        <w:rPr>
          <w:rFonts w:hint="eastAsia"/>
        </w:rPr>
        <w:t>此类</w:t>
      </w:r>
      <w:r>
        <w:t>信息的提取</w:t>
      </w:r>
      <w:r>
        <w:rPr>
          <w:rFonts w:hint="eastAsia"/>
        </w:rPr>
        <w:t>。在表格信息</w:t>
      </w:r>
      <w:r>
        <w:t>还原上</w:t>
      </w:r>
      <w:r>
        <w:rPr>
          <w:rFonts w:hint="eastAsia"/>
        </w:rPr>
        <w:t>以</w:t>
      </w:r>
      <w:r>
        <w:t>框线的位置信息</w:t>
      </w:r>
      <w:r>
        <w:rPr>
          <w:rFonts w:hint="eastAsia"/>
        </w:rPr>
        <w:t>作为</w:t>
      </w:r>
      <w:r>
        <w:t>特征量，通过设计相应算法实现表格</w:t>
      </w:r>
      <w:r>
        <w:rPr>
          <w:rFonts w:hint="eastAsia"/>
        </w:rPr>
        <w:t>基本</w:t>
      </w:r>
      <w:r>
        <w:t>框架的还原。</w:t>
      </w:r>
      <w:r>
        <w:rPr>
          <w:rFonts w:hint="eastAsia"/>
        </w:rPr>
        <w:t>然后利用</w:t>
      </w:r>
      <w:r>
        <w:t>表格中的文字</w:t>
      </w:r>
      <w:r>
        <w:rPr>
          <w:rFonts w:hint="eastAsia"/>
        </w:rPr>
        <w:t>位置</w:t>
      </w:r>
      <w:r>
        <w:t>信息将相应的文字内容填入</w:t>
      </w:r>
      <w:r>
        <w:rPr>
          <w:rFonts w:hint="eastAsia"/>
        </w:rPr>
        <w:t>对应</w:t>
      </w:r>
      <w:r>
        <w:t>的单元格</w:t>
      </w:r>
      <w:r>
        <w:rPr>
          <w:rFonts w:hint="eastAsia"/>
        </w:rPr>
        <w:t>最终</w:t>
      </w:r>
      <w:r>
        <w:t>完成整个表格的还原。</w:t>
      </w:r>
    </w:p>
    <w:p w14:paraId="7273B224" w14:textId="77777777" w:rsidR="0048591B" w:rsidRDefault="0048591B" w:rsidP="001B4DE8">
      <w:pPr>
        <w:pStyle w:val="07415"/>
        <w:ind w:firstLineChars="200" w:firstLine="480"/>
      </w:pPr>
      <w:r>
        <w:rPr>
          <w:rFonts w:hint="eastAsia"/>
        </w:rPr>
        <w:t>当</w:t>
      </w:r>
      <w:r>
        <w:t>表格的基本形态确定后接下来</w:t>
      </w:r>
      <w:r>
        <w:rPr>
          <w:rFonts w:hint="eastAsia"/>
        </w:rPr>
        <w:t>需要</w:t>
      </w:r>
      <w:r>
        <w:t>完成的是</w:t>
      </w:r>
      <w:r>
        <w:rPr>
          <w:rFonts w:hint="eastAsia"/>
        </w:rPr>
        <w:t>表格</w:t>
      </w:r>
      <w:r>
        <w:t>数据</w:t>
      </w:r>
      <w:r>
        <w:rPr>
          <w:rFonts w:hint="eastAsia"/>
        </w:rPr>
        <w:t>的</w:t>
      </w:r>
      <w:r>
        <w:t>抽取。</w:t>
      </w:r>
      <w:r>
        <w:rPr>
          <w:rFonts w:hint="eastAsia"/>
        </w:rPr>
        <w:t>本系统</w:t>
      </w:r>
      <w:r>
        <w:t>设计了相应的算法</w:t>
      </w:r>
      <w:r>
        <w:rPr>
          <w:rFonts w:hint="eastAsia"/>
        </w:rPr>
        <w:t>分别</w:t>
      </w:r>
      <w:r>
        <w:t>完成了表格结构的</w:t>
      </w:r>
      <w:r>
        <w:rPr>
          <w:rFonts w:hint="eastAsia"/>
        </w:rPr>
        <w:t>识别和复杂</w:t>
      </w:r>
      <w:r>
        <w:t>表头的</w:t>
      </w:r>
      <w:r>
        <w:rPr>
          <w:rFonts w:hint="eastAsia"/>
        </w:rPr>
        <w:t>处理</w:t>
      </w:r>
      <w:r>
        <w:t>。</w:t>
      </w:r>
      <w:r>
        <w:rPr>
          <w:rFonts w:hint="eastAsia"/>
        </w:rPr>
        <w:t>为</w:t>
      </w:r>
      <w:r>
        <w:t>了完成非结构化数据的结构化，</w:t>
      </w:r>
      <w:r>
        <w:rPr>
          <w:rFonts w:hint="eastAsia"/>
        </w:rPr>
        <w:t>本系统对</w:t>
      </w:r>
      <w:r>
        <w:t>复杂的表格进行了</w:t>
      </w:r>
      <w:r>
        <w:rPr>
          <w:rFonts w:hint="eastAsia"/>
        </w:rPr>
        <w:t>拆分</w:t>
      </w:r>
      <w:r>
        <w:t>处理，</w:t>
      </w:r>
      <w:r>
        <w:rPr>
          <w:rFonts w:hint="eastAsia"/>
        </w:rPr>
        <w:t>实现</w:t>
      </w:r>
      <w:r>
        <w:t>了复杂表格和简单表格的统一</w:t>
      </w:r>
      <w:r>
        <w:rPr>
          <w:rFonts w:hint="eastAsia"/>
        </w:rPr>
        <w:t>表示</w:t>
      </w:r>
      <w:r>
        <w:t>。</w:t>
      </w:r>
      <w:r>
        <w:rPr>
          <w:rFonts w:hint="eastAsia"/>
        </w:rPr>
        <w:t>并最终将</w:t>
      </w:r>
      <w:r>
        <w:t>表格数据封装成</w:t>
      </w:r>
      <w:r>
        <w:t>JSON</w:t>
      </w:r>
      <w:r>
        <w:t>的格式</w:t>
      </w:r>
      <w:r>
        <w:rPr>
          <w:rFonts w:hint="eastAsia"/>
        </w:rPr>
        <w:t>真正</w:t>
      </w:r>
      <w:r>
        <w:t>实现了</w:t>
      </w:r>
      <w:r>
        <w:rPr>
          <w:rFonts w:hint="eastAsia"/>
        </w:rPr>
        <w:t>非结构化</w:t>
      </w:r>
      <w:r>
        <w:t>数据的结构化。整个</w:t>
      </w:r>
      <w:r>
        <w:rPr>
          <w:rFonts w:hint="eastAsia"/>
        </w:rPr>
        <w:t>处理</w:t>
      </w:r>
      <w:r>
        <w:t>过程如下图所示：</w:t>
      </w:r>
    </w:p>
    <w:p w14:paraId="5B85F20F" w14:textId="77777777" w:rsidR="0048591B" w:rsidRPr="00942F9A" w:rsidRDefault="000534DA" w:rsidP="000534DA">
      <w:pPr>
        <w:pStyle w:val="07415"/>
        <w:spacing w:line="240" w:lineRule="auto"/>
        <w:ind w:firstLine="0"/>
        <w:jc w:val="center"/>
      </w:pPr>
      <w:r>
        <w:object w:dxaOrig="11265" w:dyaOrig="5070" w14:anchorId="5480B2C7">
          <v:shape id="_x0000_i1053" type="#_x0000_t75" style="width:438pt;height:197.4pt" o:ole="">
            <v:imagedata r:id="rId76" o:title=""/>
          </v:shape>
          <o:OLEObject Type="Embed" ProgID="Visio.Drawing.15" ShapeID="_x0000_i1053" DrawAspect="Content" ObjectID="_1571948081" r:id="rId77"/>
        </w:object>
      </w:r>
      <w:r w:rsidR="00057019"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 xml:space="preserve">5-1 </w:t>
      </w:r>
      <w:r w:rsidR="0048591B" w:rsidRPr="00057019">
        <w:rPr>
          <w:rFonts w:ascii="楷体_GB2312" w:eastAsia="楷体_GB2312" w:hAnsi="Calibri" w:cs="Times New Roman" w:hint="eastAsia"/>
          <w:kern w:val="2"/>
          <w:sz w:val="21"/>
          <w:szCs w:val="21"/>
        </w:rPr>
        <w:t>基于</w:t>
      </w:r>
      <w:r w:rsidR="0048591B" w:rsidRPr="00057019">
        <w:rPr>
          <w:rFonts w:ascii="楷体_GB2312" w:eastAsia="楷体_GB2312" w:hAnsi="Calibri" w:cs="Times New Roman"/>
          <w:kern w:val="2"/>
          <w:sz w:val="21"/>
          <w:szCs w:val="21"/>
        </w:rPr>
        <w:t>PDF</w:t>
      </w:r>
      <w:r w:rsidR="0048591B" w:rsidRPr="00057019">
        <w:rPr>
          <w:rFonts w:ascii="楷体_GB2312" w:eastAsia="楷体_GB2312" w:hAnsi="Calibri" w:cs="Times New Roman" w:hint="eastAsia"/>
          <w:kern w:val="2"/>
          <w:sz w:val="21"/>
          <w:szCs w:val="21"/>
        </w:rPr>
        <w:t>的</w:t>
      </w:r>
      <w:r w:rsidR="00DD227A" w:rsidRPr="00057019">
        <w:rPr>
          <w:rFonts w:ascii="楷体_GB2312" w:eastAsia="楷体_GB2312" w:hAnsi="Calibri" w:cs="Times New Roman"/>
          <w:kern w:val="2"/>
          <w:sz w:val="21"/>
          <w:szCs w:val="21"/>
        </w:rPr>
        <w:t>表格数据</w:t>
      </w:r>
      <w:r w:rsidR="00DD227A" w:rsidRPr="00057019">
        <w:rPr>
          <w:rFonts w:ascii="楷体_GB2312" w:eastAsia="楷体_GB2312" w:hAnsi="Calibri" w:cs="Times New Roman" w:hint="eastAsia"/>
          <w:kern w:val="2"/>
          <w:sz w:val="21"/>
          <w:szCs w:val="21"/>
        </w:rPr>
        <w:t>抽取</w:t>
      </w:r>
      <w:r w:rsidR="00DD227A" w:rsidRPr="00057019">
        <w:rPr>
          <w:rFonts w:ascii="楷体_GB2312" w:eastAsia="楷体_GB2312" w:hAnsi="Calibri" w:cs="Times New Roman"/>
          <w:kern w:val="2"/>
          <w:sz w:val="21"/>
          <w:szCs w:val="21"/>
        </w:rPr>
        <w:t>系统处理</w:t>
      </w:r>
      <w:r w:rsidR="0048591B" w:rsidRPr="00057019">
        <w:rPr>
          <w:rFonts w:ascii="楷体_GB2312" w:eastAsia="楷体_GB2312" w:hAnsi="Calibri" w:cs="Times New Roman"/>
          <w:kern w:val="2"/>
          <w:sz w:val="21"/>
          <w:szCs w:val="21"/>
        </w:rPr>
        <w:t>流程</w:t>
      </w:r>
    </w:p>
    <w:p w14:paraId="3CA40157" w14:textId="7176D3B9" w:rsidR="00DD227A" w:rsidRDefault="00DD227A" w:rsidP="00DD227A">
      <w:pPr>
        <w:pStyle w:val="3"/>
      </w:pPr>
      <w:bookmarkStart w:id="217" w:name="_Toc406841185"/>
      <w:r>
        <w:rPr>
          <w:rFonts w:hint="eastAsia"/>
        </w:rPr>
        <w:lastRenderedPageBreak/>
        <w:t>系统层次描述</w:t>
      </w:r>
      <w:bookmarkEnd w:id="217"/>
    </w:p>
    <w:p w14:paraId="7AD442EA" w14:textId="77777777" w:rsidR="00DD227A" w:rsidRDefault="00DD227A" w:rsidP="0098793E">
      <w:pPr>
        <w:pStyle w:val="07415"/>
        <w:ind w:firstLineChars="200" w:firstLine="480"/>
      </w:pPr>
      <w:r>
        <w:rPr>
          <w:rFonts w:hint="eastAsia"/>
        </w:rPr>
        <w:t>根据</w:t>
      </w:r>
      <w:r>
        <w:t>系统的功能将系统分为如下的</w:t>
      </w:r>
      <w:r>
        <w:rPr>
          <w:rFonts w:hint="eastAsia"/>
        </w:rPr>
        <w:t>三</w:t>
      </w:r>
      <w:r>
        <w:t>个部分。最底层是</w:t>
      </w:r>
      <w:r>
        <w:rPr>
          <w:rFonts w:hint="eastAsia"/>
        </w:rPr>
        <w:t>PDF</w:t>
      </w:r>
      <w:r>
        <w:rPr>
          <w:rFonts w:hint="eastAsia"/>
        </w:rPr>
        <w:t>文档</w:t>
      </w:r>
      <w:r>
        <w:t>解析</w:t>
      </w:r>
      <w:r>
        <w:rPr>
          <w:rFonts w:hint="eastAsia"/>
        </w:rPr>
        <w:t>层</w:t>
      </w:r>
      <w:r>
        <w:t>，主要完成</w:t>
      </w:r>
      <w:r>
        <w:t>PDF</w:t>
      </w:r>
      <w:r>
        <w:t>中文字</w:t>
      </w:r>
      <w:r>
        <w:rPr>
          <w:rFonts w:hint="eastAsia"/>
        </w:rPr>
        <w:t>和</w:t>
      </w:r>
      <w:r>
        <w:t>线条信息的提取和封装。</w:t>
      </w:r>
      <w:r w:rsidR="009B0853">
        <w:rPr>
          <w:rFonts w:hint="eastAsia"/>
        </w:rPr>
        <w:t>中间</w:t>
      </w:r>
      <w:r>
        <w:rPr>
          <w:rFonts w:hint="eastAsia"/>
        </w:rPr>
        <w:t>是</w:t>
      </w:r>
      <w:r>
        <w:t>PDF</w:t>
      </w:r>
      <w:r>
        <w:t>表格</w:t>
      </w:r>
      <w:r>
        <w:rPr>
          <w:rFonts w:hint="eastAsia"/>
        </w:rPr>
        <w:t>还原</w:t>
      </w:r>
      <w:r>
        <w:t>层，</w:t>
      </w:r>
      <w:r>
        <w:rPr>
          <w:rFonts w:hint="eastAsia"/>
        </w:rPr>
        <w:t>该层</w:t>
      </w:r>
      <w:r>
        <w:t>是整个解析系统的核心层，</w:t>
      </w:r>
      <w:r>
        <w:rPr>
          <w:rFonts w:hint="eastAsia"/>
        </w:rPr>
        <w:t>实现</w:t>
      </w:r>
      <w:r>
        <w:t>了表格还原的核心算法。主要</w:t>
      </w:r>
      <w:r>
        <w:rPr>
          <w:rFonts w:hint="eastAsia"/>
        </w:rPr>
        <w:t>包括</w:t>
      </w:r>
      <w:r>
        <w:t>表格</w:t>
      </w:r>
      <w:r>
        <w:rPr>
          <w:rFonts w:hint="eastAsia"/>
        </w:rPr>
        <w:t>轮廓</w:t>
      </w:r>
      <w:r>
        <w:t>栅格化，</w:t>
      </w:r>
      <w:r>
        <w:rPr>
          <w:rFonts w:hint="eastAsia"/>
        </w:rPr>
        <w:t>复杂表头</w:t>
      </w:r>
      <w:r>
        <w:t>的识别与</w:t>
      </w:r>
      <w:r>
        <w:rPr>
          <w:rFonts w:hint="eastAsia"/>
        </w:rPr>
        <w:t>转换</w:t>
      </w:r>
      <w:r>
        <w:t>，</w:t>
      </w:r>
      <w:r>
        <w:rPr>
          <w:rFonts w:hint="eastAsia"/>
        </w:rPr>
        <w:t>表格</w:t>
      </w:r>
      <w:r>
        <w:t>内容</w:t>
      </w:r>
      <w:r>
        <w:rPr>
          <w:rFonts w:hint="eastAsia"/>
        </w:rPr>
        <w:t>归位</w:t>
      </w:r>
      <w:r>
        <w:t>等</w:t>
      </w:r>
      <w:r>
        <w:rPr>
          <w:rFonts w:hint="eastAsia"/>
        </w:rPr>
        <w:t>内容</w:t>
      </w:r>
      <w:r>
        <w:t>。顶层</w:t>
      </w:r>
      <w:r>
        <w:rPr>
          <w:rFonts w:hint="eastAsia"/>
        </w:rPr>
        <w:t>是</w:t>
      </w:r>
      <w:r>
        <w:t>对已处理的表格数据的进一步封装。</w:t>
      </w:r>
    </w:p>
    <w:p w14:paraId="3C1802D2" w14:textId="77777777" w:rsidR="00DD227A" w:rsidRDefault="00EE19D1" w:rsidP="00EE19D1">
      <w:pPr>
        <w:pStyle w:val="07415"/>
        <w:spacing w:line="240" w:lineRule="auto"/>
        <w:ind w:firstLine="0"/>
        <w:jc w:val="center"/>
      </w:pPr>
      <w:r>
        <w:object w:dxaOrig="7380" w:dyaOrig="5550" w14:anchorId="685752C2">
          <v:shape id="_x0000_i1054" type="#_x0000_t75" style="width:367.8pt;height:277.2pt" o:ole="">
            <v:imagedata r:id="rId78" o:title=""/>
          </v:shape>
          <o:OLEObject Type="Embed" ProgID="Visio.Drawing.15" ShapeID="_x0000_i1054" DrawAspect="Content" ObjectID="_1571948082" r:id="rId79"/>
        </w:object>
      </w:r>
    </w:p>
    <w:p w14:paraId="0030F6DA" w14:textId="77777777" w:rsidR="00EE19D1" w:rsidRDefault="00057019" w:rsidP="00EE19D1">
      <w:pPr>
        <w:pStyle w:val="07415"/>
        <w:spacing w:line="240" w:lineRule="auto"/>
        <w:ind w:firstLine="0"/>
        <w:jc w:val="cente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-2 </w:t>
      </w:r>
      <w:r w:rsidR="00EE19D1" w:rsidRPr="00057019">
        <w:rPr>
          <w:rFonts w:ascii="楷体_GB2312" w:eastAsia="楷体_GB2312" w:hAnsi="Calibri" w:cs="Times New Roman" w:hint="eastAsia"/>
          <w:kern w:val="2"/>
          <w:sz w:val="21"/>
          <w:szCs w:val="21"/>
        </w:rPr>
        <w:t>基于</w:t>
      </w:r>
      <w:r w:rsidR="00EE19D1" w:rsidRPr="00057019">
        <w:rPr>
          <w:rFonts w:ascii="楷体_GB2312" w:eastAsia="楷体_GB2312" w:hAnsi="Calibri" w:cs="Times New Roman"/>
          <w:kern w:val="2"/>
          <w:sz w:val="21"/>
          <w:szCs w:val="21"/>
        </w:rPr>
        <w:t>PDF</w:t>
      </w:r>
      <w:r w:rsidR="00EE19D1" w:rsidRPr="00057019">
        <w:rPr>
          <w:rFonts w:ascii="楷体_GB2312" w:eastAsia="楷体_GB2312" w:hAnsi="Calibri" w:cs="Times New Roman" w:hint="eastAsia"/>
          <w:kern w:val="2"/>
          <w:sz w:val="21"/>
          <w:szCs w:val="21"/>
        </w:rPr>
        <w:t>的</w:t>
      </w:r>
      <w:r w:rsidR="00EE19D1" w:rsidRPr="00057019">
        <w:rPr>
          <w:rFonts w:ascii="楷体_GB2312" w:eastAsia="楷体_GB2312" w:hAnsi="Calibri" w:cs="Times New Roman"/>
          <w:kern w:val="2"/>
          <w:sz w:val="21"/>
          <w:szCs w:val="21"/>
        </w:rPr>
        <w:t>表格数据</w:t>
      </w:r>
      <w:r w:rsidR="00EE19D1" w:rsidRPr="00057019">
        <w:rPr>
          <w:rFonts w:ascii="楷体_GB2312" w:eastAsia="楷体_GB2312" w:hAnsi="Calibri" w:cs="Times New Roman" w:hint="eastAsia"/>
          <w:kern w:val="2"/>
          <w:sz w:val="21"/>
          <w:szCs w:val="21"/>
        </w:rPr>
        <w:t>抽取</w:t>
      </w:r>
      <w:r w:rsidR="00EE19D1" w:rsidRPr="00057019">
        <w:rPr>
          <w:rFonts w:ascii="楷体_GB2312" w:eastAsia="楷体_GB2312" w:hAnsi="Calibri" w:cs="Times New Roman"/>
          <w:kern w:val="2"/>
          <w:sz w:val="21"/>
          <w:szCs w:val="21"/>
        </w:rPr>
        <w:t>系统</w:t>
      </w:r>
      <w:r w:rsidR="00EE19D1" w:rsidRPr="00057019">
        <w:rPr>
          <w:rFonts w:ascii="楷体_GB2312" w:eastAsia="楷体_GB2312" w:hAnsi="Calibri" w:cs="Times New Roman" w:hint="eastAsia"/>
          <w:kern w:val="2"/>
          <w:sz w:val="21"/>
          <w:szCs w:val="21"/>
        </w:rPr>
        <w:t>层次图</w:t>
      </w:r>
    </w:p>
    <w:p w14:paraId="717AC463" w14:textId="77777777" w:rsidR="00EE19D1" w:rsidRDefault="00EE19D1" w:rsidP="001B4DE8">
      <w:pPr>
        <w:pStyle w:val="07415"/>
        <w:numPr>
          <w:ilvl w:val="3"/>
          <w:numId w:val="3"/>
        </w:numPr>
        <w:ind w:left="360" w:hangingChars="150" w:hanging="360"/>
      </w:pPr>
      <w:r>
        <w:rPr>
          <w:rFonts w:hint="eastAsia"/>
        </w:rPr>
        <w:t>PDF</w:t>
      </w:r>
      <w:r>
        <w:t>文档解析</w:t>
      </w:r>
      <w:r>
        <w:rPr>
          <w:rFonts w:hint="eastAsia"/>
        </w:rPr>
        <w:t>层</w:t>
      </w:r>
      <w:r>
        <w:t>：</w:t>
      </w:r>
      <w:r>
        <w:rPr>
          <w:rFonts w:hint="eastAsia"/>
        </w:rPr>
        <w:t>主要</w:t>
      </w:r>
      <w:r>
        <w:t>借助</w:t>
      </w:r>
      <w:r>
        <w:rPr>
          <w:rFonts w:hint="eastAsia"/>
        </w:rPr>
        <w:t>PDF</w:t>
      </w:r>
      <w:r>
        <w:t>开源类库</w:t>
      </w:r>
      <w:r>
        <w:t>PDFBox</w:t>
      </w:r>
      <w:r>
        <w:t>完成基本的</w:t>
      </w:r>
      <w:r>
        <w:t>PDF</w:t>
      </w:r>
      <w:r>
        <w:t>文档</w:t>
      </w:r>
      <w:r>
        <w:rPr>
          <w:rFonts w:hint="eastAsia"/>
        </w:rPr>
        <w:t>解析</w:t>
      </w:r>
      <w:r>
        <w:t>。</w:t>
      </w:r>
      <w:r>
        <w:rPr>
          <w:rFonts w:hint="eastAsia"/>
        </w:rPr>
        <w:t>通过</w:t>
      </w:r>
      <w:r>
        <w:t>修改</w:t>
      </w:r>
      <w:r>
        <w:rPr>
          <w:rFonts w:hint="eastAsia"/>
        </w:rPr>
        <w:t>PDFBox</w:t>
      </w:r>
      <w:r>
        <w:t>底层</w:t>
      </w:r>
      <w:r>
        <w:rPr>
          <w:rFonts w:hint="eastAsia"/>
        </w:rPr>
        <w:t>代码</w:t>
      </w:r>
      <w:r>
        <w:t>完成对</w:t>
      </w:r>
      <w:r>
        <w:t>PDF</w:t>
      </w:r>
      <w:r>
        <w:rPr>
          <w:rFonts w:hint="eastAsia"/>
        </w:rPr>
        <w:t>字符流</w:t>
      </w:r>
      <w:r>
        <w:t>中文字流与线条流</w:t>
      </w:r>
      <w:r>
        <w:rPr>
          <w:rFonts w:hint="eastAsia"/>
        </w:rPr>
        <w:t>的</w:t>
      </w:r>
      <w:r>
        <w:t>识别</w:t>
      </w:r>
      <w:r w:rsidR="00884A0A">
        <w:rPr>
          <w:rFonts w:hint="eastAsia"/>
        </w:rPr>
        <w:t>，</w:t>
      </w:r>
      <w:r>
        <w:t>并</w:t>
      </w:r>
      <w:r>
        <w:rPr>
          <w:rFonts w:hint="eastAsia"/>
        </w:rPr>
        <w:t>将</w:t>
      </w:r>
      <w:r w:rsidR="00884A0A">
        <w:rPr>
          <w:rFonts w:hint="eastAsia"/>
        </w:rPr>
        <w:t>其</w:t>
      </w:r>
      <w:r w:rsidR="00884A0A">
        <w:t>封装成上层能够识别和使用的格式。</w:t>
      </w:r>
    </w:p>
    <w:p w14:paraId="0DCCF6D7" w14:textId="77777777" w:rsidR="00EE19D1" w:rsidRDefault="00EE19D1" w:rsidP="001B4DE8">
      <w:pPr>
        <w:pStyle w:val="07415"/>
        <w:numPr>
          <w:ilvl w:val="3"/>
          <w:numId w:val="3"/>
        </w:numPr>
        <w:ind w:left="360" w:hangingChars="150" w:hanging="360"/>
      </w:pPr>
      <w:r>
        <w:rPr>
          <w:rFonts w:hint="eastAsia"/>
        </w:rPr>
        <w:t>PDF</w:t>
      </w:r>
      <w:r>
        <w:rPr>
          <w:rFonts w:hint="eastAsia"/>
        </w:rPr>
        <w:t>表格</w:t>
      </w:r>
      <w:r>
        <w:t>还原层：</w:t>
      </w:r>
      <w:r w:rsidR="00884A0A">
        <w:rPr>
          <w:rFonts w:hint="eastAsia"/>
        </w:rPr>
        <w:t>主要</w:t>
      </w:r>
      <w:r w:rsidR="00884A0A">
        <w:t>的</w:t>
      </w:r>
      <w:r w:rsidR="00884A0A">
        <w:t>PDF</w:t>
      </w:r>
      <w:r w:rsidR="00884A0A">
        <w:t>表格还原算法都在</w:t>
      </w:r>
      <w:r w:rsidR="00884A0A">
        <w:rPr>
          <w:rFonts w:hint="eastAsia"/>
        </w:rPr>
        <w:t>该</w:t>
      </w:r>
      <w:r w:rsidR="00884A0A">
        <w:t>层实现。表格</w:t>
      </w:r>
      <w:r w:rsidR="00884A0A">
        <w:rPr>
          <w:rFonts w:hint="eastAsia"/>
        </w:rPr>
        <w:t>轮廓还原</w:t>
      </w:r>
      <w:r w:rsidR="00884A0A">
        <w:t>算法主要通过对线条</w:t>
      </w:r>
      <w:r w:rsidR="00884A0A">
        <w:rPr>
          <w:rFonts w:hint="eastAsia"/>
        </w:rPr>
        <w:t>位置</w:t>
      </w:r>
      <w:r w:rsidR="00884A0A">
        <w:t>信息的排序和归类完成。</w:t>
      </w:r>
      <w:r w:rsidR="00884A0A">
        <w:rPr>
          <w:rFonts w:hint="eastAsia"/>
        </w:rPr>
        <w:t>复杂</w:t>
      </w:r>
      <w:r w:rsidR="00884A0A">
        <w:t>表头的识别和转化通过将表头转化成</w:t>
      </w:r>
      <w:r w:rsidR="00884A0A">
        <w:rPr>
          <w:rFonts w:hint="eastAsia"/>
        </w:rPr>
        <w:t>树</w:t>
      </w:r>
      <w:r w:rsidR="00884A0A">
        <w:t>形结构完成。</w:t>
      </w:r>
      <w:r w:rsidR="00884A0A">
        <w:rPr>
          <w:rFonts w:hint="eastAsia"/>
        </w:rPr>
        <w:t>转化</w:t>
      </w:r>
      <w:r w:rsidR="00884A0A">
        <w:t>完成后整个表格</w:t>
      </w:r>
      <w:r w:rsidR="00884A0A">
        <w:rPr>
          <w:rFonts w:hint="eastAsia"/>
        </w:rPr>
        <w:t>被</w:t>
      </w:r>
      <w:r w:rsidR="00884A0A">
        <w:t>整理成二维数组的形式，再通过对比表格中的文字信息</w:t>
      </w:r>
      <w:r w:rsidR="00884A0A">
        <w:rPr>
          <w:rFonts w:hint="eastAsia"/>
        </w:rPr>
        <w:t>与表格</w:t>
      </w:r>
      <w:r w:rsidR="00884A0A">
        <w:t>的位置将文字归位。最终</w:t>
      </w:r>
      <w:r w:rsidR="00884A0A">
        <w:rPr>
          <w:rFonts w:hint="eastAsia"/>
        </w:rPr>
        <w:t>完成</w:t>
      </w:r>
      <w:r w:rsidR="00884A0A">
        <w:t>从文字线条</w:t>
      </w:r>
      <w:r w:rsidR="00884A0A">
        <w:rPr>
          <w:rFonts w:hint="eastAsia"/>
        </w:rPr>
        <w:t>信息</w:t>
      </w:r>
      <w:r w:rsidR="00884A0A">
        <w:t>到二维数组的转换。</w:t>
      </w:r>
    </w:p>
    <w:p w14:paraId="0B265520" w14:textId="77777777" w:rsidR="00EE19D1" w:rsidRDefault="00EE19D1" w:rsidP="001B4DE8">
      <w:pPr>
        <w:pStyle w:val="07415"/>
        <w:numPr>
          <w:ilvl w:val="3"/>
          <w:numId w:val="3"/>
        </w:numPr>
        <w:ind w:left="360" w:hangingChars="150" w:hanging="360"/>
      </w:pPr>
      <w:r>
        <w:rPr>
          <w:rFonts w:hint="eastAsia"/>
        </w:rPr>
        <w:t>PDF</w:t>
      </w:r>
      <w:r>
        <w:rPr>
          <w:rFonts w:hint="eastAsia"/>
        </w:rPr>
        <w:t>表格数据</w:t>
      </w:r>
      <w:r>
        <w:t>封装</w:t>
      </w:r>
      <w:r>
        <w:rPr>
          <w:rFonts w:hint="eastAsia"/>
        </w:rPr>
        <w:t>层</w:t>
      </w:r>
      <w:r>
        <w:t>：</w:t>
      </w:r>
      <w:r w:rsidR="00884A0A">
        <w:rPr>
          <w:rFonts w:hint="eastAsia"/>
        </w:rPr>
        <w:t>有了</w:t>
      </w:r>
      <w:r w:rsidR="00884A0A">
        <w:t>中</w:t>
      </w:r>
      <w:r w:rsidR="00884A0A">
        <w:rPr>
          <w:rFonts w:hint="eastAsia"/>
        </w:rPr>
        <w:t>间</w:t>
      </w:r>
      <w:r w:rsidR="00884A0A">
        <w:t>层的</w:t>
      </w:r>
      <w:r w:rsidR="00884A0A">
        <w:rPr>
          <w:rFonts w:hint="eastAsia"/>
        </w:rPr>
        <w:t>数据</w:t>
      </w:r>
      <w:r w:rsidR="00884A0A">
        <w:t>处理，</w:t>
      </w:r>
      <w:r w:rsidR="00884A0A">
        <w:rPr>
          <w:rFonts w:hint="eastAsia"/>
        </w:rPr>
        <w:t>在</w:t>
      </w:r>
      <w:r w:rsidR="00884A0A">
        <w:t>数据封装层可以将</w:t>
      </w:r>
      <w:r w:rsidR="00884A0A">
        <w:rPr>
          <w:rFonts w:hint="eastAsia"/>
        </w:rPr>
        <w:t>二维数组</w:t>
      </w:r>
      <w:r w:rsidR="00884A0A">
        <w:t>形式的表格数据封装成各种需要的形式。</w:t>
      </w:r>
      <w:r w:rsidR="00884A0A">
        <w:rPr>
          <w:rFonts w:hint="eastAsia"/>
        </w:rPr>
        <w:t>本系统</w:t>
      </w:r>
      <w:r w:rsidR="00884A0A">
        <w:t>目前支持</w:t>
      </w:r>
      <w:r w:rsidR="00884A0A">
        <w:t>HTML</w:t>
      </w:r>
      <w:r w:rsidR="00884A0A">
        <w:t>、</w:t>
      </w:r>
      <w:r w:rsidR="00884A0A">
        <w:t>JSON</w:t>
      </w:r>
      <w:r w:rsidR="00884A0A">
        <w:t>格式的封装。</w:t>
      </w:r>
      <w:r w:rsidR="00884A0A">
        <w:rPr>
          <w:rFonts w:hint="eastAsia"/>
        </w:rPr>
        <w:t>HTML</w:t>
      </w:r>
      <w:r w:rsidR="00884A0A">
        <w:t>形式的表格能够很好的支持网页浏览，而</w:t>
      </w:r>
      <w:r w:rsidR="00884A0A">
        <w:t>JSON</w:t>
      </w:r>
      <w:r w:rsidR="00884A0A">
        <w:t>格式则利于</w:t>
      </w:r>
      <w:r w:rsidR="00884A0A">
        <w:rPr>
          <w:rFonts w:hint="eastAsia"/>
        </w:rPr>
        <w:t>信息</w:t>
      </w:r>
      <w:r w:rsidR="00884A0A">
        <w:t>的交换和存储</w:t>
      </w:r>
      <w:r w:rsidR="00884A0A">
        <w:rPr>
          <w:rFonts w:hint="eastAsia"/>
        </w:rPr>
        <w:t>。</w:t>
      </w:r>
    </w:p>
    <w:p w14:paraId="589C56E2" w14:textId="77777777" w:rsidR="003E673E" w:rsidRDefault="003E673E" w:rsidP="00DA0682">
      <w:pPr>
        <w:pStyle w:val="2"/>
      </w:pPr>
      <w:bookmarkStart w:id="218" w:name="_Toc406841186"/>
      <w:r>
        <w:rPr>
          <w:rFonts w:hint="eastAsia"/>
        </w:rPr>
        <w:lastRenderedPageBreak/>
        <w:t>基于</w:t>
      </w:r>
      <w:r>
        <w:rPr>
          <w:rFonts w:hint="eastAsia"/>
        </w:rPr>
        <w:t>PDFBox</w:t>
      </w:r>
      <w:r>
        <w:t>的</w:t>
      </w:r>
      <w:r w:rsidR="00DA0682">
        <w:rPr>
          <w:rFonts w:hint="eastAsia"/>
        </w:rPr>
        <w:t>文档解析层</w:t>
      </w:r>
      <w:bookmarkEnd w:id="218"/>
    </w:p>
    <w:p w14:paraId="00BE0707" w14:textId="77777777" w:rsidR="00DA0682" w:rsidRDefault="00DA0682" w:rsidP="001B4DE8">
      <w:pPr>
        <w:pStyle w:val="07415"/>
        <w:ind w:firstLineChars="200" w:firstLine="480"/>
      </w:pPr>
      <w:r>
        <w:rPr>
          <w:rFonts w:hint="eastAsia"/>
        </w:rPr>
        <w:t>PDF</w:t>
      </w:r>
      <w:r>
        <w:t>文档解析</w:t>
      </w:r>
      <w:r>
        <w:rPr>
          <w:rFonts w:hint="eastAsia"/>
        </w:rPr>
        <w:t>层</w:t>
      </w:r>
      <w:r>
        <w:t>主要借助</w:t>
      </w:r>
      <w:r>
        <w:t>PDF</w:t>
      </w:r>
      <w:r>
        <w:rPr>
          <w:rFonts w:hint="eastAsia"/>
        </w:rPr>
        <w:t>的</w:t>
      </w:r>
      <w:r>
        <w:t>开源类库</w:t>
      </w:r>
      <w:r>
        <w:t>PDFBox</w:t>
      </w:r>
      <w:r>
        <w:t>完成对</w:t>
      </w:r>
      <w:r>
        <w:t>PDF</w:t>
      </w:r>
      <w:r>
        <w:rPr>
          <w:rFonts w:hint="eastAsia"/>
        </w:rPr>
        <w:t>中</w:t>
      </w:r>
      <w:r>
        <w:t>文字与框线信息的提取和封装。</w:t>
      </w:r>
      <w:r>
        <w:rPr>
          <w:rFonts w:hint="eastAsia"/>
        </w:rPr>
        <w:t>PDFBox</w:t>
      </w:r>
      <w:r>
        <w:rPr>
          <w:rFonts w:hint="eastAsia"/>
        </w:rPr>
        <w:t>作为</w:t>
      </w:r>
      <w:r>
        <w:t>一种</w:t>
      </w:r>
      <w:r>
        <w:rPr>
          <w:rFonts w:hint="eastAsia"/>
        </w:rPr>
        <w:t>优秀</w:t>
      </w:r>
      <w:r>
        <w:t>的</w:t>
      </w:r>
      <w:r>
        <w:t>PDF</w:t>
      </w:r>
      <w:r>
        <w:t>类库，</w:t>
      </w:r>
      <w:r>
        <w:rPr>
          <w:rFonts w:hint="eastAsia"/>
        </w:rPr>
        <w:t>在底层</w:t>
      </w:r>
      <w:r>
        <w:t>对</w:t>
      </w:r>
      <w:r>
        <w:t>PDF</w:t>
      </w:r>
      <w:r>
        <w:t>的文字</w:t>
      </w:r>
      <w:r>
        <w:rPr>
          <w:rFonts w:hint="eastAsia"/>
        </w:rPr>
        <w:t>信息</w:t>
      </w:r>
      <w:r>
        <w:t>进行了较好的封装。</w:t>
      </w:r>
      <w:r>
        <w:rPr>
          <w:rFonts w:hint="eastAsia"/>
        </w:rPr>
        <w:t>单个</w:t>
      </w:r>
      <w:r>
        <w:t>的</w:t>
      </w:r>
      <w:r>
        <w:rPr>
          <w:rFonts w:hint="eastAsia"/>
        </w:rPr>
        <w:t>文字</w:t>
      </w:r>
      <w:r>
        <w:t>流包含了文字的字体，</w:t>
      </w:r>
      <w:r>
        <w:rPr>
          <w:rFonts w:hint="eastAsia"/>
        </w:rPr>
        <w:t>字号</w:t>
      </w:r>
      <w:r>
        <w:t>，</w:t>
      </w:r>
      <w:r>
        <w:rPr>
          <w:rFonts w:hint="eastAsia"/>
        </w:rPr>
        <w:t>颜色</w:t>
      </w:r>
      <w:r>
        <w:t>，位置坐标</w:t>
      </w:r>
      <w:r>
        <w:rPr>
          <w:rFonts w:hint="eastAsia"/>
        </w:rPr>
        <w:t>等</w:t>
      </w:r>
      <w:r>
        <w:t>信息。</w:t>
      </w:r>
      <w:r>
        <w:rPr>
          <w:rFonts w:hint="eastAsia"/>
        </w:rPr>
        <w:t>对于</w:t>
      </w:r>
      <w:r>
        <w:t>文字信息，本系统在</w:t>
      </w:r>
      <w:r>
        <w:t>PDFBox</w:t>
      </w:r>
      <w:r>
        <w:t>封装的基础上进行了简化处理。而</w:t>
      </w:r>
      <w:r>
        <w:rPr>
          <w:rFonts w:hint="eastAsia"/>
        </w:rPr>
        <w:t>对于框线</w:t>
      </w:r>
      <w:r>
        <w:t>信息，由于</w:t>
      </w:r>
      <w:r>
        <w:t>PDF</w:t>
      </w:r>
      <w:r>
        <w:t>中</w:t>
      </w:r>
      <w:r>
        <w:rPr>
          <w:rFonts w:hint="eastAsia"/>
        </w:rPr>
        <w:t>对于</w:t>
      </w:r>
      <w:r>
        <w:t>表格的框线没有明确的定义</w:t>
      </w:r>
      <w:r>
        <w:rPr>
          <w:rFonts w:hint="eastAsia"/>
        </w:rPr>
        <w:t>，表格框线和</w:t>
      </w:r>
      <w:r>
        <w:t>普通的线条并无区分。因此</w:t>
      </w:r>
      <w:r>
        <w:rPr>
          <w:rFonts w:hint="eastAsia"/>
        </w:rPr>
        <w:t>本系统根据</w:t>
      </w:r>
      <w:r>
        <w:t>线条的特征</w:t>
      </w:r>
      <w:r>
        <w:rPr>
          <w:rFonts w:hint="eastAsia"/>
        </w:rPr>
        <w:t>，</w:t>
      </w:r>
      <w:r>
        <w:t>参照文字的</w:t>
      </w:r>
      <w:r>
        <w:rPr>
          <w:rFonts w:hint="eastAsia"/>
        </w:rPr>
        <w:t>封装</w:t>
      </w:r>
      <w:r>
        <w:t>格式对线条进行了封装，为中间层</w:t>
      </w:r>
      <w:r>
        <w:rPr>
          <w:rFonts w:hint="eastAsia"/>
        </w:rPr>
        <w:t>的</w:t>
      </w:r>
      <w:r>
        <w:t>表格</w:t>
      </w:r>
      <w:r>
        <w:rPr>
          <w:rFonts w:hint="eastAsia"/>
        </w:rPr>
        <w:t>还原</w:t>
      </w:r>
      <w:r>
        <w:t>做好准备。</w:t>
      </w:r>
      <w:r w:rsidR="00153B5D">
        <w:rPr>
          <w:rFonts w:hint="eastAsia"/>
        </w:rPr>
        <w:t>在</w:t>
      </w:r>
      <w:r w:rsidR="00153B5D">
        <w:t>第四章已经</w:t>
      </w:r>
      <w:r w:rsidR="00153B5D">
        <w:rPr>
          <w:rFonts w:hint="eastAsia"/>
        </w:rPr>
        <w:t>着重</w:t>
      </w:r>
      <w:r w:rsidR="00153B5D">
        <w:t>介绍了基于</w:t>
      </w:r>
      <w:r w:rsidR="00153B5D">
        <w:t>PDFBox</w:t>
      </w:r>
      <w:r w:rsidR="00153B5D">
        <w:t>提取</w:t>
      </w:r>
      <w:r w:rsidR="00153B5D">
        <w:rPr>
          <w:rFonts w:hint="eastAsia"/>
        </w:rPr>
        <w:t>基本</w:t>
      </w:r>
      <w:r w:rsidR="00153B5D">
        <w:t>表格特征的</w:t>
      </w:r>
      <w:r w:rsidR="00153B5D">
        <w:rPr>
          <w:rFonts w:hint="eastAsia"/>
        </w:rPr>
        <w:t>实现</w:t>
      </w:r>
      <w:r w:rsidR="00153B5D">
        <w:t>细节，下面给出整个</w:t>
      </w:r>
      <w:r w:rsidR="00153B5D">
        <w:rPr>
          <w:rFonts w:hint="eastAsia"/>
        </w:rPr>
        <w:t>文档</w:t>
      </w:r>
      <w:r w:rsidR="00153B5D">
        <w:t>解析</w:t>
      </w:r>
      <w:r w:rsidR="00153B5D">
        <w:rPr>
          <w:rFonts w:hint="eastAsia"/>
        </w:rPr>
        <w:t>层</w:t>
      </w:r>
      <w:r w:rsidR="00153B5D">
        <w:t>的</w:t>
      </w:r>
      <w:r w:rsidR="000A36AD">
        <w:rPr>
          <w:rFonts w:hint="eastAsia"/>
        </w:rPr>
        <w:t>总体</w:t>
      </w:r>
      <w:r w:rsidR="00153B5D">
        <w:rPr>
          <w:rFonts w:hint="eastAsia"/>
        </w:rPr>
        <w:t>实现框图</w:t>
      </w:r>
      <w:r w:rsidR="00153B5D">
        <w:t>。</w:t>
      </w:r>
    </w:p>
    <w:p w14:paraId="152052BD" w14:textId="77777777" w:rsidR="00153B5D" w:rsidRDefault="00246EE5" w:rsidP="00246EE5">
      <w:pPr>
        <w:pStyle w:val="07415"/>
        <w:spacing w:line="240" w:lineRule="auto"/>
        <w:ind w:firstLineChars="200" w:firstLine="480"/>
      </w:pPr>
      <w:r>
        <w:object w:dxaOrig="8160" w:dyaOrig="7275" w14:anchorId="790ECDD7">
          <v:shape id="_x0000_i1055" type="#_x0000_t75" style="width:407.4pt;height:363.6pt" o:ole="">
            <v:imagedata r:id="rId80" o:title=""/>
          </v:shape>
          <o:OLEObject Type="Embed" ProgID="Visio.Drawing.15" ShapeID="_x0000_i1055" DrawAspect="Content" ObjectID="_1571948083" r:id="rId81"/>
        </w:object>
      </w:r>
    </w:p>
    <w:p w14:paraId="1412E32C"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-3 </w:t>
      </w:r>
      <w:r w:rsidRPr="00057019">
        <w:rPr>
          <w:rFonts w:ascii="楷体_GB2312" w:eastAsia="楷体_GB2312" w:hAnsi="Calibri" w:cs="Times New Roman" w:hint="eastAsia"/>
          <w:kern w:val="2"/>
          <w:sz w:val="21"/>
          <w:szCs w:val="21"/>
        </w:rPr>
        <w:t>解析</w:t>
      </w:r>
      <w:r w:rsidRPr="00057019">
        <w:rPr>
          <w:rFonts w:ascii="楷体_GB2312" w:eastAsia="楷体_GB2312" w:hAnsi="Calibri" w:cs="Times New Roman"/>
          <w:kern w:val="2"/>
          <w:sz w:val="21"/>
          <w:szCs w:val="21"/>
        </w:rPr>
        <w:t>层总体实现框图</w:t>
      </w:r>
    </w:p>
    <w:p w14:paraId="33A1CB0A" w14:textId="77777777" w:rsidR="00246EE5" w:rsidRPr="00153B5D" w:rsidRDefault="00246EE5" w:rsidP="001B4DE8">
      <w:pPr>
        <w:pStyle w:val="07415"/>
        <w:wordWrap w:val="0"/>
        <w:ind w:firstLineChars="200" w:firstLine="480"/>
      </w:pPr>
      <w:r>
        <w:rPr>
          <w:rFonts w:hint="eastAsia"/>
        </w:rPr>
        <w:t>解析</w:t>
      </w:r>
      <w:r>
        <w:t>层最终</w:t>
      </w:r>
      <w:r>
        <w:rPr>
          <w:rFonts w:hint="eastAsia"/>
        </w:rPr>
        <w:t>目的</w:t>
      </w:r>
      <w:r>
        <w:t>是为上层的表格还原层提供接口，使其能按页获取单页</w:t>
      </w:r>
      <w:r>
        <w:rPr>
          <w:rFonts w:hint="eastAsia"/>
        </w:rPr>
        <w:t>PDF</w:t>
      </w:r>
      <w:r>
        <w:t>的文字和线条信息。</w:t>
      </w:r>
      <w:r w:rsidR="00A2197E">
        <w:rPr>
          <w:rFonts w:hint="eastAsia"/>
        </w:rPr>
        <w:t>整个</w:t>
      </w:r>
      <w:r w:rsidR="00A2197E">
        <w:t>流程横跨</w:t>
      </w:r>
      <w:r w:rsidR="00A2197E">
        <w:t>PDFBox</w:t>
      </w:r>
      <w:r w:rsidR="00A2197E">
        <w:rPr>
          <w:rFonts w:hint="eastAsia"/>
        </w:rPr>
        <w:t>的</w:t>
      </w:r>
      <w:r w:rsidR="00A2197E">
        <w:t>三</w:t>
      </w:r>
      <w:r w:rsidR="00A2197E">
        <w:rPr>
          <w:rFonts w:hint="eastAsia"/>
        </w:rPr>
        <w:t>层</w:t>
      </w:r>
      <w:r w:rsidR="00A2197E">
        <w:t>，主要的修改</w:t>
      </w:r>
      <w:r w:rsidR="00A2197E">
        <w:rPr>
          <w:rFonts w:hint="eastAsia"/>
        </w:rPr>
        <w:t>集中</w:t>
      </w:r>
      <w:r w:rsidR="00A2197E">
        <w:t>在</w:t>
      </w:r>
      <w:r w:rsidR="00A2197E">
        <w:t>Cos Model</w:t>
      </w:r>
      <w:r w:rsidR="00A2197E">
        <w:t>层，</w:t>
      </w:r>
      <w:r w:rsidR="00A2197E">
        <w:rPr>
          <w:rFonts w:hint="eastAsia"/>
        </w:rPr>
        <w:t>通过</w:t>
      </w:r>
      <w:r w:rsidR="00A2197E">
        <w:t>解析</w:t>
      </w:r>
      <w:r w:rsidR="00A2197E">
        <w:t>PDFOperator</w:t>
      </w:r>
      <w:r w:rsidR="00A2197E">
        <w:rPr>
          <w:rFonts w:hint="eastAsia"/>
        </w:rPr>
        <w:t>对象</w:t>
      </w:r>
      <w:r w:rsidR="00A2197E">
        <w:t>的</w:t>
      </w:r>
      <w:r w:rsidR="00A2197E">
        <w:t>Q</w:t>
      </w:r>
      <w:r w:rsidR="00A2197E">
        <w:t>，</w:t>
      </w:r>
      <w:r w:rsidR="00A2197E">
        <w:t>q</w:t>
      </w:r>
      <w:r w:rsidR="00A2197E">
        <w:t>，</w:t>
      </w:r>
      <w:r w:rsidR="00A2197E">
        <w:t>re</w:t>
      </w:r>
      <w:r w:rsidR="00A2197E">
        <w:t>标记完成线条信息的提取。通过解析</w:t>
      </w:r>
      <w:r w:rsidR="00A2197E">
        <w:rPr>
          <w:rFonts w:hint="eastAsia"/>
        </w:rPr>
        <w:t>PDFOperator</w:t>
      </w:r>
      <w:r w:rsidR="00A2197E">
        <w:t>的</w:t>
      </w:r>
      <w:r w:rsidR="00A2197E">
        <w:rPr>
          <w:rFonts w:hint="eastAsia"/>
        </w:rPr>
        <w:t>BT</w:t>
      </w:r>
      <w:r w:rsidR="00A2197E">
        <w:t>，</w:t>
      </w:r>
      <w:r w:rsidR="00A2197E">
        <w:t>ET</w:t>
      </w:r>
      <w:r w:rsidR="00A2197E">
        <w:rPr>
          <w:rFonts w:hint="eastAsia"/>
        </w:rPr>
        <w:t>标记</w:t>
      </w:r>
      <w:r w:rsidR="00A2197E">
        <w:t>完成文字信息的提取，并将文字和线条信息</w:t>
      </w:r>
      <w:r w:rsidR="00A2197E">
        <w:rPr>
          <w:rFonts w:hint="eastAsia"/>
        </w:rPr>
        <w:t>分别</w:t>
      </w:r>
      <w:r w:rsidR="00A2197E">
        <w:t>封装于</w:t>
      </w:r>
      <w:r w:rsidR="00A2197E">
        <w:t>LineInformation</w:t>
      </w:r>
      <w:r w:rsidR="00A2197E">
        <w:t>类和</w:t>
      </w:r>
      <w:r w:rsidR="00A2197E">
        <w:t>CharacterInformation</w:t>
      </w:r>
      <w:r w:rsidR="00A2197E">
        <w:t>类中。</w:t>
      </w:r>
    </w:p>
    <w:p w14:paraId="60F71BBB" w14:textId="77777777" w:rsidR="00173303" w:rsidRDefault="006A028B">
      <w:pPr>
        <w:pStyle w:val="2"/>
      </w:pPr>
      <w:bookmarkStart w:id="219" w:name="_Toc406841187"/>
      <w:r>
        <w:rPr>
          <w:rFonts w:hint="eastAsia"/>
        </w:rPr>
        <w:lastRenderedPageBreak/>
        <w:t>PDF</w:t>
      </w:r>
      <w:r>
        <w:rPr>
          <w:rFonts w:hint="eastAsia"/>
        </w:rPr>
        <w:t>表格</w:t>
      </w:r>
      <w:r>
        <w:t>还原</w:t>
      </w:r>
      <w:r>
        <w:rPr>
          <w:rFonts w:hint="eastAsia"/>
        </w:rPr>
        <w:t>层</w:t>
      </w:r>
      <w:bookmarkEnd w:id="219"/>
    </w:p>
    <w:p w14:paraId="02EFB602" w14:textId="77777777" w:rsidR="00DC0EFC" w:rsidRDefault="00DC0EFC" w:rsidP="001B4DE8">
      <w:pPr>
        <w:pStyle w:val="07415"/>
        <w:wordWrap w:val="0"/>
        <w:ind w:firstLineChars="200" w:firstLine="480"/>
      </w:pPr>
      <w:r>
        <w:rPr>
          <w:rFonts w:hint="eastAsia"/>
        </w:rPr>
        <w:t>表格还原</w:t>
      </w:r>
      <w:r>
        <w:t>层是整个表格提取的核心层，通过</w:t>
      </w:r>
      <w:r>
        <w:rPr>
          <w:rFonts w:hint="eastAsia"/>
        </w:rPr>
        <w:t>处理</w:t>
      </w:r>
      <w:r>
        <w:t>下层</w:t>
      </w:r>
      <w:r>
        <w:rPr>
          <w:rFonts w:hint="eastAsia"/>
        </w:rPr>
        <w:t>封装</w:t>
      </w:r>
      <w:r>
        <w:t>的基本</w:t>
      </w:r>
      <w:r>
        <w:rPr>
          <w:rFonts w:hint="eastAsia"/>
        </w:rPr>
        <w:t>文字</w:t>
      </w:r>
      <w:r>
        <w:t>和线条信息</w:t>
      </w:r>
      <w:r>
        <w:rPr>
          <w:rFonts w:hint="eastAsia"/>
        </w:rPr>
        <w:t>还原出</w:t>
      </w:r>
      <w:r>
        <w:t>实际的表格，并</w:t>
      </w:r>
      <w:r>
        <w:rPr>
          <w:rFonts w:hint="eastAsia"/>
        </w:rPr>
        <w:t>最终</w:t>
      </w:r>
      <w:r>
        <w:t>通过二维数组</w:t>
      </w:r>
      <w:r>
        <w:rPr>
          <w:rFonts w:hint="eastAsia"/>
        </w:rPr>
        <w:t>来</w:t>
      </w:r>
      <w:r>
        <w:t>表示</w:t>
      </w:r>
      <w:r>
        <w:rPr>
          <w:rFonts w:hint="eastAsia"/>
        </w:rPr>
        <w:t>所有</w:t>
      </w:r>
      <w:r>
        <w:t>的表格信息。以便于</w:t>
      </w:r>
      <w:r>
        <w:rPr>
          <w:rFonts w:hint="eastAsia"/>
        </w:rPr>
        <w:t>上层</w:t>
      </w:r>
      <w:r>
        <w:t>对表格数据进行进一步的封装和使用。</w:t>
      </w:r>
      <w:r w:rsidR="000A36AD">
        <w:rPr>
          <w:rFonts w:hint="eastAsia"/>
        </w:rPr>
        <w:t>主要</w:t>
      </w:r>
      <w:r w:rsidR="000A36AD">
        <w:t>算法包括</w:t>
      </w:r>
      <w:r w:rsidR="000A36AD">
        <w:rPr>
          <w:rFonts w:hint="eastAsia"/>
        </w:rPr>
        <w:t>表格</w:t>
      </w:r>
      <w:r w:rsidR="000A36AD">
        <w:t>轮廓栅格化</w:t>
      </w:r>
      <w:r w:rsidR="000A36AD">
        <w:rPr>
          <w:rFonts w:hint="eastAsia"/>
        </w:rPr>
        <w:t>，</w:t>
      </w:r>
      <w:r w:rsidR="000A36AD">
        <w:t>表格内容归位，</w:t>
      </w:r>
      <w:r w:rsidR="000A36AD">
        <w:rPr>
          <w:rFonts w:hint="eastAsia"/>
        </w:rPr>
        <w:t>分页</w:t>
      </w:r>
      <w:r w:rsidR="000A36AD">
        <w:t>表格合并，复杂</w:t>
      </w:r>
      <w:r w:rsidR="000A36AD">
        <w:rPr>
          <w:rFonts w:hint="eastAsia"/>
        </w:rPr>
        <w:t>表头</w:t>
      </w:r>
      <w:r w:rsidR="000A36AD">
        <w:t>处理，表格展开方式识别等内容。在</w:t>
      </w:r>
      <w:r w:rsidR="000A36AD">
        <w:rPr>
          <w:rFonts w:hint="eastAsia"/>
        </w:rPr>
        <w:t>第四章</w:t>
      </w:r>
      <w:r w:rsidR="000A36AD">
        <w:t>已经对各个算法进行了详细的介绍，下面给出</w:t>
      </w:r>
      <w:r w:rsidR="000A36AD">
        <w:rPr>
          <w:rFonts w:hint="eastAsia"/>
        </w:rPr>
        <w:t>整个</w:t>
      </w:r>
      <w:r w:rsidR="000A36AD">
        <w:t>表格还原层的</w:t>
      </w:r>
      <w:r w:rsidR="000A36AD">
        <w:rPr>
          <w:rFonts w:hint="eastAsia"/>
        </w:rPr>
        <w:t>总体</w:t>
      </w:r>
      <w:r w:rsidR="000A36AD">
        <w:t>实现框图。</w:t>
      </w:r>
    </w:p>
    <w:p w14:paraId="41261716" w14:textId="77777777" w:rsidR="00DE60F8" w:rsidRDefault="00B62DF7" w:rsidP="00B62DF7">
      <w:pPr>
        <w:pStyle w:val="07415"/>
        <w:spacing w:line="240" w:lineRule="auto"/>
        <w:ind w:firstLine="0"/>
        <w:jc w:val="center"/>
      </w:pPr>
      <w:r>
        <w:object w:dxaOrig="6405" w:dyaOrig="7216" w14:anchorId="47FBAA7D">
          <v:shape id="_x0000_i1056" type="#_x0000_t75" style="width:320.4pt;height:5in" o:ole="">
            <v:imagedata r:id="rId82" o:title=""/>
          </v:shape>
          <o:OLEObject Type="Embed" ProgID="Visio.Drawing.15" ShapeID="_x0000_i1056" DrawAspect="Content" ObjectID="_1571948084" r:id="rId83"/>
        </w:object>
      </w:r>
    </w:p>
    <w:p w14:paraId="6D506ED9" w14:textId="77777777" w:rsidR="00057019" w:rsidRPr="00057019" w:rsidRDefault="008D7D6B"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kern w:val="2"/>
          <w:sz w:val="21"/>
          <w:szCs w:val="21"/>
        </w:rPr>
        <w:tab/>
      </w:r>
      <w:r w:rsidR="00057019" w:rsidRPr="00057019">
        <w:rPr>
          <w:rFonts w:ascii="楷体_GB2312" w:eastAsia="楷体_GB2312" w:hAnsi="Calibri" w:cs="Times New Roman" w:hint="eastAsia"/>
          <w:kern w:val="2"/>
          <w:sz w:val="21"/>
          <w:szCs w:val="21"/>
        </w:rPr>
        <w:t>图5</w:t>
      </w:r>
      <w:r w:rsidR="00057019" w:rsidRPr="00057019">
        <w:rPr>
          <w:rFonts w:ascii="楷体_GB2312" w:eastAsia="楷体_GB2312" w:hAnsi="Calibri" w:cs="Times New Roman"/>
          <w:kern w:val="2"/>
          <w:sz w:val="21"/>
          <w:szCs w:val="21"/>
        </w:rPr>
        <w:t xml:space="preserve">-4 </w:t>
      </w:r>
      <w:r w:rsidR="00057019" w:rsidRPr="00057019">
        <w:rPr>
          <w:rFonts w:ascii="楷体_GB2312" w:eastAsia="楷体_GB2312" w:hAnsi="Calibri" w:cs="Times New Roman" w:hint="eastAsia"/>
          <w:kern w:val="2"/>
          <w:sz w:val="21"/>
          <w:szCs w:val="21"/>
        </w:rPr>
        <w:t>表格</w:t>
      </w:r>
      <w:r w:rsidR="00057019" w:rsidRPr="00057019">
        <w:rPr>
          <w:rFonts w:ascii="楷体_GB2312" w:eastAsia="楷体_GB2312" w:hAnsi="Calibri" w:cs="Times New Roman"/>
          <w:kern w:val="2"/>
          <w:sz w:val="21"/>
          <w:szCs w:val="21"/>
        </w:rPr>
        <w:t>还原</w:t>
      </w:r>
      <w:r w:rsidR="00057019" w:rsidRPr="00057019">
        <w:rPr>
          <w:rFonts w:ascii="楷体_GB2312" w:eastAsia="楷体_GB2312" w:hAnsi="Calibri" w:cs="Times New Roman" w:hint="eastAsia"/>
          <w:kern w:val="2"/>
          <w:sz w:val="21"/>
          <w:szCs w:val="21"/>
        </w:rPr>
        <w:t>层</w:t>
      </w:r>
      <w:r w:rsidR="00057019" w:rsidRPr="00057019">
        <w:rPr>
          <w:rFonts w:ascii="楷体_GB2312" w:eastAsia="楷体_GB2312" w:hAnsi="Calibri" w:cs="Times New Roman"/>
          <w:kern w:val="2"/>
          <w:sz w:val="21"/>
          <w:szCs w:val="21"/>
        </w:rPr>
        <w:t>总体实现框图</w:t>
      </w:r>
    </w:p>
    <w:p w14:paraId="41B97318" w14:textId="77777777" w:rsidR="008D7D6B" w:rsidRPr="00DC0EFC" w:rsidRDefault="008D7D6B" w:rsidP="001B4DE8">
      <w:pPr>
        <w:pStyle w:val="07415"/>
        <w:wordWrap w:val="0"/>
        <w:ind w:firstLineChars="200" w:firstLine="480"/>
      </w:pPr>
      <w:r>
        <w:rPr>
          <w:rFonts w:hint="eastAsia"/>
        </w:rPr>
        <w:t>该</w:t>
      </w:r>
      <w:r>
        <w:t>层</w:t>
      </w:r>
      <w:r>
        <w:rPr>
          <w:rFonts w:hint="eastAsia"/>
        </w:rPr>
        <w:t>利用</w:t>
      </w:r>
      <w:r>
        <w:t>解析层的线条对象和文字对象，首先</w:t>
      </w:r>
      <w:r>
        <w:rPr>
          <w:rFonts w:hint="eastAsia"/>
        </w:rPr>
        <w:t>利用</w:t>
      </w:r>
      <w:r>
        <w:t>线条获取二维表格的行数和列数，</w:t>
      </w:r>
      <w:r>
        <w:rPr>
          <w:rFonts w:hint="eastAsia"/>
        </w:rPr>
        <w:t>同时</w:t>
      </w:r>
      <w:r>
        <w:t>利用行列刻度将</w:t>
      </w:r>
      <w:r>
        <w:rPr>
          <w:rFonts w:hint="eastAsia"/>
        </w:rPr>
        <w:t>对应</w:t>
      </w:r>
      <w:r>
        <w:t>的文字填充入单元格。</w:t>
      </w:r>
      <w:r>
        <w:rPr>
          <w:rFonts w:hint="eastAsia"/>
        </w:rPr>
        <w:t>为了</w:t>
      </w:r>
      <w:r>
        <w:t>覆盖</w:t>
      </w:r>
      <w:r>
        <w:t>PDF</w:t>
      </w:r>
      <w:r>
        <w:t>中的大部分表格，</w:t>
      </w:r>
      <w:r>
        <w:rPr>
          <w:rFonts w:hint="eastAsia"/>
        </w:rPr>
        <w:t>针对大</w:t>
      </w:r>
      <w:r>
        <w:t>表做了表格合并处理，针对复杂表头</w:t>
      </w:r>
      <w:r>
        <w:rPr>
          <w:rFonts w:hint="eastAsia"/>
        </w:rPr>
        <w:t>做了</w:t>
      </w:r>
      <w:r>
        <w:t>表格简化，</w:t>
      </w:r>
      <w:r>
        <w:rPr>
          <w:rFonts w:hint="eastAsia"/>
        </w:rPr>
        <w:t>同时基于</w:t>
      </w:r>
      <w:r>
        <w:t>表格内容和行列特征对表格的方向进行了判别，</w:t>
      </w:r>
      <w:r>
        <w:rPr>
          <w:rFonts w:hint="eastAsia"/>
        </w:rPr>
        <w:t>上层</w:t>
      </w:r>
      <w:r>
        <w:t>的表格进行做好铺垫。上层</w:t>
      </w:r>
      <w:r>
        <w:rPr>
          <w:rFonts w:hint="eastAsia"/>
        </w:rPr>
        <w:t>的</w:t>
      </w:r>
      <w:r>
        <w:t>表格解析则</w:t>
      </w:r>
      <w:r>
        <w:rPr>
          <w:rFonts w:hint="eastAsia"/>
        </w:rPr>
        <w:t>利用</w:t>
      </w:r>
      <w:r>
        <w:t>该</w:t>
      </w:r>
      <w:r>
        <w:rPr>
          <w:rFonts w:hint="eastAsia"/>
        </w:rPr>
        <w:t>层提供</w:t>
      </w:r>
      <w:r>
        <w:t>的二维字符串型数组完成。</w:t>
      </w:r>
    </w:p>
    <w:p w14:paraId="028127BB" w14:textId="77777777" w:rsidR="006A028B" w:rsidRDefault="006A028B">
      <w:pPr>
        <w:pStyle w:val="2"/>
      </w:pPr>
      <w:bookmarkStart w:id="220" w:name="_Toc406841188"/>
      <w:r>
        <w:rPr>
          <w:rFonts w:hint="eastAsia"/>
        </w:rPr>
        <w:lastRenderedPageBreak/>
        <w:t>PDF</w:t>
      </w:r>
      <w:r>
        <w:rPr>
          <w:rFonts w:hint="eastAsia"/>
        </w:rPr>
        <w:t>表格</w:t>
      </w:r>
      <w:r>
        <w:t>数据封装层</w:t>
      </w:r>
      <w:bookmarkEnd w:id="220"/>
    </w:p>
    <w:p w14:paraId="2FDDD367" w14:textId="77777777" w:rsidR="00D51472" w:rsidRPr="00D51472" w:rsidRDefault="00D51472" w:rsidP="00B5269C">
      <w:pPr>
        <w:pStyle w:val="07415"/>
        <w:wordWrap w:val="0"/>
        <w:spacing w:line="288" w:lineRule="auto"/>
        <w:ind w:firstLineChars="200" w:firstLine="480"/>
      </w:pPr>
      <w:r>
        <w:rPr>
          <w:rFonts w:hint="eastAsia"/>
        </w:rPr>
        <w:t>本系统</w:t>
      </w:r>
      <w:r>
        <w:t>提供两种表格的封装形式，</w:t>
      </w:r>
      <w:r>
        <w:t>HTML</w:t>
      </w:r>
      <w:r>
        <w:t>和</w:t>
      </w:r>
      <w:r>
        <w:t>JSON</w:t>
      </w:r>
      <w:r>
        <w:t>格式。</w:t>
      </w:r>
      <w:r>
        <w:t>HTML</w:t>
      </w:r>
      <w:r>
        <w:rPr>
          <w:rFonts w:hint="eastAsia"/>
        </w:rPr>
        <w:t>能</w:t>
      </w:r>
      <w:r>
        <w:t>很好的</w:t>
      </w:r>
      <w:r>
        <w:rPr>
          <w:rFonts w:hint="eastAsia"/>
        </w:rPr>
        <w:t>展示</w:t>
      </w:r>
      <w:r>
        <w:t>表格的</w:t>
      </w:r>
      <w:r>
        <w:rPr>
          <w:rFonts w:hint="eastAsia"/>
        </w:rPr>
        <w:t>结构</w:t>
      </w:r>
      <w:r>
        <w:t>，便于</w:t>
      </w:r>
      <w:r>
        <w:rPr>
          <w:rFonts w:hint="eastAsia"/>
        </w:rPr>
        <w:t>浏览</w:t>
      </w:r>
      <w:r>
        <w:t>。而</w:t>
      </w:r>
      <w:r>
        <w:rPr>
          <w:rFonts w:hint="eastAsia"/>
        </w:rPr>
        <w:t>JSON</w:t>
      </w:r>
      <w:r>
        <w:t>格式的数据这更利于存储和传输，</w:t>
      </w:r>
      <w:r>
        <w:rPr>
          <w:rFonts w:hint="eastAsia"/>
        </w:rPr>
        <w:t>该</w:t>
      </w:r>
      <w:r>
        <w:t>格式已经被广泛应用于非结构化的数据存储中。本系统</w:t>
      </w:r>
      <w:r>
        <w:rPr>
          <w:rFonts w:hint="eastAsia"/>
        </w:rPr>
        <w:t>中</w:t>
      </w:r>
      <w:r>
        <w:t>解析的</w:t>
      </w:r>
      <w:r>
        <w:rPr>
          <w:rFonts w:hint="eastAsia"/>
        </w:rPr>
        <w:t>表格数据</w:t>
      </w:r>
      <w:r>
        <w:t>就</w:t>
      </w:r>
      <w:r>
        <w:rPr>
          <w:rFonts w:hint="eastAsia"/>
        </w:rPr>
        <w:t>最终</w:t>
      </w:r>
      <w:r>
        <w:t>存放在非</w:t>
      </w:r>
      <w:r>
        <w:rPr>
          <w:rFonts w:hint="eastAsia"/>
        </w:rPr>
        <w:t>关系</w:t>
      </w:r>
      <w:r>
        <w:t>型的</w:t>
      </w:r>
      <w:r>
        <w:t>mongodb</w:t>
      </w:r>
      <w:r>
        <w:t>数据库中。</w:t>
      </w:r>
    </w:p>
    <w:p w14:paraId="6C03DF2C" w14:textId="77777777" w:rsidR="00DC0EFC" w:rsidRDefault="00DC0EFC" w:rsidP="00DC0EFC">
      <w:pPr>
        <w:pStyle w:val="3"/>
      </w:pPr>
      <w:bookmarkStart w:id="221" w:name="_Toc406841189"/>
      <w:r>
        <w:rPr>
          <w:rFonts w:hint="eastAsia"/>
        </w:rPr>
        <w:t>表格</w:t>
      </w:r>
      <w:r>
        <w:t>数据的HTML格式封装</w:t>
      </w:r>
      <w:bookmarkEnd w:id="221"/>
    </w:p>
    <w:p w14:paraId="6B959A23" w14:textId="77777777" w:rsidR="00D51472" w:rsidRDefault="00D51472" w:rsidP="00B5269C">
      <w:pPr>
        <w:pStyle w:val="07415"/>
        <w:wordWrap w:val="0"/>
        <w:spacing w:line="288" w:lineRule="auto"/>
        <w:ind w:firstLineChars="200" w:firstLine="480"/>
      </w:pPr>
      <w:r>
        <w:rPr>
          <w:rFonts w:hint="eastAsia"/>
        </w:rPr>
        <w:t>HTML</w:t>
      </w:r>
      <w:r>
        <w:t>是一种标记语言，</w:t>
      </w:r>
      <w:r>
        <w:rPr>
          <w:rFonts w:hint="eastAsia"/>
        </w:rPr>
        <w:t>该</w:t>
      </w:r>
      <w:r>
        <w:t>格式的数据便于在浏览器中浏览</w:t>
      </w:r>
      <w:r>
        <w:rPr>
          <w:rFonts w:hint="eastAsia"/>
        </w:rPr>
        <w:t>，</w:t>
      </w:r>
      <w:r>
        <w:t>具有</w:t>
      </w:r>
      <w:r>
        <w:rPr>
          <w:rFonts w:hint="eastAsia"/>
        </w:rPr>
        <w:t>较强</w:t>
      </w:r>
      <w:r>
        <w:t>的可读性。</w:t>
      </w:r>
      <w:r>
        <w:rPr>
          <w:rFonts w:hint="eastAsia"/>
        </w:rPr>
        <w:t>而</w:t>
      </w:r>
      <w:r>
        <w:t>HTML</w:t>
      </w:r>
      <w:r>
        <w:t>对于表格数据</w:t>
      </w:r>
      <w:r>
        <w:rPr>
          <w:rFonts w:hint="eastAsia"/>
        </w:rPr>
        <w:t>又</w:t>
      </w:r>
      <w:r>
        <w:t>具有较好的支持，事实上</w:t>
      </w:r>
      <w:r>
        <w:rPr>
          <w:rFonts w:hint="eastAsia"/>
        </w:rPr>
        <w:t>HTML</w:t>
      </w:r>
      <w:r>
        <w:t>页面中很多的数据都是以表格的形式</w:t>
      </w:r>
      <w:r>
        <w:rPr>
          <w:rFonts w:hint="eastAsia"/>
        </w:rPr>
        <w:t>存储</w:t>
      </w:r>
      <w:r>
        <w:t>的。</w:t>
      </w:r>
      <w:r>
        <w:rPr>
          <w:rFonts w:hint="eastAsia"/>
        </w:rPr>
        <w:t>基本</w:t>
      </w:r>
      <w:r>
        <w:t>的表格标记</w:t>
      </w:r>
      <w:r>
        <w:rPr>
          <w:rFonts w:hint="eastAsia"/>
        </w:rPr>
        <w:t>包括</w:t>
      </w:r>
      <w:r>
        <w:rPr>
          <w:rFonts w:hint="eastAsia"/>
        </w:rPr>
        <w:t>&lt;</w:t>
      </w:r>
      <w:r>
        <w:t>table</w:t>
      </w:r>
      <w:r>
        <w:rPr>
          <w:rFonts w:hint="eastAsia"/>
        </w:rPr>
        <w:t>&gt;</w:t>
      </w:r>
      <w:r>
        <w:rPr>
          <w:rFonts w:hint="eastAsia"/>
        </w:rPr>
        <w:t>、</w:t>
      </w:r>
      <w:r>
        <w:t>&lt;th&gt;</w:t>
      </w:r>
      <w:r>
        <w:rPr>
          <w:rFonts w:hint="eastAsia"/>
        </w:rPr>
        <w:t>、</w:t>
      </w:r>
      <w:r>
        <w:rPr>
          <w:rFonts w:hint="eastAsia"/>
        </w:rPr>
        <w:t>&lt;</w:t>
      </w:r>
      <w:r>
        <w:t>tr</w:t>
      </w:r>
      <w:r>
        <w:rPr>
          <w:rFonts w:hint="eastAsia"/>
        </w:rPr>
        <w:t>&gt;</w:t>
      </w:r>
      <w:r>
        <w:rPr>
          <w:rFonts w:hint="eastAsia"/>
        </w:rPr>
        <w:t>、</w:t>
      </w:r>
      <w:r>
        <w:rPr>
          <w:rFonts w:hint="eastAsia"/>
        </w:rPr>
        <w:t>&lt;</w:t>
      </w:r>
      <w:r>
        <w:t>td</w:t>
      </w:r>
      <w:r>
        <w:rPr>
          <w:rFonts w:hint="eastAsia"/>
        </w:rPr>
        <w:t>&gt;</w:t>
      </w:r>
      <w:r>
        <w:rPr>
          <w:rFonts w:hint="eastAsia"/>
        </w:rPr>
        <w:t>等</w:t>
      </w:r>
      <w:r>
        <w:t>。</w:t>
      </w:r>
      <w:r>
        <w:rPr>
          <w:rFonts w:hint="eastAsia"/>
        </w:rPr>
        <w:t>&lt;</w:t>
      </w:r>
      <w:r>
        <w:t>table</w:t>
      </w:r>
      <w:r>
        <w:rPr>
          <w:rFonts w:hint="eastAsia"/>
        </w:rPr>
        <w:t>&gt;</w:t>
      </w:r>
      <w:r>
        <w:rPr>
          <w:rFonts w:hint="eastAsia"/>
        </w:rPr>
        <w:t>标记</w:t>
      </w:r>
      <w:r>
        <w:t>用于描述一个表格，该标记中可以使用</w:t>
      </w:r>
      <w:r>
        <w:t>border</w:t>
      </w:r>
      <w:r>
        <w:t>等属性表示表格的框线</w:t>
      </w:r>
      <w:r>
        <w:rPr>
          <w:rFonts w:hint="eastAsia"/>
        </w:rPr>
        <w:t>等</w:t>
      </w:r>
      <w:r>
        <w:t>信息。</w:t>
      </w:r>
      <w:r>
        <w:rPr>
          <w:rFonts w:hint="eastAsia"/>
        </w:rPr>
        <w:t>&lt;</w:t>
      </w:r>
      <w:r>
        <w:t>th&gt;</w:t>
      </w:r>
      <w:r>
        <w:rPr>
          <w:rFonts w:hint="eastAsia"/>
        </w:rPr>
        <w:t>描述</w:t>
      </w:r>
      <w:r>
        <w:t>表格的标题，</w:t>
      </w:r>
      <w:r>
        <w:rPr>
          <w:rFonts w:hint="eastAsia"/>
        </w:rPr>
        <w:t>&lt;</w:t>
      </w:r>
      <w:r>
        <w:t>tr</w:t>
      </w:r>
      <w:r>
        <w:rPr>
          <w:rFonts w:hint="eastAsia"/>
        </w:rPr>
        <w:t>&gt;</w:t>
      </w:r>
      <w:r>
        <w:rPr>
          <w:rFonts w:hint="eastAsia"/>
        </w:rPr>
        <w:t>表示</w:t>
      </w:r>
      <w:r>
        <w:t>表格的行，</w:t>
      </w:r>
      <w:r>
        <w:rPr>
          <w:rFonts w:hint="eastAsia"/>
        </w:rPr>
        <w:t>&lt;</w:t>
      </w:r>
      <w:r>
        <w:t>td</w:t>
      </w:r>
      <w:r>
        <w:rPr>
          <w:rFonts w:hint="eastAsia"/>
        </w:rPr>
        <w:t>&gt;</w:t>
      </w:r>
      <w:r>
        <w:rPr>
          <w:rFonts w:hint="eastAsia"/>
        </w:rPr>
        <w:t>则</w:t>
      </w:r>
      <w:r>
        <w:t>表示表格的列</w:t>
      </w:r>
      <w:r>
        <w:rPr>
          <w:rFonts w:hint="eastAsia"/>
        </w:rPr>
        <w:t>。对于</w:t>
      </w:r>
      <w:r w:rsidR="0082708B">
        <w:t>一个二维数组形式的表格</w:t>
      </w:r>
      <w:r w:rsidR="0082708B">
        <w:t>f</w:t>
      </w:r>
      <w:r w:rsidR="0082708B">
        <w:rPr>
          <w:rFonts w:hint="eastAsia"/>
        </w:rPr>
        <w:t>orm</w:t>
      </w:r>
      <w:r>
        <w:t>,</w:t>
      </w:r>
      <w:r>
        <w:rPr>
          <w:rFonts w:hint="eastAsia"/>
        </w:rPr>
        <w:t>通过</w:t>
      </w:r>
      <w:r>
        <w:t>HTML</w:t>
      </w:r>
      <w:r w:rsidR="00057019">
        <w:t>表示后的样子</w:t>
      </w:r>
      <w:r>
        <w:t>如下：</w:t>
      </w:r>
    </w:p>
    <w:p w14:paraId="654713FE" w14:textId="77777777" w:rsidR="00D51472" w:rsidRDefault="001B4DE8" w:rsidP="00057019">
      <w:pPr>
        <w:pStyle w:val="07415"/>
        <w:spacing w:line="240" w:lineRule="auto"/>
        <w:jc w:val="center"/>
      </w:pPr>
      <w:r>
        <w:object w:dxaOrig="7710" w:dyaOrig="4590" w14:anchorId="1CC86124">
          <v:shape id="_x0000_i1057" type="#_x0000_t75" style="width:296.4pt;height:175.2pt" o:ole="">
            <v:imagedata r:id="rId84" o:title=""/>
          </v:shape>
          <o:OLEObject Type="Embed" ProgID="Visio.Drawing.15" ShapeID="_x0000_i1057" DrawAspect="Content" ObjectID="_1571948085" r:id="rId85"/>
        </w:object>
      </w:r>
    </w:p>
    <w:p w14:paraId="72D6EB09"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-5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00A420D4">
        <w:rPr>
          <w:rFonts w:ascii="楷体_GB2312" w:eastAsia="楷体_GB2312" w:hAnsi="Calibri" w:cs="Times New Roman"/>
          <w:kern w:val="2"/>
          <w:sz w:val="21"/>
          <w:szCs w:val="21"/>
        </w:rPr>
        <w:t>封装的</w:t>
      </w:r>
      <w:r w:rsidR="00A420D4">
        <w:rPr>
          <w:rFonts w:ascii="楷体_GB2312" w:eastAsia="楷体_GB2312" w:hAnsi="Calibri" w:cs="Times New Roman" w:hint="eastAsia"/>
          <w:kern w:val="2"/>
          <w:sz w:val="21"/>
          <w:szCs w:val="21"/>
        </w:rPr>
        <w:t>表格</w:t>
      </w:r>
      <w:r w:rsidR="00A420D4">
        <w:rPr>
          <w:rFonts w:ascii="楷体_GB2312" w:eastAsia="楷体_GB2312" w:hAnsi="Calibri" w:cs="Times New Roman"/>
          <w:kern w:val="2"/>
          <w:sz w:val="21"/>
          <w:szCs w:val="21"/>
        </w:rPr>
        <w:t>格式</w:t>
      </w:r>
    </w:p>
    <w:p w14:paraId="3A03AA76" w14:textId="77777777" w:rsidR="00760E54" w:rsidRDefault="00760E54" w:rsidP="001B4DE8">
      <w:pPr>
        <w:pStyle w:val="07415"/>
        <w:wordWrap w:val="0"/>
        <w:ind w:firstLineChars="200" w:firstLine="480"/>
      </w:pPr>
      <w:r>
        <w:rPr>
          <w:rFonts w:hint="eastAsia"/>
        </w:rPr>
        <w:t>下图</w:t>
      </w:r>
      <w:r>
        <w:t>是</w:t>
      </w:r>
      <w:r>
        <w:rPr>
          <w:rFonts w:hint="eastAsia"/>
        </w:rPr>
        <w:t>封装</w:t>
      </w:r>
      <w:r>
        <w:t>后的表格示例：</w:t>
      </w:r>
    </w:p>
    <w:p w14:paraId="39AF43D0" w14:textId="77777777" w:rsidR="00760E54" w:rsidRDefault="00E71162" w:rsidP="00057019">
      <w:pPr>
        <w:pStyle w:val="07415"/>
        <w:spacing w:line="240" w:lineRule="auto"/>
        <w:jc w:val="center"/>
        <w:rPr>
          <w:noProof/>
        </w:rPr>
      </w:pPr>
      <w:r w:rsidRPr="00925F05">
        <w:rPr>
          <w:noProof/>
        </w:rPr>
        <w:drawing>
          <wp:inline distT="0" distB="0" distL="0" distR="0" wp14:anchorId="4E4372DA" wp14:editId="0C99E7B2">
            <wp:extent cx="3934337" cy="2131625"/>
            <wp:effectExtent l="0" t="0" r="0" b="2540"/>
            <wp:docPr id="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34337" cy="2131625"/>
                    </a:xfrm>
                    <a:prstGeom prst="rect">
                      <a:avLst/>
                    </a:prstGeom>
                    <a:noFill/>
                    <a:ln>
                      <a:noFill/>
                    </a:ln>
                  </pic:spPr>
                </pic:pic>
              </a:graphicData>
            </a:graphic>
          </wp:inline>
        </w:drawing>
      </w:r>
    </w:p>
    <w:p w14:paraId="13C95F54" w14:textId="77777777" w:rsidR="00057019" w:rsidRPr="00057019" w:rsidRDefault="00057019"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图5</w:t>
      </w:r>
      <w:r w:rsidRPr="00057019">
        <w:rPr>
          <w:rFonts w:ascii="楷体_GB2312" w:eastAsia="楷体_GB2312" w:hAnsi="Calibri" w:cs="Times New Roman"/>
          <w:kern w:val="2"/>
          <w:sz w:val="21"/>
          <w:szCs w:val="21"/>
        </w:rPr>
        <w:t xml:space="preserve">-6 </w:t>
      </w:r>
      <w:r w:rsidRPr="00057019">
        <w:rPr>
          <w:rFonts w:ascii="楷体_GB2312" w:eastAsia="楷体_GB2312" w:hAnsi="Calibri" w:cs="Times New Roman" w:hint="eastAsia"/>
          <w:kern w:val="2"/>
          <w:sz w:val="21"/>
          <w:szCs w:val="21"/>
        </w:rPr>
        <w:t>基于</w:t>
      </w:r>
      <w:r w:rsidRPr="00057019">
        <w:rPr>
          <w:rFonts w:ascii="楷体_GB2312" w:eastAsia="楷体_GB2312" w:hAnsi="Calibri" w:cs="Times New Roman"/>
          <w:kern w:val="2"/>
          <w:sz w:val="21"/>
          <w:szCs w:val="21"/>
        </w:rPr>
        <w:t>HTML</w:t>
      </w:r>
      <w:r w:rsidRPr="00057019">
        <w:rPr>
          <w:rFonts w:ascii="楷体_GB2312" w:eastAsia="楷体_GB2312" w:hAnsi="Calibri" w:cs="Times New Roman" w:hint="eastAsia"/>
          <w:kern w:val="2"/>
          <w:sz w:val="21"/>
          <w:szCs w:val="21"/>
        </w:rPr>
        <w:t>封装</w:t>
      </w:r>
      <w:r w:rsidRPr="00057019">
        <w:rPr>
          <w:rFonts w:ascii="楷体_GB2312" w:eastAsia="楷体_GB2312" w:hAnsi="Calibri" w:cs="Times New Roman"/>
          <w:kern w:val="2"/>
          <w:sz w:val="21"/>
          <w:szCs w:val="21"/>
        </w:rPr>
        <w:t>的</w:t>
      </w:r>
      <w:r w:rsidRPr="00057019">
        <w:rPr>
          <w:rFonts w:ascii="楷体_GB2312" w:eastAsia="楷体_GB2312" w:hAnsi="Calibri" w:cs="Times New Roman" w:hint="eastAsia"/>
          <w:kern w:val="2"/>
          <w:sz w:val="21"/>
          <w:szCs w:val="21"/>
        </w:rPr>
        <w:t>表格</w:t>
      </w:r>
      <w:r w:rsidRPr="00057019">
        <w:rPr>
          <w:rFonts w:ascii="楷体_GB2312" w:eastAsia="楷体_GB2312" w:hAnsi="Calibri" w:cs="Times New Roman"/>
          <w:kern w:val="2"/>
          <w:sz w:val="21"/>
          <w:szCs w:val="21"/>
        </w:rPr>
        <w:t>示意</w:t>
      </w:r>
    </w:p>
    <w:p w14:paraId="2F5AC80C" w14:textId="77777777" w:rsidR="00DC0EFC" w:rsidRDefault="00DC0EFC" w:rsidP="00DC0EFC">
      <w:pPr>
        <w:pStyle w:val="3"/>
      </w:pPr>
      <w:bookmarkStart w:id="222" w:name="_Toc406841190"/>
      <w:r>
        <w:rPr>
          <w:rFonts w:hint="eastAsia"/>
        </w:rPr>
        <w:lastRenderedPageBreak/>
        <w:t>表格</w:t>
      </w:r>
      <w:r>
        <w:t>数据的JSON格式封装</w:t>
      </w:r>
      <w:bookmarkEnd w:id="222"/>
    </w:p>
    <w:p w14:paraId="48B9467B" w14:textId="77777777" w:rsidR="00760E54" w:rsidRDefault="003D6E57" w:rsidP="001B4DE8">
      <w:pPr>
        <w:pStyle w:val="a0"/>
        <w:spacing w:before="72" w:line="400" w:lineRule="exact"/>
        <w:ind w:firstLine="0"/>
        <w:rPr>
          <w:bCs/>
          <w:noProof/>
          <w:sz w:val="21"/>
          <w:szCs w:val="24"/>
          <w:lang w:bidi="he-IL"/>
        </w:rPr>
      </w:pPr>
      <w:r>
        <w:rPr>
          <w:rFonts w:hint="eastAsia"/>
          <w:bCs/>
          <w:noProof/>
          <w:sz w:val="21"/>
          <w:szCs w:val="24"/>
          <w:lang w:bidi="he-IL"/>
        </w:rPr>
        <w:t>JSON</w:t>
      </w:r>
      <w:r>
        <w:rPr>
          <w:bCs/>
          <w:noProof/>
          <w:sz w:val="21"/>
          <w:szCs w:val="24"/>
          <w:lang w:bidi="he-IL"/>
        </w:rPr>
        <w:t>格式的表格数据展示。</w:t>
      </w:r>
    </w:p>
    <w:p w14:paraId="06D1B986" w14:textId="77777777" w:rsidR="00760E54" w:rsidRDefault="00540ED3" w:rsidP="00760E54">
      <w:pPr>
        <w:pStyle w:val="a0"/>
        <w:spacing w:before="72"/>
        <w:ind w:firstLine="0"/>
        <w:jc w:val="center"/>
        <w:rPr>
          <w:kern w:val="0"/>
          <w:sz w:val="21"/>
          <w:szCs w:val="24"/>
        </w:rPr>
      </w:pPr>
      <w:r>
        <w:rPr>
          <w:bCs/>
          <w:noProof/>
          <w:sz w:val="21"/>
          <w:szCs w:val="24"/>
          <w:lang w:bidi="he-IL"/>
        </w:rPr>
        <w:object w:dxaOrig="6570" w:dyaOrig="3915" w14:anchorId="075A4A9E">
          <v:shape id="_x0000_i1058" type="#_x0000_t75" style="width:329.4pt;height:196.2pt" o:ole="">
            <v:imagedata r:id="rId87" o:title=""/>
          </v:shape>
          <o:OLEObject Type="Embed" ProgID="Visio.Drawing.15" ShapeID="_x0000_i1058" DrawAspect="Content" ObjectID="_1571948086" r:id="rId88"/>
        </w:object>
      </w:r>
    </w:p>
    <w:p w14:paraId="36C6FF2E"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w:t>
      </w:r>
      <w:r w:rsidR="00057019">
        <w:rPr>
          <w:rFonts w:ascii="楷体_GB2312" w:eastAsia="楷体_GB2312" w:hAnsi="Calibri" w:cs="Times New Roman"/>
          <w:kern w:val="2"/>
          <w:sz w:val="21"/>
          <w:szCs w:val="21"/>
        </w:rPr>
        <w:t>-1</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三张表的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0B3855B7" w14:textId="77777777" w:rsidR="00760E54" w:rsidRDefault="00540ED3" w:rsidP="00760E54">
      <w:pPr>
        <w:pStyle w:val="a0"/>
        <w:spacing w:before="72"/>
        <w:ind w:firstLine="0"/>
        <w:jc w:val="center"/>
      </w:pPr>
      <w:r>
        <w:rPr>
          <w:bCs/>
          <w:noProof/>
          <w:sz w:val="21"/>
          <w:szCs w:val="24"/>
          <w:lang w:bidi="he-IL"/>
        </w:rPr>
        <w:object w:dxaOrig="6570" w:dyaOrig="6120" w14:anchorId="2DED56A8">
          <v:shape id="_x0000_i1059" type="#_x0000_t75" style="width:329.4pt;height:306.6pt" o:ole="">
            <v:imagedata r:id="rId89" o:title=""/>
          </v:shape>
          <o:OLEObject Type="Embed" ProgID="Visio.Drawing.15" ShapeID="_x0000_i1059" DrawAspect="Content" ObjectID="_1571948087" r:id="rId90"/>
        </w:object>
      </w:r>
    </w:p>
    <w:p w14:paraId="0B3D0455" w14:textId="77777777" w:rsidR="00760E54" w:rsidRPr="00057019" w:rsidRDefault="00760E54" w:rsidP="00057019">
      <w:pPr>
        <w:pStyle w:val="07415"/>
        <w:spacing w:line="240" w:lineRule="auto"/>
        <w:ind w:firstLine="0"/>
        <w:jc w:val="center"/>
        <w:rPr>
          <w:rFonts w:ascii="楷体_GB2312" w:eastAsia="楷体_GB2312" w:hAnsi="Calibri" w:cs="Times New Roman"/>
          <w:kern w:val="2"/>
          <w:sz w:val="21"/>
          <w:szCs w:val="21"/>
        </w:rPr>
      </w:pPr>
      <w:r w:rsidRPr="00057019">
        <w:rPr>
          <w:rFonts w:ascii="楷体_GB2312" w:eastAsia="楷体_GB2312" w:hAnsi="Calibri" w:cs="Times New Roman" w:hint="eastAsia"/>
          <w:kern w:val="2"/>
          <w:sz w:val="21"/>
          <w:szCs w:val="21"/>
        </w:rPr>
        <w:t>图</w:t>
      </w:r>
      <w:r w:rsidR="00057019" w:rsidRPr="00057019">
        <w:rPr>
          <w:rFonts w:ascii="楷体_GB2312" w:eastAsia="楷体_GB2312" w:hAnsi="Calibri" w:cs="Times New Roman"/>
          <w:kern w:val="2"/>
          <w:sz w:val="21"/>
          <w:szCs w:val="21"/>
        </w:rPr>
        <w:t>5-7-2</w:t>
      </w:r>
      <w:r w:rsidRPr="00057019">
        <w:rPr>
          <w:rFonts w:ascii="楷体_GB2312" w:eastAsia="楷体_GB2312" w:hAnsi="Calibri" w:cs="Times New Roman"/>
          <w:kern w:val="2"/>
          <w:sz w:val="21"/>
          <w:szCs w:val="21"/>
        </w:rPr>
        <w:t xml:space="preserve"> </w:t>
      </w:r>
      <w:r w:rsidRPr="00057019">
        <w:rPr>
          <w:rFonts w:ascii="楷体_GB2312" w:eastAsia="楷体_GB2312" w:hAnsi="Calibri" w:cs="Times New Roman" w:hint="eastAsia"/>
          <w:kern w:val="2"/>
          <w:sz w:val="21"/>
          <w:szCs w:val="21"/>
        </w:rPr>
        <w:t>单张表的</w:t>
      </w:r>
      <w:r w:rsidRPr="00057019">
        <w:rPr>
          <w:rFonts w:ascii="楷体_GB2312" w:eastAsia="楷体_GB2312" w:hAnsi="Calibri" w:cs="Times New Roman"/>
          <w:kern w:val="2"/>
          <w:sz w:val="21"/>
          <w:szCs w:val="21"/>
        </w:rPr>
        <w:t>Json</w:t>
      </w:r>
      <w:r w:rsidRPr="00057019">
        <w:rPr>
          <w:rFonts w:ascii="楷体_GB2312" w:eastAsia="楷体_GB2312" w:hAnsi="Calibri" w:cs="Times New Roman" w:hint="eastAsia"/>
          <w:kern w:val="2"/>
          <w:sz w:val="21"/>
          <w:szCs w:val="21"/>
        </w:rPr>
        <w:t>格式</w:t>
      </w:r>
    </w:p>
    <w:p w14:paraId="3EDBE2DB" w14:textId="77777777" w:rsidR="00760E54" w:rsidRDefault="00760E54" w:rsidP="00B5269C">
      <w:pPr>
        <w:pStyle w:val="a0"/>
        <w:spacing w:before="72" w:line="400" w:lineRule="exact"/>
        <w:rPr>
          <w:kern w:val="0"/>
          <w:sz w:val="21"/>
          <w:szCs w:val="24"/>
        </w:rPr>
      </w:pPr>
      <w:r>
        <w:rPr>
          <w:rFonts w:hint="eastAsia"/>
        </w:rPr>
        <w:t>单张表</w:t>
      </w:r>
      <w:r>
        <w:t>Json</w:t>
      </w:r>
      <w:r>
        <w:rPr>
          <w:rFonts w:hint="eastAsia"/>
        </w:rPr>
        <w:t>也是三张表中报表内容里每张表的具体格式。对于单张表的</w:t>
      </w:r>
      <w:r>
        <w:t>Json</w:t>
      </w:r>
      <w:r>
        <w:rPr>
          <w:rFonts w:hint="eastAsia"/>
        </w:rPr>
        <w:t>，内容的</w:t>
      </w:r>
      <w:r>
        <w:t>value</w:t>
      </w:r>
      <w:r>
        <w:rPr>
          <w:rFonts w:hint="eastAsia"/>
        </w:rPr>
        <w:t>值就是表格框线内的二维数组的内容。表格顺序是第一行各列的内容，由于</w:t>
      </w:r>
      <w:r>
        <w:t>Json</w:t>
      </w:r>
      <w:r>
        <w:rPr>
          <w:rFonts w:hint="eastAsia"/>
        </w:rPr>
        <w:t>的</w:t>
      </w:r>
      <w:r>
        <w:t>Object</w:t>
      </w:r>
      <w:r>
        <w:rPr>
          <w:rFonts w:hint="eastAsia"/>
        </w:rPr>
        <w:t>格式是没有顺序的，为了表示表格的基本顺序，使用了</w:t>
      </w:r>
      <w:r>
        <w:t>JsonArray</w:t>
      </w:r>
      <w:r>
        <w:rPr>
          <w:rFonts w:hint="eastAsia"/>
        </w:rPr>
        <w:t>格式记录表格的列顺序。下面的每行都是数组中的一个元素，</w:t>
      </w:r>
      <w:r>
        <w:t>key</w:t>
      </w:r>
      <w:r>
        <w:rPr>
          <w:rFonts w:hint="eastAsia"/>
        </w:rPr>
        <w:t>记录列值，</w:t>
      </w:r>
      <w:r>
        <w:t>value</w:t>
      </w:r>
      <w:r>
        <w:rPr>
          <w:rFonts w:hint="eastAsia"/>
        </w:rPr>
        <w:lastRenderedPageBreak/>
        <w:t>就是该列上第</w:t>
      </w:r>
      <w:r>
        <w:t>i</w:t>
      </w:r>
      <w:r>
        <w:rPr>
          <w:rFonts w:hint="eastAsia"/>
        </w:rPr>
        <w:t>行的内容了。通过该</w:t>
      </w:r>
      <w:r>
        <w:t>Json</w:t>
      </w:r>
      <w:r>
        <w:rPr>
          <w:rFonts w:hint="eastAsia"/>
        </w:rPr>
        <w:t>可以还原出原始的表格信息。</w:t>
      </w:r>
    </w:p>
    <w:p w14:paraId="149ACB52" w14:textId="77777777" w:rsidR="00396B8C" w:rsidRDefault="00396B8C">
      <w:pPr>
        <w:pStyle w:val="2"/>
      </w:pPr>
      <w:bookmarkStart w:id="223" w:name="_Toc406841191"/>
      <w:r>
        <w:rPr>
          <w:rFonts w:hint="eastAsia"/>
        </w:rPr>
        <w:t>测试</w:t>
      </w:r>
      <w:r>
        <w:t>和分析</w:t>
      </w:r>
      <w:bookmarkEnd w:id="223"/>
    </w:p>
    <w:p w14:paraId="1176C183" w14:textId="77777777" w:rsidR="007F5296" w:rsidRDefault="007F5296" w:rsidP="007F5296">
      <w:pPr>
        <w:pStyle w:val="3"/>
      </w:pPr>
      <w:bookmarkStart w:id="224" w:name="_Toc406841192"/>
      <w:r>
        <w:rPr>
          <w:rFonts w:hint="eastAsia"/>
        </w:rPr>
        <w:t>表格</w:t>
      </w:r>
      <w:r>
        <w:t>识别</w:t>
      </w:r>
      <w:r>
        <w:rPr>
          <w:rFonts w:hint="eastAsia"/>
        </w:rPr>
        <w:t>技术</w:t>
      </w:r>
      <w:r>
        <w:t>的评估参数</w:t>
      </w:r>
      <w:bookmarkEnd w:id="224"/>
    </w:p>
    <w:p w14:paraId="13EA8553" w14:textId="77777777" w:rsidR="00A1273A" w:rsidRDefault="004F754B" w:rsidP="00B5269C">
      <w:pPr>
        <w:pStyle w:val="a0"/>
        <w:spacing w:line="400" w:lineRule="exact"/>
      </w:pPr>
      <w:r w:rsidRPr="004F754B">
        <w:rPr>
          <w:rFonts w:hint="eastAsia"/>
        </w:rPr>
        <w:t>在</w:t>
      </w:r>
      <w:r w:rsidRPr="004F754B">
        <w:t>信息抽取中，常见的</w:t>
      </w:r>
      <w:r w:rsidRPr="004F754B">
        <w:rPr>
          <w:rFonts w:hint="eastAsia"/>
        </w:rPr>
        <w:t>性能</w:t>
      </w:r>
      <w:r w:rsidRPr="004F754B">
        <w:t>评估</w:t>
      </w:r>
      <w:r w:rsidRPr="004F754B">
        <w:rPr>
          <w:rFonts w:hint="eastAsia"/>
        </w:rPr>
        <w:t>方法</w:t>
      </w:r>
      <w:r w:rsidRPr="004F754B">
        <w:t>包含</w:t>
      </w:r>
      <w:r w:rsidRPr="004F754B">
        <w:rPr>
          <w:rFonts w:hint="eastAsia"/>
        </w:rPr>
        <w:t>召回率和</w:t>
      </w:r>
      <w:r w:rsidRPr="004F754B">
        <w:t>准确率。其中</w:t>
      </w:r>
      <w:r w:rsidRPr="004F754B">
        <w:rPr>
          <w:rFonts w:hint="eastAsia"/>
        </w:rPr>
        <w:t>召回率</w:t>
      </w:r>
      <w:r w:rsidRPr="004F754B">
        <w:t>等于系统正确</w:t>
      </w:r>
      <w:r>
        <w:rPr>
          <w:rFonts w:hint="eastAsia"/>
        </w:rPr>
        <w:t>解析的</w:t>
      </w:r>
      <w:r>
        <w:t>结果占</w:t>
      </w:r>
      <w:r>
        <w:rPr>
          <w:rFonts w:hint="eastAsia"/>
        </w:rPr>
        <w:t>总</w:t>
      </w:r>
      <w:r>
        <w:t>样本的比例。</w:t>
      </w:r>
      <w:r>
        <w:rPr>
          <w:rFonts w:hint="eastAsia"/>
        </w:rPr>
        <w:t>具体计算</w:t>
      </w:r>
      <w:r>
        <w:t>公式如下</w:t>
      </w:r>
      <w:r>
        <w:rPr>
          <w:rFonts w:hint="eastAsia"/>
        </w:rPr>
        <w:t>：</w:t>
      </w:r>
    </w:p>
    <w:p w14:paraId="2709869D" w14:textId="77777777" w:rsidR="004F754B" w:rsidRPr="00E71162" w:rsidRDefault="00E71162" w:rsidP="004F754B">
      <w:pPr>
        <w:jc w:val="center"/>
      </w:pPr>
      <m:oMathPara>
        <m:oMath>
          <m:r>
            <m:rPr>
              <m:sty m:val="p"/>
            </m:rPr>
            <w:rPr>
              <w:rFonts w:ascii="Cambria Math" w:hAnsi="Cambria Math"/>
            </w:rPr>
            <m:t>R=</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所有</m:t>
              </m:r>
              <m:r>
                <m:rPr>
                  <m:sty m:val="p"/>
                </m:rPr>
                <w:rPr>
                  <w:rFonts w:ascii="Cambria Math" w:hAnsi="Cambria Math"/>
                </w:rPr>
                <m:t>应该抽取到的正确结果</m:t>
              </m:r>
            </m:den>
          </m:f>
          <m:r>
            <w:rPr>
              <w:rFonts w:ascii="Cambria Math" w:hAnsi="Cambria Math"/>
            </w:rPr>
            <m:t>×100%</m:t>
          </m:r>
        </m:oMath>
      </m:oMathPara>
    </w:p>
    <w:p w14:paraId="337DF71F" w14:textId="77777777" w:rsidR="00145EC8" w:rsidRDefault="00145EC8" w:rsidP="00B5269C">
      <w:pPr>
        <w:pStyle w:val="a0"/>
        <w:spacing w:line="400" w:lineRule="exact"/>
      </w:pPr>
      <w:r>
        <w:rPr>
          <w:rFonts w:hint="eastAsia"/>
        </w:rPr>
        <w:t>而</w:t>
      </w:r>
      <w:r>
        <w:t>准确率</w:t>
      </w:r>
      <w:r>
        <w:rPr>
          <w:rFonts w:hint="eastAsia"/>
        </w:rPr>
        <w:t>则</w:t>
      </w:r>
      <w:r>
        <w:t>表示系统正确解析的结果占总的解析结果的比例，具体计算公式如下：</w:t>
      </w:r>
    </w:p>
    <w:p w14:paraId="027E420C" w14:textId="77777777" w:rsidR="00145EC8" w:rsidRPr="00E71162" w:rsidRDefault="00E71162" w:rsidP="00145EC8">
      <w:pPr>
        <w:jc w:val="center"/>
      </w:pPr>
      <m:oMathPara>
        <m:oMath>
          <m:r>
            <m:rPr>
              <m:sty m:val="p"/>
            </m:rPr>
            <w:rPr>
              <w:rFonts w:ascii="Cambria Math" w:hAnsi="Cambria Math"/>
            </w:rPr>
            <m:t>P=</m:t>
          </m:r>
          <m:f>
            <m:fPr>
              <m:ctrlPr>
                <w:rPr>
                  <w:rFonts w:ascii="Cambria Math" w:hAnsi="Cambria Math"/>
                  <w:sz w:val="21"/>
                </w:rPr>
              </m:ctrlPr>
            </m:fPr>
            <m:num>
              <m:r>
                <m:rPr>
                  <m:sty m:val="p"/>
                </m:rPr>
                <w:rPr>
                  <w:rFonts w:ascii="Cambria Math" w:hAnsi="Cambria Math" w:hint="eastAsia"/>
                </w:rPr>
                <m:t>系统</m:t>
              </m:r>
              <m:r>
                <m:rPr>
                  <m:sty m:val="p"/>
                </m:rPr>
                <w:rPr>
                  <w:rFonts w:ascii="Cambria Math" w:hAnsi="Cambria Math"/>
                </w:rPr>
                <m:t>正确抽取的结果</m:t>
              </m:r>
            </m:num>
            <m:den>
              <m:r>
                <m:rPr>
                  <m:sty m:val="p"/>
                </m:rPr>
                <w:rPr>
                  <w:rFonts w:ascii="Cambria Math" w:hAnsi="Cambria Math" w:hint="eastAsia"/>
                </w:rPr>
                <m:t>系统</m:t>
              </m:r>
              <m:r>
                <m:rPr>
                  <m:sty m:val="p"/>
                </m:rPr>
                <w:rPr>
                  <w:rFonts w:ascii="Cambria Math" w:hAnsi="Cambria Math"/>
                </w:rPr>
                <m:t>抽取的结果</m:t>
              </m:r>
            </m:den>
          </m:f>
          <m:r>
            <w:rPr>
              <w:rFonts w:ascii="Cambria Math" w:hAnsi="Cambria Math"/>
            </w:rPr>
            <m:t>×100%</m:t>
          </m:r>
        </m:oMath>
      </m:oMathPara>
    </w:p>
    <w:p w14:paraId="40B87B69" w14:textId="77777777" w:rsidR="00145EC8" w:rsidRDefault="00145EC8" w:rsidP="00B5269C">
      <w:pPr>
        <w:pStyle w:val="a0"/>
        <w:spacing w:line="400" w:lineRule="exact"/>
      </w:pPr>
      <w:r>
        <w:rPr>
          <w:rFonts w:hint="eastAsia"/>
        </w:rPr>
        <w:t>通常</w:t>
      </w:r>
      <w:r>
        <w:t>情况下召回率和准确率是</w:t>
      </w:r>
      <w:r>
        <w:rPr>
          <w:rFonts w:hint="eastAsia"/>
        </w:rPr>
        <w:t>个</w:t>
      </w:r>
      <w:r>
        <w:t>矛盾体，增</w:t>
      </w:r>
      <w:r>
        <w:rPr>
          <w:rFonts w:hint="eastAsia"/>
        </w:rPr>
        <w:t>加</w:t>
      </w:r>
      <w:r>
        <w:t>召回率</w:t>
      </w:r>
      <w:r>
        <w:rPr>
          <w:rFonts w:hint="eastAsia"/>
        </w:rPr>
        <w:t>可能对</w:t>
      </w:r>
      <w:r>
        <w:t>准确率会有一定的影响；反之，增加准确率</w:t>
      </w:r>
      <w:r>
        <w:rPr>
          <w:rFonts w:hint="eastAsia"/>
        </w:rPr>
        <w:t>同样</w:t>
      </w:r>
      <w:r>
        <w:t>对召回率会产生影响。因此</w:t>
      </w:r>
      <w:r>
        <w:rPr>
          <w:rFonts w:hint="eastAsia"/>
        </w:rPr>
        <w:t>为</w:t>
      </w:r>
      <w:r>
        <w:t>了综合反映一个</w:t>
      </w:r>
      <w:r>
        <w:rPr>
          <w:rFonts w:hint="eastAsia"/>
        </w:rPr>
        <w:t>抽取</w:t>
      </w:r>
      <w:r>
        <w:t>系统</w:t>
      </w:r>
      <w:r>
        <w:rPr>
          <w:rFonts w:hint="eastAsia"/>
        </w:rPr>
        <w:t>的</w:t>
      </w:r>
      <w:r>
        <w:t>性能，</w:t>
      </w:r>
      <w:r>
        <w:rPr>
          <w:rFonts w:hint="eastAsia"/>
        </w:rPr>
        <w:t>往往</w:t>
      </w:r>
      <w:r>
        <w:t>还会考虑召回率和准确率的加权几何平均值，计算公式如下：</w:t>
      </w:r>
    </w:p>
    <w:p w14:paraId="006335B4" w14:textId="77777777" w:rsidR="00145EC8" w:rsidRPr="00E71162" w:rsidRDefault="00E71162" w:rsidP="00145EC8">
      <w:pPr>
        <w:jc w:val="center"/>
      </w:pPr>
      <m:oMathPara>
        <m:oMath>
          <m:r>
            <m:rPr>
              <m:sty m:val="p"/>
            </m:rPr>
            <w:rPr>
              <w:rFonts w:ascii="Cambria Math" w:hAnsi="Cambria Math"/>
            </w:rPr>
            <m:t>F=</m:t>
          </m:r>
          <m:f>
            <m:fPr>
              <m:ctrlPr>
                <w:rPr>
                  <w:rFonts w:ascii="Cambria Math" w:hAnsi="Cambria Math"/>
                  <w:sz w:val="21"/>
                </w:rPr>
              </m:ctrlPr>
            </m:fPr>
            <m:num>
              <m:r>
                <m:rPr>
                  <m:sty m:val="p"/>
                </m:rPr>
                <w:rPr>
                  <w:rFonts w:ascii="Cambria Math" w:hAnsi="Cambria Math" w:hint="eastAsia"/>
                </w:rPr>
                <m:t>(</m:t>
              </m:r>
              <m:sSup>
                <m:sSupPr>
                  <m:ctrlPr>
                    <w:rPr>
                      <w:rFonts w:ascii="Cambria Math" w:hAnsi="Cambria Math"/>
                      <w:sz w:val="21"/>
                    </w:rPr>
                  </m:ctrlPr>
                </m:sSupPr>
                <m:e>
                  <m:r>
                    <w:rPr>
                      <w:rFonts w:ascii="Cambria Math" w:hAnsi="Cambria Math"/>
                    </w:rPr>
                    <m:t>β</m:t>
                  </m:r>
                </m:e>
                <m:sup>
                  <m:r>
                    <w:rPr>
                      <w:rFonts w:ascii="Cambria Math" w:hAnsi="Cambria Math"/>
                    </w:rPr>
                    <m:t>2</m:t>
                  </m:r>
                </m:sup>
              </m:sSup>
              <m:r>
                <m:rPr>
                  <m:sty m:val="p"/>
                </m:rPr>
                <w:rPr>
                  <w:rFonts w:ascii="Cambria Math" w:hAnsi="Cambria Math"/>
                </w:rPr>
                <m:t>+1.0)×P×R</m:t>
              </m:r>
            </m:num>
            <m:den>
              <m:sSup>
                <m:sSupPr>
                  <m:ctrlPr>
                    <w:rPr>
                      <w:rFonts w:ascii="Cambria Math" w:hAnsi="Cambria Math"/>
                      <w:sz w:val="21"/>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790FFA9A" w14:textId="77777777" w:rsidR="00145EC8" w:rsidRDefault="00145EC8" w:rsidP="00F46BD6">
      <w:pPr>
        <w:pStyle w:val="a0"/>
        <w:spacing w:line="400" w:lineRule="exact"/>
      </w:pPr>
      <w:r>
        <w:rPr>
          <w:rFonts w:hint="eastAsia"/>
        </w:rPr>
        <w:t>其中，</w:t>
      </w:r>
      <w:r>
        <w:sym w:font="Symbol" w:char="F062"/>
      </w:r>
      <w:r>
        <w:rPr>
          <w:rFonts w:hint="eastAsia"/>
        </w:rPr>
        <w:t>是自定义</w:t>
      </w:r>
      <w:r>
        <w:t>阈值，用来控制召回率和准确率的权重。</w:t>
      </w:r>
      <w:r>
        <w:sym w:font="Symbol" w:char="F062"/>
      </w:r>
      <w:r>
        <w:rPr>
          <w:rFonts w:hint="eastAsia"/>
        </w:rPr>
        <w:t>等于</w:t>
      </w:r>
      <w:r>
        <w:rPr>
          <w:rFonts w:hint="eastAsia"/>
        </w:rPr>
        <w:t>1</w:t>
      </w:r>
      <w:r>
        <w:rPr>
          <w:rFonts w:hint="eastAsia"/>
        </w:rPr>
        <w:t>表示</w:t>
      </w:r>
      <w:r>
        <w:t>两者权重相同；</w:t>
      </w:r>
      <w:r>
        <w:sym w:font="Symbol" w:char="F062"/>
      </w:r>
      <w:r>
        <w:rPr>
          <w:rFonts w:hint="eastAsia"/>
        </w:rPr>
        <w:t>大于</w:t>
      </w:r>
      <w:r>
        <w:rPr>
          <w:rFonts w:hint="eastAsia"/>
        </w:rPr>
        <w:t>1</w:t>
      </w:r>
      <w:r>
        <w:rPr>
          <w:rFonts w:hint="eastAsia"/>
        </w:rPr>
        <w:t>则</w:t>
      </w:r>
      <w:r>
        <w:t>表示</w:t>
      </w:r>
      <w:r>
        <w:rPr>
          <w:rFonts w:hint="eastAsia"/>
        </w:rPr>
        <w:t>准确率</w:t>
      </w:r>
      <w:r>
        <w:t>更</w:t>
      </w:r>
      <w:r>
        <w:rPr>
          <w:rFonts w:hint="eastAsia"/>
        </w:rPr>
        <w:t>重要，小于</w:t>
      </w:r>
      <w:r>
        <w:rPr>
          <w:rFonts w:hint="eastAsia"/>
        </w:rPr>
        <w:t>1</w:t>
      </w:r>
      <w:r>
        <w:rPr>
          <w:rFonts w:hint="eastAsia"/>
        </w:rPr>
        <w:t>则</w:t>
      </w:r>
      <w:r>
        <w:t>召回率更重要。</w:t>
      </w:r>
      <w:r>
        <w:rPr>
          <w:rFonts w:hint="eastAsia"/>
        </w:rPr>
        <w:t>通常</w:t>
      </w:r>
      <w:r>
        <w:sym w:font="Symbol" w:char="F062"/>
      </w:r>
      <w:r>
        <w:rPr>
          <w:rFonts w:hint="eastAsia"/>
        </w:rPr>
        <w:t>值</w:t>
      </w:r>
      <w:r>
        <w:t>可以选取</w:t>
      </w:r>
      <w:r>
        <w:rPr>
          <w:rFonts w:hint="eastAsia"/>
        </w:rPr>
        <w:t>1,2,1/2</w:t>
      </w:r>
      <w:r>
        <w:rPr>
          <w:rFonts w:hint="eastAsia"/>
        </w:rPr>
        <w:t>。</w:t>
      </w:r>
    </w:p>
    <w:p w14:paraId="750DD955" w14:textId="77777777" w:rsidR="00145EC8" w:rsidRPr="00145EC8" w:rsidRDefault="00F46BD6" w:rsidP="00F46BD6">
      <w:pPr>
        <w:pStyle w:val="a0"/>
        <w:spacing w:line="400" w:lineRule="exact"/>
      </w:pPr>
      <w:r>
        <w:rPr>
          <w:rFonts w:hint="eastAsia"/>
        </w:rPr>
        <w:t>本系统</w:t>
      </w:r>
      <w:r>
        <w:t>所做的实验的评估参数则主要参考上述的三个标准。</w:t>
      </w:r>
      <w:r>
        <w:rPr>
          <w:rFonts w:hint="eastAsia"/>
        </w:rPr>
        <w:t>在</w:t>
      </w:r>
      <w:r>
        <w:t>具体应用场景下，</w:t>
      </w:r>
      <w:r>
        <w:rPr>
          <w:rFonts w:hint="eastAsia"/>
        </w:rPr>
        <w:t>召回率</w:t>
      </w:r>
      <w:r>
        <w:t>R</w:t>
      </w:r>
      <w:r>
        <w:rPr>
          <w:rFonts w:hint="eastAsia"/>
        </w:rPr>
        <w:t>表示</w:t>
      </w:r>
      <w:r>
        <w:rPr>
          <w:rFonts w:hint="eastAsia"/>
        </w:rPr>
        <w:t>2000</w:t>
      </w:r>
      <w:r>
        <w:rPr>
          <w:rFonts w:hint="eastAsia"/>
        </w:rPr>
        <w:t>家</w:t>
      </w:r>
      <w:r>
        <w:t>上市</w:t>
      </w:r>
      <w:r>
        <w:rPr>
          <w:rFonts w:hint="eastAsia"/>
        </w:rPr>
        <w:t>公司财务</w:t>
      </w:r>
      <w:r>
        <w:t>报表中能用本系统解析方法处理的</w:t>
      </w:r>
      <w:r>
        <w:rPr>
          <w:rFonts w:hint="eastAsia"/>
        </w:rPr>
        <w:t>表格所</w:t>
      </w:r>
      <w:r>
        <w:t>占有的比例。</w:t>
      </w:r>
      <w:r>
        <w:rPr>
          <w:rFonts w:hint="eastAsia"/>
        </w:rPr>
        <w:t>准确</w:t>
      </w:r>
      <w:r>
        <w:t>率</w:t>
      </w:r>
      <w:r>
        <w:t>P</w:t>
      </w:r>
      <w:r>
        <w:t>表示所有能用本系统解析的表格中</w:t>
      </w:r>
      <w:r>
        <w:rPr>
          <w:rFonts w:hint="eastAsia"/>
        </w:rPr>
        <w:t>正确</w:t>
      </w:r>
      <w:r>
        <w:t>解析的表格所占的比例。</w:t>
      </w:r>
      <w:r>
        <w:t>F</w:t>
      </w:r>
      <w:r>
        <w:rPr>
          <w:rFonts w:hint="eastAsia"/>
        </w:rPr>
        <w:t>则是根据</w:t>
      </w:r>
      <w:r>
        <w:rPr>
          <w:rFonts w:hint="eastAsia"/>
        </w:rPr>
        <w:t>R</w:t>
      </w:r>
      <w:r>
        <w:t>值和</w:t>
      </w:r>
      <w:r>
        <w:t>P</w:t>
      </w:r>
      <w:r>
        <w:t>值综合算出的结果。</w:t>
      </w:r>
    </w:p>
    <w:p w14:paraId="2F5795FB" w14:textId="77777777" w:rsidR="007F5296" w:rsidRDefault="007F5296" w:rsidP="007F5296">
      <w:pPr>
        <w:pStyle w:val="3"/>
      </w:pPr>
      <w:bookmarkStart w:id="225" w:name="_Toc406841193"/>
      <w:r>
        <w:rPr>
          <w:rFonts w:hint="eastAsia"/>
        </w:rPr>
        <w:t>实验</w:t>
      </w:r>
      <w:r>
        <w:t>结果</w:t>
      </w:r>
      <w:r w:rsidRPr="004F754B">
        <w:rPr>
          <w:rFonts w:ascii="Times New Roman" w:eastAsia="宋体" w:hAnsi="Times New Roman" w:hint="eastAsia"/>
          <w:bCs w:val="0"/>
          <w:szCs w:val="20"/>
        </w:rPr>
        <w:t>与</w:t>
      </w:r>
      <w:r>
        <w:t>分析</w:t>
      </w:r>
      <w:bookmarkEnd w:id="225"/>
    </w:p>
    <w:p w14:paraId="4E217AA6" w14:textId="77777777" w:rsidR="00D85B72" w:rsidRDefault="00D85B72" w:rsidP="00B5269C">
      <w:pPr>
        <w:numPr>
          <w:ilvl w:val="0"/>
          <w:numId w:val="16"/>
        </w:numPr>
        <w:spacing w:line="360" w:lineRule="auto"/>
      </w:pPr>
      <w:r>
        <w:rPr>
          <w:rFonts w:hint="eastAsia"/>
        </w:rPr>
        <w:t>沪深</w:t>
      </w:r>
      <w:r>
        <w:t>上市</w:t>
      </w:r>
      <w:r>
        <w:rPr>
          <w:rFonts w:hint="eastAsia"/>
        </w:rPr>
        <w:t>公司</w:t>
      </w:r>
      <w:r w:rsidR="00152FA3">
        <w:t>财报中</w:t>
      </w:r>
      <w:r>
        <w:t>财务报表</w:t>
      </w:r>
      <w:r>
        <w:rPr>
          <w:rFonts w:hint="eastAsia"/>
        </w:rPr>
        <w:t>的</w:t>
      </w:r>
      <w:r w:rsidR="00152FA3">
        <w:rPr>
          <w:rFonts w:hint="eastAsia"/>
        </w:rPr>
        <w:t>查</w:t>
      </w:r>
      <w:r w:rsidR="00152FA3">
        <w:t>全率分析</w:t>
      </w:r>
    </w:p>
    <w:p w14:paraId="756B228B" w14:textId="77777777" w:rsidR="009440F4" w:rsidRDefault="009440F4" w:rsidP="00B5269C">
      <w:pPr>
        <w:pStyle w:val="a0"/>
        <w:spacing w:line="400" w:lineRule="exact"/>
      </w:pPr>
      <w:r>
        <w:rPr>
          <w:rFonts w:hint="eastAsia"/>
        </w:rPr>
        <w:t>本次</w:t>
      </w:r>
      <w:r>
        <w:t>测试</w:t>
      </w:r>
      <w:r>
        <w:rPr>
          <w:rFonts w:hint="eastAsia"/>
        </w:rPr>
        <w:t>针对</w:t>
      </w:r>
      <w:r>
        <w:t>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rPr>
          <w:rFonts w:hint="eastAsia"/>
        </w:rPr>
        <w:t>19938</w:t>
      </w:r>
      <w:r>
        <w:rPr>
          <w:rFonts w:hint="eastAsia"/>
        </w:rPr>
        <w:t>份</w:t>
      </w:r>
      <w:r>
        <w:t>财报进行测试</w:t>
      </w:r>
      <w:r>
        <w:rPr>
          <w:rFonts w:hint="eastAsia"/>
        </w:rPr>
        <w:t>分析。依照金融</w:t>
      </w:r>
      <w:r>
        <w:t>领域的相关规定，财</w:t>
      </w:r>
      <w:r>
        <w:rPr>
          <w:rFonts w:hint="eastAsia"/>
        </w:rPr>
        <w:t>报</w:t>
      </w:r>
      <w:r>
        <w:t>中</w:t>
      </w:r>
      <w:r>
        <w:rPr>
          <w:rFonts w:hint="eastAsia"/>
        </w:rPr>
        <w:t>必然</w:t>
      </w:r>
      <w:r>
        <w:t>包含财务报表，因此</w:t>
      </w:r>
      <w:r>
        <w:rPr>
          <w:rFonts w:hint="eastAsia"/>
        </w:rPr>
        <w:t>应该</w:t>
      </w:r>
      <w:r>
        <w:t>提取的表格数量与财报数量是一致的。</w:t>
      </w:r>
      <w:r w:rsidR="00CD1811">
        <w:rPr>
          <w:rFonts w:hint="eastAsia"/>
        </w:rPr>
        <w:t>进而</w:t>
      </w:r>
      <w:r w:rsidR="00CD1811">
        <w:t>可以通过统计解析</w:t>
      </w:r>
      <w:r w:rsidR="00CD1811">
        <w:rPr>
          <w:rFonts w:hint="eastAsia"/>
        </w:rPr>
        <w:t>成功</w:t>
      </w:r>
      <w:r w:rsidR="00CD1811">
        <w:t>的</w:t>
      </w:r>
      <w:r w:rsidR="00CD1811">
        <w:rPr>
          <w:rFonts w:hint="eastAsia"/>
        </w:rPr>
        <w:t>情况</w:t>
      </w:r>
      <w:r w:rsidR="00CD1811">
        <w:t>来</w:t>
      </w:r>
      <w:r w:rsidR="00CD1811">
        <w:rPr>
          <w:rFonts w:hint="eastAsia"/>
        </w:rPr>
        <w:t>计算</w:t>
      </w:r>
      <w:r w:rsidR="00CD1811">
        <w:t>相应的</w:t>
      </w:r>
      <w:r w:rsidR="00CD1811">
        <w:rPr>
          <w:rFonts w:hint="eastAsia"/>
        </w:rPr>
        <w:t>查全率。</w:t>
      </w:r>
      <w:r w:rsidR="00CD1811">
        <w:t>下表</w:t>
      </w:r>
      <w:r w:rsidR="00A2023B">
        <w:rPr>
          <w:rFonts w:hint="eastAsia"/>
        </w:rPr>
        <w:t>记录</w:t>
      </w:r>
      <w:r w:rsidR="00CD1811">
        <w:t>了</w:t>
      </w:r>
      <w:r w:rsidR="00CD1811">
        <w:rPr>
          <w:rFonts w:hint="eastAsia"/>
        </w:rPr>
        <w:t>各个</w:t>
      </w:r>
      <w:r w:rsidR="00CD1811">
        <w:t>季度财报对应的查全率。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77ACD25A" w14:textId="77777777" w:rsidTr="003525A8">
        <w:trPr>
          <w:jc w:val="center"/>
        </w:trPr>
        <w:tc>
          <w:tcPr>
            <w:tcW w:w="1430" w:type="dxa"/>
            <w:shd w:val="clear" w:color="auto" w:fill="auto"/>
          </w:tcPr>
          <w:p w14:paraId="2A193272" w14:textId="77777777" w:rsidR="00C57CEA" w:rsidRDefault="00C57CEA" w:rsidP="00B5269C">
            <w:pPr>
              <w:spacing w:line="400" w:lineRule="exact"/>
              <w:jc w:val="center"/>
            </w:pPr>
          </w:p>
        </w:tc>
        <w:tc>
          <w:tcPr>
            <w:tcW w:w="1430" w:type="dxa"/>
            <w:shd w:val="clear" w:color="auto" w:fill="auto"/>
          </w:tcPr>
          <w:p w14:paraId="23B1144F" w14:textId="77777777" w:rsidR="00C57CEA" w:rsidRDefault="00C57CEA" w:rsidP="00B5269C">
            <w:pPr>
              <w:spacing w:line="400" w:lineRule="exact"/>
              <w:jc w:val="center"/>
            </w:pPr>
            <w:r>
              <w:rPr>
                <w:rFonts w:hint="eastAsia"/>
              </w:rPr>
              <w:t>一季度</w:t>
            </w:r>
            <w:r>
              <w:t>财报</w:t>
            </w:r>
          </w:p>
        </w:tc>
        <w:tc>
          <w:tcPr>
            <w:tcW w:w="1431" w:type="dxa"/>
            <w:shd w:val="clear" w:color="auto" w:fill="auto"/>
          </w:tcPr>
          <w:p w14:paraId="5B64ECD2" w14:textId="77777777" w:rsidR="00C57CEA" w:rsidRDefault="00C57CEA" w:rsidP="00B5269C">
            <w:pPr>
              <w:spacing w:line="400" w:lineRule="exact"/>
              <w:jc w:val="center"/>
            </w:pPr>
            <w:r>
              <w:rPr>
                <w:rFonts w:hint="eastAsia"/>
              </w:rPr>
              <w:t>半年</w:t>
            </w:r>
            <w:r>
              <w:t>财报</w:t>
            </w:r>
          </w:p>
        </w:tc>
        <w:tc>
          <w:tcPr>
            <w:tcW w:w="1431" w:type="dxa"/>
            <w:shd w:val="clear" w:color="auto" w:fill="auto"/>
          </w:tcPr>
          <w:p w14:paraId="49DE1120" w14:textId="77777777" w:rsidR="00C57CEA" w:rsidRDefault="00C57CEA" w:rsidP="00B5269C">
            <w:pPr>
              <w:spacing w:line="400" w:lineRule="exact"/>
              <w:jc w:val="center"/>
            </w:pPr>
            <w:r>
              <w:rPr>
                <w:rFonts w:hint="eastAsia"/>
              </w:rPr>
              <w:t>三季度</w:t>
            </w:r>
            <w:r>
              <w:t>财报</w:t>
            </w:r>
          </w:p>
        </w:tc>
        <w:tc>
          <w:tcPr>
            <w:tcW w:w="1431" w:type="dxa"/>
            <w:shd w:val="clear" w:color="auto" w:fill="auto"/>
          </w:tcPr>
          <w:p w14:paraId="6743D47C" w14:textId="77777777" w:rsidR="00C57CEA" w:rsidRDefault="00C57CEA" w:rsidP="00B5269C">
            <w:pPr>
              <w:spacing w:line="400" w:lineRule="exact"/>
              <w:jc w:val="center"/>
            </w:pPr>
            <w:r>
              <w:rPr>
                <w:rFonts w:hint="eastAsia"/>
              </w:rPr>
              <w:t>全年</w:t>
            </w:r>
            <w:r>
              <w:t>财报</w:t>
            </w:r>
          </w:p>
        </w:tc>
        <w:tc>
          <w:tcPr>
            <w:tcW w:w="1431" w:type="dxa"/>
            <w:shd w:val="clear" w:color="auto" w:fill="auto"/>
          </w:tcPr>
          <w:p w14:paraId="303B8D69" w14:textId="77777777" w:rsidR="00C57CEA" w:rsidRDefault="00C57CEA" w:rsidP="00B5269C">
            <w:pPr>
              <w:spacing w:line="400" w:lineRule="exact"/>
              <w:jc w:val="center"/>
            </w:pPr>
            <w:r>
              <w:rPr>
                <w:rFonts w:hint="eastAsia"/>
              </w:rPr>
              <w:t>总</w:t>
            </w:r>
            <w:r>
              <w:t>计</w:t>
            </w:r>
          </w:p>
        </w:tc>
      </w:tr>
      <w:tr w:rsidR="003525A8" w14:paraId="53249499" w14:textId="77777777" w:rsidTr="003525A8">
        <w:trPr>
          <w:jc w:val="center"/>
        </w:trPr>
        <w:tc>
          <w:tcPr>
            <w:tcW w:w="1430" w:type="dxa"/>
            <w:shd w:val="clear" w:color="auto" w:fill="auto"/>
          </w:tcPr>
          <w:p w14:paraId="3C0EC566" w14:textId="77777777" w:rsidR="00C57CEA" w:rsidRDefault="00C57CEA" w:rsidP="00B5269C">
            <w:pPr>
              <w:spacing w:line="400" w:lineRule="exact"/>
              <w:jc w:val="center"/>
            </w:pPr>
            <w:r>
              <w:rPr>
                <w:rFonts w:hint="eastAsia"/>
              </w:rPr>
              <w:t>财报</w:t>
            </w:r>
            <w:r>
              <w:t>数量</w:t>
            </w:r>
          </w:p>
        </w:tc>
        <w:tc>
          <w:tcPr>
            <w:tcW w:w="1430" w:type="dxa"/>
            <w:shd w:val="clear" w:color="auto" w:fill="auto"/>
          </w:tcPr>
          <w:p w14:paraId="1DB7B9E4" w14:textId="77777777" w:rsidR="00C57CEA" w:rsidRDefault="00C57CEA" w:rsidP="00B5269C">
            <w:pPr>
              <w:spacing w:line="400" w:lineRule="exact"/>
              <w:jc w:val="center"/>
            </w:pPr>
            <w:r>
              <w:rPr>
                <w:rFonts w:hint="eastAsia"/>
              </w:rPr>
              <w:t>4937</w:t>
            </w:r>
          </w:p>
        </w:tc>
        <w:tc>
          <w:tcPr>
            <w:tcW w:w="1431" w:type="dxa"/>
            <w:shd w:val="clear" w:color="auto" w:fill="auto"/>
          </w:tcPr>
          <w:p w14:paraId="2C631F85" w14:textId="77777777" w:rsidR="00C57CEA" w:rsidRDefault="00C57CEA" w:rsidP="00B5269C">
            <w:pPr>
              <w:spacing w:line="400" w:lineRule="exact"/>
              <w:jc w:val="center"/>
            </w:pPr>
            <w:r>
              <w:rPr>
                <w:rFonts w:hint="eastAsia"/>
              </w:rPr>
              <w:t>4986</w:t>
            </w:r>
          </w:p>
        </w:tc>
        <w:tc>
          <w:tcPr>
            <w:tcW w:w="1431" w:type="dxa"/>
            <w:shd w:val="clear" w:color="auto" w:fill="auto"/>
          </w:tcPr>
          <w:p w14:paraId="71BCF3ED" w14:textId="77777777" w:rsidR="00C57CEA" w:rsidRDefault="00C57CEA" w:rsidP="00B5269C">
            <w:pPr>
              <w:spacing w:line="400" w:lineRule="exact"/>
              <w:jc w:val="center"/>
            </w:pPr>
            <w:r>
              <w:rPr>
                <w:rFonts w:hint="eastAsia"/>
              </w:rPr>
              <w:t>5040</w:t>
            </w:r>
          </w:p>
        </w:tc>
        <w:tc>
          <w:tcPr>
            <w:tcW w:w="1431" w:type="dxa"/>
            <w:shd w:val="clear" w:color="auto" w:fill="auto"/>
          </w:tcPr>
          <w:p w14:paraId="78E6B74A" w14:textId="77777777" w:rsidR="00C57CEA" w:rsidRDefault="00C57CEA" w:rsidP="00B5269C">
            <w:pPr>
              <w:spacing w:line="400" w:lineRule="exact"/>
              <w:jc w:val="center"/>
            </w:pPr>
            <w:r>
              <w:rPr>
                <w:rFonts w:hint="eastAsia"/>
              </w:rPr>
              <w:t>4975</w:t>
            </w:r>
          </w:p>
        </w:tc>
        <w:tc>
          <w:tcPr>
            <w:tcW w:w="1431" w:type="dxa"/>
            <w:shd w:val="clear" w:color="auto" w:fill="auto"/>
          </w:tcPr>
          <w:p w14:paraId="46129D2D" w14:textId="77777777" w:rsidR="00C57CEA" w:rsidRDefault="00C57CEA" w:rsidP="00B5269C">
            <w:pPr>
              <w:spacing w:line="400" w:lineRule="exact"/>
              <w:jc w:val="center"/>
            </w:pPr>
            <w:r>
              <w:rPr>
                <w:rFonts w:hint="eastAsia"/>
              </w:rPr>
              <w:t>19938</w:t>
            </w:r>
          </w:p>
        </w:tc>
      </w:tr>
      <w:tr w:rsidR="003525A8" w14:paraId="7F65BB55" w14:textId="77777777" w:rsidTr="003525A8">
        <w:trPr>
          <w:jc w:val="center"/>
        </w:trPr>
        <w:tc>
          <w:tcPr>
            <w:tcW w:w="1430" w:type="dxa"/>
            <w:shd w:val="clear" w:color="auto" w:fill="auto"/>
          </w:tcPr>
          <w:p w14:paraId="3D6595D6" w14:textId="77777777" w:rsidR="00C57CEA" w:rsidRDefault="00C57CEA" w:rsidP="00B5269C">
            <w:pPr>
              <w:spacing w:line="400" w:lineRule="exact"/>
              <w:jc w:val="center"/>
            </w:pPr>
            <w:r>
              <w:rPr>
                <w:rFonts w:hint="eastAsia"/>
              </w:rPr>
              <w:lastRenderedPageBreak/>
              <w:t>解析</w:t>
            </w:r>
            <w:r>
              <w:t>数量</w:t>
            </w:r>
          </w:p>
        </w:tc>
        <w:tc>
          <w:tcPr>
            <w:tcW w:w="1430" w:type="dxa"/>
            <w:shd w:val="clear" w:color="auto" w:fill="auto"/>
          </w:tcPr>
          <w:p w14:paraId="7D320DED" w14:textId="77777777" w:rsidR="00C57CEA" w:rsidRDefault="00C57CEA" w:rsidP="00B5269C">
            <w:pPr>
              <w:spacing w:line="400" w:lineRule="exact"/>
              <w:jc w:val="center"/>
            </w:pPr>
            <w:r>
              <w:rPr>
                <w:rFonts w:hint="eastAsia"/>
              </w:rPr>
              <w:t>3028</w:t>
            </w:r>
          </w:p>
        </w:tc>
        <w:tc>
          <w:tcPr>
            <w:tcW w:w="1431" w:type="dxa"/>
            <w:shd w:val="clear" w:color="auto" w:fill="auto"/>
          </w:tcPr>
          <w:p w14:paraId="044D3F7A" w14:textId="77777777" w:rsidR="00C57CEA" w:rsidRDefault="00C57CEA" w:rsidP="00B5269C">
            <w:pPr>
              <w:spacing w:line="400" w:lineRule="exact"/>
              <w:jc w:val="center"/>
            </w:pPr>
            <w:r>
              <w:rPr>
                <w:rFonts w:hint="eastAsia"/>
              </w:rPr>
              <w:t>3087</w:t>
            </w:r>
          </w:p>
        </w:tc>
        <w:tc>
          <w:tcPr>
            <w:tcW w:w="1431" w:type="dxa"/>
            <w:shd w:val="clear" w:color="auto" w:fill="auto"/>
          </w:tcPr>
          <w:p w14:paraId="2288E0E5" w14:textId="77777777" w:rsidR="00C57CEA" w:rsidRDefault="00C57CEA" w:rsidP="00B5269C">
            <w:pPr>
              <w:spacing w:line="400" w:lineRule="exact"/>
              <w:jc w:val="center"/>
            </w:pPr>
            <w:r>
              <w:rPr>
                <w:rFonts w:hint="eastAsia"/>
              </w:rPr>
              <w:t>4468</w:t>
            </w:r>
          </w:p>
        </w:tc>
        <w:tc>
          <w:tcPr>
            <w:tcW w:w="1431" w:type="dxa"/>
            <w:shd w:val="clear" w:color="auto" w:fill="auto"/>
          </w:tcPr>
          <w:p w14:paraId="78288628" w14:textId="77777777" w:rsidR="00C57CEA" w:rsidRDefault="00C57CEA" w:rsidP="00B5269C">
            <w:pPr>
              <w:spacing w:line="400" w:lineRule="exact"/>
              <w:jc w:val="center"/>
            </w:pPr>
            <w:r>
              <w:rPr>
                <w:rFonts w:hint="eastAsia"/>
              </w:rPr>
              <w:t>3255</w:t>
            </w:r>
          </w:p>
        </w:tc>
        <w:tc>
          <w:tcPr>
            <w:tcW w:w="1431" w:type="dxa"/>
            <w:shd w:val="clear" w:color="auto" w:fill="auto"/>
          </w:tcPr>
          <w:p w14:paraId="45AFABFC" w14:textId="77777777" w:rsidR="00C57CEA" w:rsidRDefault="00C57CEA" w:rsidP="00B5269C">
            <w:pPr>
              <w:spacing w:line="400" w:lineRule="exact"/>
              <w:jc w:val="center"/>
            </w:pPr>
            <w:r>
              <w:rPr>
                <w:rFonts w:hint="eastAsia"/>
              </w:rPr>
              <w:t>13838</w:t>
            </w:r>
          </w:p>
        </w:tc>
      </w:tr>
      <w:tr w:rsidR="003525A8" w14:paraId="2DFCE12D" w14:textId="77777777" w:rsidTr="003525A8">
        <w:trPr>
          <w:jc w:val="center"/>
        </w:trPr>
        <w:tc>
          <w:tcPr>
            <w:tcW w:w="1430" w:type="dxa"/>
            <w:shd w:val="clear" w:color="auto" w:fill="auto"/>
          </w:tcPr>
          <w:p w14:paraId="7CD0B572" w14:textId="77777777" w:rsidR="00C57CEA" w:rsidRDefault="0096008C" w:rsidP="00B5269C">
            <w:pPr>
              <w:spacing w:line="400" w:lineRule="exact"/>
              <w:jc w:val="center"/>
            </w:pPr>
            <w:r>
              <w:rPr>
                <w:rFonts w:hint="eastAsia"/>
              </w:rPr>
              <w:t>查全</w:t>
            </w:r>
            <w:r w:rsidR="00C57CEA">
              <w:t>率</w:t>
            </w:r>
          </w:p>
        </w:tc>
        <w:tc>
          <w:tcPr>
            <w:tcW w:w="1430" w:type="dxa"/>
            <w:shd w:val="clear" w:color="auto" w:fill="auto"/>
          </w:tcPr>
          <w:p w14:paraId="6DCDC322" w14:textId="77777777" w:rsidR="00C57CEA" w:rsidRDefault="009440F4" w:rsidP="00B5269C">
            <w:pPr>
              <w:spacing w:line="400" w:lineRule="exact"/>
              <w:jc w:val="center"/>
            </w:pPr>
            <w:r>
              <w:rPr>
                <w:rFonts w:hint="eastAsia"/>
              </w:rPr>
              <w:t>61.33</w:t>
            </w:r>
            <w:r>
              <w:t>%</w:t>
            </w:r>
          </w:p>
        </w:tc>
        <w:tc>
          <w:tcPr>
            <w:tcW w:w="1431" w:type="dxa"/>
            <w:shd w:val="clear" w:color="auto" w:fill="auto"/>
          </w:tcPr>
          <w:p w14:paraId="09C3DEC6" w14:textId="77777777" w:rsidR="00C57CEA" w:rsidRDefault="009440F4" w:rsidP="00B5269C">
            <w:pPr>
              <w:spacing w:line="400" w:lineRule="exact"/>
              <w:jc w:val="center"/>
            </w:pPr>
            <w:r>
              <w:rPr>
                <w:rFonts w:hint="eastAsia"/>
              </w:rPr>
              <w:t>61.91</w:t>
            </w:r>
            <w:r>
              <w:t>%</w:t>
            </w:r>
          </w:p>
        </w:tc>
        <w:tc>
          <w:tcPr>
            <w:tcW w:w="1431" w:type="dxa"/>
            <w:shd w:val="clear" w:color="auto" w:fill="auto"/>
          </w:tcPr>
          <w:p w14:paraId="3A46094D" w14:textId="77777777" w:rsidR="00C57CEA" w:rsidRDefault="009440F4" w:rsidP="00B5269C">
            <w:pPr>
              <w:spacing w:line="400" w:lineRule="exact"/>
              <w:jc w:val="center"/>
            </w:pPr>
            <w:r>
              <w:rPr>
                <w:rFonts w:hint="eastAsia"/>
              </w:rPr>
              <w:t>88.65</w:t>
            </w:r>
            <w:r>
              <w:t>%</w:t>
            </w:r>
          </w:p>
        </w:tc>
        <w:tc>
          <w:tcPr>
            <w:tcW w:w="1431" w:type="dxa"/>
            <w:shd w:val="clear" w:color="auto" w:fill="auto"/>
          </w:tcPr>
          <w:p w14:paraId="2BDFB1BB" w14:textId="77777777" w:rsidR="00C57CEA" w:rsidRDefault="009440F4" w:rsidP="00B5269C">
            <w:pPr>
              <w:spacing w:line="400" w:lineRule="exact"/>
              <w:jc w:val="center"/>
            </w:pPr>
            <w:r>
              <w:rPr>
                <w:rFonts w:hint="eastAsia"/>
              </w:rPr>
              <w:t>65.42</w:t>
            </w:r>
            <w:r>
              <w:t>%</w:t>
            </w:r>
          </w:p>
        </w:tc>
        <w:tc>
          <w:tcPr>
            <w:tcW w:w="1431" w:type="dxa"/>
            <w:shd w:val="clear" w:color="auto" w:fill="auto"/>
          </w:tcPr>
          <w:p w14:paraId="3FB215D8" w14:textId="77777777" w:rsidR="00C57CEA" w:rsidRDefault="009440F4" w:rsidP="00B5269C">
            <w:pPr>
              <w:spacing w:line="400" w:lineRule="exact"/>
              <w:jc w:val="center"/>
            </w:pPr>
            <w:r>
              <w:rPr>
                <w:rFonts w:hint="eastAsia"/>
              </w:rPr>
              <w:t>69.40</w:t>
            </w:r>
            <w:r>
              <w:t>%</w:t>
            </w:r>
          </w:p>
        </w:tc>
      </w:tr>
    </w:tbl>
    <w:p w14:paraId="59574FCA" w14:textId="77777777" w:rsidR="00CD1811" w:rsidRPr="00CD1811" w:rsidRDefault="00CD1811" w:rsidP="00CD1811">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-1 2012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sidRPr="00CD1811">
        <w:rPr>
          <w:rFonts w:ascii="楷体_GB2312" w:eastAsia="楷体_GB2312" w:hAnsi="Calibri" w:cs="Times New Roman" w:hint="eastAsia"/>
          <w:kern w:val="2"/>
          <w:sz w:val="21"/>
          <w:szCs w:val="21"/>
        </w:rPr>
        <w:t>查全率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059CED6D" w14:textId="77777777" w:rsidR="00C57CEA" w:rsidRDefault="00CD1811" w:rsidP="00CD1811">
      <w:pPr>
        <w:ind w:firstLine="420"/>
      </w:pPr>
      <w:r>
        <w:rPr>
          <w:rFonts w:hint="eastAsia"/>
        </w:rPr>
        <w:t>各季度</w:t>
      </w:r>
      <w:r>
        <w:t>查全率</w:t>
      </w:r>
      <w:r>
        <w:rPr>
          <w:rFonts w:hint="eastAsia"/>
        </w:rPr>
        <w:t>柱状</w:t>
      </w:r>
      <w:r>
        <w:t>分布图如下：</w:t>
      </w:r>
    </w:p>
    <w:p w14:paraId="704D176E" w14:textId="77777777" w:rsidR="00CD1811" w:rsidRPr="00CD1811" w:rsidRDefault="00E71162" w:rsidP="00CD1811">
      <w:pPr>
        <w:jc w:val="center"/>
      </w:pPr>
      <w:r w:rsidRPr="004E1A3B">
        <w:rPr>
          <w:noProof/>
        </w:rPr>
        <w:drawing>
          <wp:inline distT="0" distB="0" distL="0" distR="0" wp14:anchorId="05223AE9" wp14:editId="0D3AA1E3">
            <wp:extent cx="5287645" cy="3093085"/>
            <wp:effectExtent l="0" t="0" r="0" b="0"/>
            <wp:docPr id="244" name="图表 1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5888D6F0" w14:textId="77777777" w:rsidR="00152FA3" w:rsidRPr="00152FA3" w:rsidRDefault="00152FA3" w:rsidP="00152FA3">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 xml:space="preserve">-8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sidR="00112A56">
        <w:rPr>
          <w:rFonts w:ascii="楷体_GB2312" w:eastAsia="楷体_GB2312" w:hAnsi="Calibri" w:cs="Times New Roman" w:hint="eastAsia"/>
          <w:kern w:val="2"/>
          <w:sz w:val="21"/>
          <w:szCs w:val="21"/>
        </w:rPr>
        <w:t>查全率</w:t>
      </w:r>
      <w:r w:rsidRPr="00152FA3">
        <w:rPr>
          <w:rFonts w:ascii="楷体_GB2312" w:eastAsia="楷体_GB2312" w:hAnsi="Calibri" w:cs="Times New Roman"/>
          <w:kern w:val="2"/>
          <w:sz w:val="21"/>
          <w:szCs w:val="21"/>
        </w:rPr>
        <w:t>柱状分布示意图</w:t>
      </w:r>
    </w:p>
    <w:p w14:paraId="14AA9852" w14:textId="5090CE64" w:rsidR="00CD1811" w:rsidRDefault="00CD1811" w:rsidP="00B5269C">
      <w:pPr>
        <w:pStyle w:val="a0"/>
        <w:spacing w:line="400" w:lineRule="exact"/>
      </w:pPr>
      <w:r>
        <w:rPr>
          <w:rFonts w:hint="eastAsia"/>
        </w:rPr>
        <w:t>查全率</w:t>
      </w:r>
      <w:r>
        <w:t>如图中折现所示，</w:t>
      </w:r>
      <w:r>
        <w:rPr>
          <w:rFonts w:hint="eastAsia"/>
        </w:rPr>
        <w:t>又</w:t>
      </w:r>
      <w:r>
        <w:t>上表知平均查全率为</w:t>
      </w:r>
      <w:r>
        <w:rPr>
          <w:rFonts w:hint="eastAsia"/>
        </w:rPr>
        <w:t>69.40</w:t>
      </w:r>
      <w:r>
        <w:t>%</w:t>
      </w:r>
      <w:r>
        <w:t>。</w:t>
      </w:r>
      <w:r>
        <w:rPr>
          <w:rFonts w:hint="eastAsia"/>
        </w:rPr>
        <w:t>各个</w:t>
      </w:r>
      <w:r>
        <w:t>季度的查全率分布较为平均。由于</w:t>
      </w:r>
      <w:r>
        <w:rPr>
          <w:rFonts w:hint="eastAsia"/>
        </w:rPr>
        <w:t>各公司</w:t>
      </w:r>
      <w:r>
        <w:t>财报</w:t>
      </w:r>
      <w:r>
        <w:rPr>
          <w:rFonts w:hint="eastAsia"/>
        </w:rPr>
        <w:t>形式</w:t>
      </w:r>
      <w:r>
        <w:t>各异，</w:t>
      </w:r>
      <w:r>
        <w:rPr>
          <w:rFonts w:hint="eastAsia"/>
        </w:rPr>
        <w:t>且</w:t>
      </w:r>
      <w:r>
        <w:t>相同公司不同季度财报的内容也有较大的差异</w:t>
      </w:r>
      <w:r>
        <w:rPr>
          <w:rFonts w:hint="eastAsia"/>
        </w:rPr>
        <w:t>。</w:t>
      </w:r>
      <w:r>
        <w:t>例如</w:t>
      </w:r>
      <w:r w:rsidR="00355B90">
        <w:rPr>
          <w:rFonts w:hint="eastAsia"/>
        </w:rPr>
        <w:t>半年度</w:t>
      </w:r>
      <w:r w:rsidR="00355B90">
        <w:t>和全年度财报往往需要与往年的数值进行对比，因此表格的形态也更加复杂，</w:t>
      </w:r>
      <w:r w:rsidR="00355B90">
        <w:rPr>
          <w:rFonts w:hint="eastAsia"/>
        </w:rPr>
        <w:t>涉及</w:t>
      </w:r>
      <w:r w:rsidR="00355B90">
        <w:t>复杂表格的处理。从</w:t>
      </w:r>
      <w:r w:rsidR="00355B90">
        <w:rPr>
          <w:rFonts w:hint="eastAsia"/>
        </w:rPr>
        <w:t>查全率</w:t>
      </w:r>
      <w:r w:rsidR="00355B90">
        <w:t>可以看出本</w:t>
      </w:r>
      <w:r w:rsidR="00554003">
        <w:rPr>
          <w:rFonts w:hint="eastAsia"/>
        </w:rPr>
        <w:t>系统</w:t>
      </w:r>
      <w:r w:rsidR="00355B90">
        <w:t>对各类表格的处理具有良好的效果。</w:t>
      </w:r>
      <w:r w:rsidR="00355B90">
        <w:rPr>
          <w:rFonts w:hint="eastAsia"/>
        </w:rPr>
        <w:t>对</w:t>
      </w:r>
      <w:r w:rsidR="00355B90">
        <w:t>各个季度不同</w:t>
      </w:r>
      <w:r w:rsidR="00355B90">
        <w:rPr>
          <w:rFonts w:hint="eastAsia"/>
        </w:rPr>
        <w:t>公司</w:t>
      </w:r>
      <w:r w:rsidR="00355B90">
        <w:t>的不同相关表格具有较强的普适性。</w:t>
      </w:r>
    </w:p>
    <w:p w14:paraId="6FA2412D" w14:textId="77777777" w:rsidR="00152FA3" w:rsidRDefault="00152FA3" w:rsidP="00B5269C">
      <w:pPr>
        <w:pStyle w:val="a0"/>
        <w:spacing w:line="400" w:lineRule="exact"/>
      </w:pPr>
      <w:r>
        <w:rPr>
          <w:rFonts w:hint="eastAsia"/>
        </w:rPr>
        <w:t>对于未能</w:t>
      </w:r>
      <w:r>
        <w:t>解析的表格进行</w:t>
      </w:r>
      <w:r>
        <w:rPr>
          <w:rFonts w:hint="eastAsia"/>
        </w:rPr>
        <w:t>统计</w:t>
      </w:r>
      <w:r>
        <w:t>分析，结果如下图所示</w:t>
      </w:r>
    </w:p>
    <w:p w14:paraId="3EAB4ED0" w14:textId="77777777" w:rsidR="00152FA3" w:rsidRDefault="00E71162" w:rsidP="00152FA3">
      <w:pPr>
        <w:jc w:val="center"/>
        <w:rPr>
          <w:noProof/>
        </w:rPr>
      </w:pPr>
      <w:r w:rsidRPr="004E1A3B">
        <w:rPr>
          <w:noProof/>
        </w:rPr>
        <w:drawing>
          <wp:inline distT="0" distB="0" distL="0" distR="0" wp14:anchorId="1D613F82" wp14:editId="36CE20FD">
            <wp:extent cx="4198288" cy="2297513"/>
            <wp:effectExtent l="0" t="0" r="12065" b="7620"/>
            <wp:docPr id="245" name="图表 1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4CFB57F4" w14:textId="77777777" w:rsidR="009B73C9" w:rsidRDefault="009B73C9" w:rsidP="009B73C9">
      <w:pPr>
        <w:pStyle w:val="07415"/>
        <w:spacing w:line="360" w:lineRule="auto"/>
        <w:ind w:firstLine="0"/>
        <w:jc w:val="center"/>
        <w:rPr>
          <w:rFonts w:ascii="楷体_GB2312" w:eastAsia="楷体_GB2312" w:hAnsi="Calibri" w:cs="Times New Roman"/>
          <w:kern w:val="2"/>
          <w:sz w:val="21"/>
          <w:szCs w:val="21"/>
        </w:rPr>
      </w:pPr>
      <w:r w:rsidRPr="009B73C9">
        <w:rPr>
          <w:rFonts w:ascii="楷体_GB2312" w:eastAsia="楷体_GB2312" w:hAnsi="Calibri" w:cs="Times New Roman" w:hint="eastAsia"/>
          <w:kern w:val="2"/>
          <w:sz w:val="21"/>
          <w:szCs w:val="21"/>
        </w:rPr>
        <w:t>图5</w:t>
      </w:r>
      <w:r w:rsidRPr="009B73C9">
        <w:rPr>
          <w:rFonts w:ascii="楷体_GB2312" w:eastAsia="楷体_GB2312" w:hAnsi="Calibri" w:cs="Times New Roman"/>
          <w:kern w:val="2"/>
          <w:sz w:val="21"/>
          <w:szCs w:val="21"/>
        </w:rPr>
        <w:t xml:space="preserve">-9 </w:t>
      </w:r>
      <w:r w:rsidRPr="009B73C9">
        <w:rPr>
          <w:rFonts w:ascii="楷体_GB2312" w:eastAsia="楷体_GB2312" w:hAnsi="Calibri" w:cs="Times New Roman" w:hint="eastAsia"/>
          <w:kern w:val="2"/>
          <w:sz w:val="21"/>
          <w:szCs w:val="21"/>
        </w:rPr>
        <w:t>未</w:t>
      </w:r>
      <w:r w:rsidRPr="009B73C9">
        <w:rPr>
          <w:rFonts w:ascii="楷体_GB2312" w:eastAsia="楷体_GB2312" w:hAnsi="Calibri" w:cs="Times New Roman"/>
          <w:kern w:val="2"/>
          <w:sz w:val="21"/>
          <w:szCs w:val="21"/>
        </w:rPr>
        <w:t>解析</w:t>
      </w:r>
      <w:r w:rsidRPr="009B73C9">
        <w:rPr>
          <w:rFonts w:ascii="楷体_GB2312" w:eastAsia="楷体_GB2312" w:hAnsi="Calibri" w:cs="Times New Roman" w:hint="eastAsia"/>
          <w:kern w:val="2"/>
          <w:sz w:val="21"/>
          <w:szCs w:val="21"/>
        </w:rPr>
        <w:t>表格</w:t>
      </w:r>
      <w:r w:rsidRPr="009B73C9">
        <w:rPr>
          <w:rFonts w:ascii="楷体_GB2312" w:eastAsia="楷体_GB2312" w:hAnsi="Calibri" w:cs="Times New Roman"/>
          <w:kern w:val="2"/>
          <w:sz w:val="21"/>
          <w:szCs w:val="21"/>
        </w:rPr>
        <w:t>统计</w:t>
      </w:r>
      <w:r w:rsidRPr="009B73C9">
        <w:rPr>
          <w:rFonts w:ascii="楷体_GB2312" w:eastAsia="楷体_GB2312" w:hAnsi="Calibri" w:cs="Times New Roman" w:hint="eastAsia"/>
          <w:kern w:val="2"/>
          <w:sz w:val="21"/>
          <w:szCs w:val="21"/>
        </w:rPr>
        <w:t>结果</w:t>
      </w:r>
      <w:r w:rsidRPr="009B73C9">
        <w:rPr>
          <w:rFonts w:ascii="楷体_GB2312" w:eastAsia="楷体_GB2312" w:hAnsi="Calibri" w:cs="Times New Roman"/>
          <w:kern w:val="2"/>
          <w:sz w:val="21"/>
          <w:szCs w:val="21"/>
        </w:rPr>
        <w:t>示意图</w:t>
      </w:r>
    </w:p>
    <w:p w14:paraId="616A1609" w14:textId="753C96F1" w:rsidR="009B73C9" w:rsidRPr="009B73C9" w:rsidRDefault="009B73C9" w:rsidP="009B73C9">
      <w:pPr>
        <w:pStyle w:val="a0"/>
        <w:spacing w:line="400" w:lineRule="exact"/>
      </w:pPr>
      <w:r w:rsidRPr="009B73C9">
        <w:rPr>
          <w:rFonts w:hint="eastAsia"/>
        </w:rPr>
        <w:lastRenderedPageBreak/>
        <w:t>由</w:t>
      </w:r>
      <w:r w:rsidRPr="009B73C9">
        <w:t>图可知</w:t>
      </w:r>
      <w:r>
        <w:rPr>
          <w:rFonts w:hint="eastAsia"/>
        </w:rPr>
        <w:t>，</w:t>
      </w:r>
      <w:r>
        <w:t>未解析的表格中</w:t>
      </w:r>
      <w:r>
        <w:rPr>
          <w:rFonts w:hint="eastAsia"/>
        </w:rPr>
        <w:t>65</w:t>
      </w:r>
      <w:r>
        <w:t>%</w:t>
      </w:r>
      <w:r>
        <w:t>属于无框线的表格。</w:t>
      </w:r>
      <w:r>
        <w:rPr>
          <w:rFonts w:hint="eastAsia"/>
        </w:rPr>
        <w:t>由于</w:t>
      </w:r>
      <w:r>
        <w:t>本</w:t>
      </w:r>
      <w:r w:rsidR="00554003">
        <w:rPr>
          <w:rFonts w:hint="eastAsia"/>
        </w:rPr>
        <w:t>系统</w:t>
      </w:r>
      <w:r>
        <w:t>需要根据表格框线信息</w:t>
      </w:r>
      <w:r>
        <w:rPr>
          <w:rFonts w:hint="eastAsia"/>
        </w:rPr>
        <w:t>来</w:t>
      </w:r>
      <w:r>
        <w:t>栅格化表格，因此对于无框线的表格</w:t>
      </w:r>
      <w:r>
        <w:rPr>
          <w:rFonts w:hint="eastAsia"/>
        </w:rPr>
        <w:t>是</w:t>
      </w:r>
      <w:r>
        <w:t>无能为力的</w:t>
      </w:r>
      <w:r>
        <w:rPr>
          <w:rFonts w:hint="eastAsia"/>
        </w:rPr>
        <w:t>。</w:t>
      </w:r>
      <w:r>
        <w:t>这</w:t>
      </w:r>
      <w:r>
        <w:rPr>
          <w:rFonts w:hint="eastAsia"/>
        </w:rPr>
        <w:t>也是</w:t>
      </w:r>
      <w:r>
        <w:t>本</w:t>
      </w:r>
      <w:r w:rsidR="00554003">
        <w:rPr>
          <w:rFonts w:hint="eastAsia"/>
        </w:rPr>
        <w:t>方法</w:t>
      </w:r>
      <w:r>
        <w:t>在未来的可改进的主要方向。</w:t>
      </w:r>
      <w:r w:rsidR="006173A5">
        <w:rPr>
          <w:rFonts w:hint="eastAsia"/>
        </w:rPr>
        <w:t>对于</w:t>
      </w:r>
      <w:r w:rsidR="006173A5">
        <w:t>图片类的表格，</w:t>
      </w:r>
      <w:r w:rsidR="006173A5">
        <w:rPr>
          <w:rFonts w:hint="eastAsia"/>
        </w:rPr>
        <w:t>不是</w:t>
      </w:r>
      <w:r w:rsidR="006173A5">
        <w:t>本课题的研究方向</w:t>
      </w:r>
      <w:r w:rsidR="006173A5">
        <w:rPr>
          <w:rFonts w:hint="eastAsia"/>
        </w:rPr>
        <w:t>；</w:t>
      </w:r>
      <w:r w:rsidR="006173A5">
        <w:t>不规范表格即除首行和首列外其他行列存在跨行跨列的表</w:t>
      </w:r>
      <w:r w:rsidR="006173A5">
        <w:rPr>
          <w:rFonts w:hint="eastAsia"/>
        </w:rPr>
        <w:t>格</w:t>
      </w:r>
      <w:r w:rsidR="006173A5">
        <w:t>，该类表格通常具有可视性但不具有结构</w:t>
      </w:r>
      <w:r w:rsidR="006173A5">
        <w:rPr>
          <w:rFonts w:hint="eastAsia"/>
        </w:rPr>
        <w:t>性</w:t>
      </w:r>
      <w:r w:rsidR="006173A5">
        <w:t>，也不是本课题的研究</w:t>
      </w:r>
      <w:r w:rsidR="006173A5">
        <w:rPr>
          <w:rFonts w:hint="eastAsia"/>
        </w:rPr>
        <w:t>范围</w:t>
      </w:r>
      <w:r w:rsidR="006173A5">
        <w:t>。</w:t>
      </w:r>
    </w:p>
    <w:p w14:paraId="3DDC54C6" w14:textId="77777777" w:rsidR="00355B90" w:rsidRDefault="00152FA3"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的查准</w:t>
      </w:r>
      <w:r>
        <w:t>率分析</w:t>
      </w:r>
    </w:p>
    <w:p w14:paraId="48AD1349" w14:textId="77777777" w:rsidR="004C2537" w:rsidRDefault="004C2537" w:rsidP="00A2023B">
      <w:pPr>
        <w:pStyle w:val="a0"/>
        <w:spacing w:line="400" w:lineRule="exact"/>
      </w:pPr>
      <w:r>
        <w:rPr>
          <w:rFonts w:hint="eastAsia"/>
        </w:rPr>
        <w:t>针对上述</w:t>
      </w:r>
      <w:r>
        <w:t>已解析的沪深两市</w:t>
      </w:r>
      <w:r>
        <w:rPr>
          <w:rFonts w:hint="eastAsia"/>
        </w:rPr>
        <w:t>的</w:t>
      </w:r>
      <w:r>
        <w:rPr>
          <w:rFonts w:hint="eastAsia"/>
        </w:rPr>
        <w:t>2000</w:t>
      </w:r>
      <w:r>
        <w:rPr>
          <w:rFonts w:hint="eastAsia"/>
        </w:rPr>
        <w:t>余家</w:t>
      </w:r>
      <w:r>
        <w:t>上市公司</w:t>
      </w:r>
      <w:r>
        <w:rPr>
          <w:rFonts w:hint="eastAsia"/>
        </w:rPr>
        <w:t>2012</w:t>
      </w:r>
      <w:r>
        <w:rPr>
          <w:rFonts w:hint="eastAsia"/>
        </w:rPr>
        <w:t>至</w:t>
      </w:r>
      <w:r>
        <w:rPr>
          <w:rFonts w:hint="eastAsia"/>
        </w:rPr>
        <w:t>2013</w:t>
      </w:r>
      <w:r>
        <w:rPr>
          <w:rFonts w:hint="eastAsia"/>
        </w:rPr>
        <w:t>年度</w:t>
      </w:r>
      <w:r>
        <w:t>的</w:t>
      </w:r>
      <w:r>
        <w:t>13838</w:t>
      </w:r>
      <w:r>
        <w:rPr>
          <w:rFonts w:hint="eastAsia"/>
        </w:rPr>
        <w:t>份</w:t>
      </w:r>
      <w:r>
        <w:t>财报进行测试</w:t>
      </w:r>
      <w:r>
        <w:rPr>
          <w:rFonts w:hint="eastAsia"/>
        </w:rPr>
        <w:t>分析。依照金融</w:t>
      </w:r>
      <w:r>
        <w:t>领域的相关规定，</w:t>
      </w:r>
      <w:r>
        <w:rPr>
          <w:rFonts w:hint="eastAsia"/>
        </w:rPr>
        <w:t>财务</w:t>
      </w:r>
      <w:r>
        <w:t>报表</w:t>
      </w:r>
      <w:r>
        <w:rPr>
          <w:rFonts w:hint="eastAsia"/>
        </w:rPr>
        <w:t>中</w:t>
      </w:r>
      <w:r>
        <w:t>必然包含某些特定的属性行，例如</w:t>
      </w:r>
      <w:r>
        <w:rPr>
          <w:rFonts w:hint="eastAsia"/>
        </w:rPr>
        <w:t>资产</w:t>
      </w:r>
      <w:r>
        <w:t>负债表中必然包含</w:t>
      </w:r>
      <w:r>
        <w:t>“</w:t>
      </w:r>
      <w:r>
        <w:rPr>
          <w:rFonts w:hint="eastAsia"/>
        </w:rPr>
        <w:t>流动</w:t>
      </w:r>
      <w:r>
        <w:t>资产</w:t>
      </w:r>
      <w:r>
        <w:t>”</w:t>
      </w:r>
      <w:r>
        <w:rPr>
          <w:rFonts w:hint="eastAsia"/>
        </w:rPr>
        <w:t>、</w:t>
      </w:r>
      <w:r>
        <w:t>“</w:t>
      </w:r>
      <w:r>
        <w:rPr>
          <w:rFonts w:hint="eastAsia"/>
        </w:rPr>
        <w:t>非</w:t>
      </w:r>
      <w:r>
        <w:t>流动资产</w:t>
      </w:r>
      <w:r>
        <w:t>”</w:t>
      </w:r>
      <w:r>
        <w:rPr>
          <w:rFonts w:hint="eastAsia"/>
        </w:rPr>
        <w:t>等</w:t>
      </w:r>
      <w:r>
        <w:t>项目；</w:t>
      </w:r>
      <w:r>
        <w:rPr>
          <w:rFonts w:hint="eastAsia"/>
        </w:rPr>
        <w:t>利润表</w:t>
      </w:r>
      <w:r>
        <w:t>中必然包含</w:t>
      </w:r>
      <w:r>
        <w:t>“</w:t>
      </w:r>
      <w:r>
        <w:rPr>
          <w:rFonts w:hint="eastAsia"/>
        </w:rPr>
        <w:t>营业</w:t>
      </w:r>
      <w:r>
        <w:t>收入</w:t>
      </w:r>
      <w:r>
        <w:t>”</w:t>
      </w:r>
      <w:r>
        <w:rPr>
          <w:rFonts w:hint="eastAsia"/>
        </w:rPr>
        <w:t>、</w:t>
      </w:r>
      <w:r>
        <w:t>“</w:t>
      </w:r>
      <w:r>
        <w:rPr>
          <w:rFonts w:hint="eastAsia"/>
        </w:rPr>
        <w:t>营业</w:t>
      </w:r>
      <w:r>
        <w:t>利润</w:t>
      </w:r>
      <w:r>
        <w:t>”</w:t>
      </w:r>
      <w:r>
        <w:rPr>
          <w:rFonts w:hint="eastAsia"/>
        </w:rPr>
        <w:t>等</w:t>
      </w:r>
      <w:r>
        <w:t>项目</w:t>
      </w:r>
      <w:r w:rsidR="00A2023B">
        <w:rPr>
          <w:rFonts w:hint="eastAsia"/>
        </w:rPr>
        <w:t>。</w:t>
      </w:r>
      <w:r w:rsidR="00A2023B">
        <w:t>因此</w:t>
      </w:r>
      <w:r w:rsidR="00A2023B">
        <w:rPr>
          <w:rFonts w:hint="eastAsia"/>
        </w:rPr>
        <w:t>可以通过检测</w:t>
      </w:r>
      <w:r w:rsidR="00A2023B">
        <w:t>每张表提取数据</w:t>
      </w:r>
      <w:r w:rsidR="00A2023B">
        <w:rPr>
          <w:rFonts w:hint="eastAsia"/>
        </w:rPr>
        <w:t>的</w:t>
      </w:r>
      <w:r w:rsidR="00A2023B">
        <w:t>完整性来</w:t>
      </w:r>
      <w:r w:rsidR="00A2023B">
        <w:rPr>
          <w:rFonts w:hint="eastAsia"/>
        </w:rPr>
        <w:t>衡量</w:t>
      </w:r>
      <w:r w:rsidR="00A2023B">
        <w:t>表格的正确情况。</w:t>
      </w:r>
      <w:r>
        <w:t>下表</w:t>
      </w:r>
      <w:r w:rsidR="00A2023B">
        <w:rPr>
          <w:rFonts w:hint="eastAsia"/>
        </w:rPr>
        <w:t>记录</w:t>
      </w:r>
      <w:r>
        <w:t>了</w:t>
      </w:r>
      <w:r>
        <w:rPr>
          <w:rFonts w:hint="eastAsia"/>
        </w:rPr>
        <w:t>各个</w:t>
      </w:r>
      <w:r>
        <w:t>季度财报对应的</w:t>
      </w:r>
      <w:r w:rsidR="00A2023B">
        <w:t>查</w:t>
      </w:r>
      <w:r w:rsidR="00A2023B">
        <w:rPr>
          <w:rFonts w:hint="eastAsia"/>
        </w:rPr>
        <w:t>准</w:t>
      </w:r>
      <w:r>
        <w:t>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5BE9EBE" w14:textId="77777777" w:rsidTr="003525A8">
        <w:trPr>
          <w:jc w:val="center"/>
        </w:trPr>
        <w:tc>
          <w:tcPr>
            <w:tcW w:w="1430" w:type="dxa"/>
            <w:shd w:val="clear" w:color="auto" w:fill="auto"/>
          </w:tcPr>
          <w:p w14:paraId="32C9ABD1" w14:textId="77777777" w:rsidR="004C2537" w:rsidRDefault="004C2537" w:rsidP="003525A8">
            <w:pPr>
              <w:jc w:val="center"/>
            </w:pPr>
          </w:p>
        </w:tc>
        <w:tc>
          <w:tcPr>
            <w:tcW w:w="1430" w:type="dxa"/>
            <w:shd w:val="clear" w:color="auto" w:fill="auto"/>
          </w:tcPr>
          <w:p w14:paraId="7DD131A9" w14:textId="77777777" w:rsidR="004C2537" w:rsidRDefault="004C2537" w:rsidP="003525A8">
            <w:pPr>
              <w:jc w:val="center"/>
            </w:pPr>
            <w:r>
              <w:rPr>
                <w:rFonts w:hint="eastAsia"/>
              </w:rPr>
              <w:t>一季度</w:t>
            </w:r>
            <w:r>
              <w:t>财报</w:t>
            </w:r>
          </w:p>
        </w:tc>
        <w:tc>
          <w:tcPr>
            <w:tcW w:w="1431" w:type="dxa"/>
            <w:shd w:val="clear" w:color="auto" w:fill="auto"/>
          </w:tcPr>
          <w:p w14:paraId="5D6B1E33" w14:textId="77777777" w:rsidR="004C2537" w:rsidRDefault="004C2537" w:rsidP="003525A8">
            <w:pPr>
              <w:jc w:val="center"/>
            </w:pPr>
            <w:r>
              <w:rPr>
                <w:rFonts w:hint="eastAsia"/>
              </w:rPr>
              <w:t>半年</w:t>
            </w:r>
            <w:r>
              <w:t>财报</w:t>
            </w:r>
          </w:p>
        </w:tc>
        <w:tc>
          <w:tcPr>
            <w:tcW w:w="1431" w:type="dxa"/>
            <w:shd w:val="clear" w:color="auto" w:fill="auto"/>
          </w:tcPr>
          <w:p w14:paraId="71726377" w14:textId="77777777" w:rsidR="004C2537" w:rsidRDefault="004C2537" w:rsidP="003525A8">
            <w:pPr>
              <w:jc w:val="center"/>
            </w:pPr>
            <w:r>
              <w:rPr>
                <w:rFonts w:hint="eastAsia"/>
              </w:rPr>
              <w:t>三季度</w:t>
            </w:r>
            <w:r>
              <w:t>财报</w:t>
            </w:r>
          </w:p>
        </w:tc>
        <w:tc>
          <w:tcPr>
            <w:tcW w:w="1431" w:type="dxa"/>
            <w:shd w:val="clear" w:color="auto" w:fill="auto"/>
          </w:tcPr>
          <w:p w14:paraId="4C5EBD5F" w14:textId="77777777" w:rsidR="004C2537" w:rsidRDefault="004C2537" w:rsidP="003525A8">
            <w:pPr>
              <w:jc w:val="center"/>
            </w:pPr>
            <w:r>
              <w:rPr>
                <w:rFonts w:hint="eastAsia"/>
              </w:rPr>
              <w:t>全年</w:t>
            </w:r>
            <w:r>
              <w:t>财报</w:t>
            </w:r>
          </w:p>
        </w:tc>
        <w:tc>
          <w:tcPr>
            <w:tcW w:w="1431" w:type="dxa"/>
            <w:shd w:val="clear" w:color="auto" w:fill="auto"/>
          </w:tcPr>
          <w:p w14:paraId="6993CA23" w14:textId="77777777" w:rsidR="004C2537" w:rsidRDefault="004C2537" w:rsidP="003525A8">
            <w:pPr>
              <w:jc w:val="center"/>
            </w:pPr>
            <w:r>
              <w:rPr>
                <w:rFonts w:hint="eastAsia"/>
              </w:rPr>
              <w:t>总</w:t>
            </w:r>
            <w:r>
              <w:t>计</w:t>
            </w:r>
          </w:p>
        </w:tc>
      </w:tr>
      <w:tr w:rsidR="003525A8" w14:paraId="1DF54EEA" w14:textId="77777777" w:rsidTr="003525A8">
        <w:trPr>
          <w:jc w:val="center"/>
        </w:trPr>
        <w:tc>
          <w:tcPr>
            <w:tcW w:w="1430" w:type="dxa"/>
            <w:shd w:val="clear" w:color="auto" w:fill="auto"/>
          </w:tcPr>
          <w:p w14:paraId="5CDCCCCB" w14:textId="77777777" w:rsidR="004C2537" w:rsidRDefault="004C2537" w:rsidP="003525A8">
            <w:pPr>
              <w:jc w:val="center"/>
            </w:pPr>
            <w:r>
              <w:rPr>
                <w:rFonts w:hint="eastAsia"/>
              </w:rPr>
              <w:t>解析</w:t>
            </w:r>
            <w:r>
              <w:t>数量</w:t>
            </w:r>
          </w:p>
        </w:tc>
        <w:tc>
          <w:tcPr>
            <w:tcW w:w="1430" w:type="dxa"/>
            <w:shd w:val="clear" w:color="auto" w:fill="auto"/>
          </w:tcPr>
          <w:p w14:paraId="1DA9658F" w14:textId="77777777" w:rsidR="004C2537" w:rsidRDefault="004C2537" w:rsidP="003525A8">
            <w:pPr>
              <w:jc w:val="center"/>
            </w:pPr>
            <w:r>
              <w:rPr>
                <w:rFonts w:hint="eastAsia"/>
              </w:rPr>
              <w:t>3028</w:t>
            </w:r>
          </w:p>
        </w:tc>
        <w:tc>
          <w:tcPr>
            <w:tcW w:w="1431" w:type="dxa"/>
            <w:shd w:val="clear" w:color="auto" w:fill="auto"/>
          </w:tcPr>
          <w:p w14:paraId="06A9E250" w14:textId="77777777" w:rsidR="004C2537" w:rsidRDefault="004C2537" w:rsidP="003525A8">
            <w:pPr>
              <w:jc w:val="center"/>
            </w:pPr>
            <w:r>
              <w:rPr>
                <w:rFonts w:hint="eastAsia"/>
              </w:rPr>
              <w:t>3087</w:t>
            </w:r>
          </w:p>
        </w:tc>
        <w:tc>
          <w:tcPr>
            <w:tcW w:w="1431" w:type="dxa"/>
            <w:shd w:val="clear" w:color="auto" w:fill="auto"/>
          </w:tcPr>
          <w:p w14:paraId="3E5BD5DA" w14:textId="77777777" w:rsidR="004C2537" w:rsidRDefault="004C2537" w:rsidP="003525A8">
            <w:pPr>
              <w:jc w:val="center"/>
            </w:pPr>
            <w:r>
              <w:rPr>
                <w:rFonts w:hint="eastAsia"/>
              </w:rPr>
              <w:t>4468</w:t>
            </w:r>
          </w:p>
        </w:tc>
        <w:tc>
          <w:tcPr>
            <w:tcW w:w="1431" w:type="dxa"/>
            <w:shd w:val="clear" w:color="auto" w:fill="auto"/>
          </w:tcPr>
          <w:p w14:paraId="6427EE46" w14:textId="77777777" w:rsidR="004C2537" w:rsidRDefault="004C2537" w:rsidP="003525A8">
            <w:pPr>
              <w:jc w:val="center"/>
            </w:pPr>
            <w:r>
              <w:rPr>
                <w:rFonts w:hint="eastAsia"/>
              </w:rPr>
              <w:t>3255</w:t>
            </w:r>
          </w:p>
        </w:tc>
        <w:tc>
          <w:tcPr>
            <w:tcW w:w="1431" w:type="dxa"/>
            <w:shd w:val="clear" w:color="auto" w:fill="auto"/>
          </w:tcPr>
          <w:p w14:paraId="6AECEAB7" w14:textId="77777777" w:rsidR="004C2537" w:rsidRDefault="004C2537" w:rsidP="003525A8">
            <w:pPr>
              <w:jc w:val="center"/>
            </w:pPr>
            <w:r>
              <w:rPr>
                <w:rFonts w:hint="eastAsia"/>
              </w:rPr>
              <w:t>13838</w:t>
            </w:r>
          </w:p>
        </w:tc>
      </w:tr>
      <w:tr w:rsidR="003525A8" w14:paraId="13DB7B65" w14:textId="77777777" w:rsidTr="003525A8">
        <w:trPr>
          <w:jc w:val="center"/>
        </w:trPr>
        <w:tc>
          <w:tcPr>
            <w:tcW w:w="1430" w:type="dxa"/>
            <w:shd w:val="clear" w:color="auto" w:fill="auto"/>
          </w:tcPr>
          <w:p w14:paraId="66E13827" w14:textId="77777777" w:rsidR="004C2537" w:rsidRDefault="004C2537" w:rsidP="003525A8">
            <w:pPr>
              <w:jc w:val="center"/>
            </w:pPr>
            <w:r>
              <w:rPr>
                <w:rFonts w:hint="eastAsia"/>
              </w:rPr>
              <w:t>准确</w:t>
            </w:r>
            <w:r>
              <w:t>数量</w:t>
            </w:r>
          </w:p>
        </w:tc>
        <w:tc>
          <w:tcPr>
            <w:tcW w:w="1430" w:type="dxa"/>
            <w:shd w:val="clear" w:color="auto" w:fill="auto"/>
          </w:tcPr>
          <w:p w14:paraId="69342581" w14:textId="77777777" w:rsidR="004C2537" w:rsidRDefault="004C2537" w:rsidP="003525A8">
            <w:pPr>
              <w:jc w:val="center"/>
            </w:pPr>
            <w:r>
              <w:rPr>
                <w:rFonts w:hint="eastAsia"/>
              </w:rPr>
              <w:t>2663</w:t>
            </w:r>
          </w:p>
        </w:tc>
        <w:tc>
          <w:tcPr>
            <w:tcW w:w="1431" w:type="dxa"/>
            <w:shd w:val="clear" w:color="auto" w:fill="auto"/>
          </w:tcPr>
          <w:p w14:paraId="108FB0F0" w14:textId="77777777" w:rsidR="004C2537" w:rsidRDefault="004C2537" w:rsidP="003525A8">
            <w:pPr>
              <w:jc w:val="center"/>
            </w:pPr>
            <w:r>
              <w:rPr>
                <w:rFonts w:hint="eastAsia"/>
              </w:rPr>
              <w:t>2598</w:t>
            </w:r>
          </w:p>
        </w:tc>
        <w:tc>
          <w:tcPr>
            <w:tcW w:w="1431" w:type="dxa"/>
            <w:shd w:val="clear" w:color="auto" w:fill="auto"/>
          </w:tcPr>
          <w:p w14:paraId="7383B051" w14:textId="77777777" w:rsidR="004C2537" w:rsidRDefault="004C2537" w:rsidP="003525A8">
            <w:pPr>
              <w:jc w:val="center"/>
            </w:pPr>
            <w:r>
              <w:rPr>
                <w:rFonts w:hint="eastAsia"/>
              </w:rPr>
              <w:t>3971</w:t>
            </w:r>
          </w:p>
        </w:tc>
        <w:tc>
          <w:tcPr>
            <w:tcW w:w="1431" w:type="dxa"/>
            <w:shd w:val="clear" w:color="auto" w:fill="auto"/>
          </w:tcPr>
          <w:p w14:paraId="1E0FF80F" w14:textId="77777777" w:rsidR="004C2537" w:rsidRDefault="004C2537" w:rsidP="003525A8">
            <w:pPr>
              <w:jc w:val="center"/>
            </w:pPr>
            <w:r>
              <w:rPr>
                <w:rFonts w:hint="eastAsia"/>
              </w:rPr>
              <w:t>2803</w:t>
            </w:r>
          </w:p>
        </w:tc>
        <w:tc>
          <w:tcPr>
            <w:tcW w:w="1431" w:type="dxa"/>
            <w:shd w:val="clear" w:color="auto" w:fill="auto"/>
          </w:tcPr>
          <w:p w14:paraId="65AC08D3" w14:textId="77777777" w:rsidR="004C2537" w:rsidRDefault="004C2537" w:rsidP="003525A8">
            <w:pPr>
              <w:jc w:val="center"/>
            </w:pPr>
            <w:r>
              <w:rPr>
                <w:rFonts w:hint="eastAsia"/>
              </w:rPr>
              <w:t>12035</w:t>
            </w:r>
          </w:p>
        </w:tc>
      </w:tr>
      <w:tr w:rsidR="003525A8" w14:paraId="60FDC969" w14:textId="77777777" w:rsidTr="003525A8">
        <w:trPr>
          <w:jc w:val="center"/>
        </w:trPr>
        <w:tc>
          <w:tcPr>
            <w:tcW w:w="1430" w:type="dxa"/>
            <w:shd w:val="clear" w:color="auto" w:fill="auto"/>
          </w:tcPr>
          <w:p w14:paraId="66198504" w14:textId="77777777" w:rsidR="004C2537" w:rsidRDefault="004C2537" w:rsidP="003525A8">
            <w:pPr>
              <w:jc w:val="center"/>
            </w:pPr>
            <w:r>
              <w:rPr>
                <w:rFonts w:hint="eastAsia"/>
              </w:rPr>
              <w:t>准确</w:t>
            </w:r>
            <w:r>
              <w:t>率</w:t>
            </w:r>
          </w:p>
        </w:tc>
        <w:tc>
          <w:tcPr>
            <w:tcW w:w="1430" w:type="dxa"/>
            <w:shd w:val="clear" w:color="auto" w:fill="auto"/>
          </w:tcPr>
          <w:p w14:paraId="7C10D48C" w14:textId="77777777" w:rsidR="004C2537" w:rsidRDefault="004C2537" w:rsidP="003525A8">
            <w:pPr>
              <w:jc w:val="center"/>
            </w:pPr>
            <w:r>
              <w:t>87.94%</w:t>
            </w:r>
          </w:p>
        </w:tc>
        <w:tc>
          <w:tcPr>
            <w:tcW w:w="1431" w:type="dxa"/>
            <w:shd w:val="clear" w:color="auto" w:fill="auto"/>
          </w:tcPr>
          <w:p w14:paraId="2CB706DB" w14:textId="77777777" w:rsidR="004C2537" w:rsidRDefault="004C2537" w:rsidP="003525A8">
            <w:pPr>
              <w:jc w:val="center"/>
            </w:pPr>
            <w:r>
              <w:t>84.16%</w:t>
            </w:r>
          </w:p>
        </w:tc>
        <w:tc>
          <w:tcPr>
            <w:tcW w:w="1431" w:type="dxa"/>
            <w:shd w:val="clear" w:color="auto" w:fill="auto"/>
          </w:tcPr>
          <w:p w14:paraId="048ECD1D" w14:textId="77777777" w:rsidR="004C2537" w:rsidRDefault="004C2537" w:rsidP="003525A8">
            <w:pPr>
              <w:jc w:val="center"/>
            </w:pPr>
            <w:r>
              <w:rPr>
                <w:rFonts w:hint="eastAsia"/>
              </w:rPr>
              <w:t>88.87</w:t>
            </w:r>
            <w:r>
              <w:t>%</w:t>
            </w:r>
          </w:p>
        </w:tc>
        <w:tc>
          <w:tcPr>
            <w:tcW w:w="1431" w:type="dxa"/>
            <w:shd w:val="clear" w:color="auto" w:fill="auto"/>
          </w:tcPr>
          <w:p w14:paraId="755F84EF" w14:textId="77777777" w:rsidR="004C2537" w:rsidRDefault="004C2537" w:rsidP="003525A8">
            <w:pPr>
              <w:jc w:val="center"/>
            </w:pPr>
            <w:r>
              <w:t>86.11%</w:t>
            </w:r>
          </w:p>
        </w:tc>
        <w:tc>
          <w:tcPr>
            <w:tcW w:w="1431" w:type="dxa"/>
            <w:shd w:val="clear" w:color="auto" w:fill="auto"/>
          </w:tcPr>
          <w:p w14:paraId="6C7BB5E3" w14:textId="77777777" w:rsidR="004C2537" w:rsidRDefault="004C2537" w:rsidP="003525A8">
            <w:pPr>
              <w:jc w:val="center"/>
            </w:pPr>
            <w:r>
              <w:rPr>
                <w:rFonts w:hint="eastAsia"/>
              </w:rPr>
              <w:t>86.97</w:t>
            </w:r>
            <w:r>
              <w:t>%</w:t>
            </w:r>
          </w:p>
        </w:tc>
      </w:tr>
    </w:tbl>
    <w:p w14:paraId="0324BC68" w14:textId="77777777" w:rsidR="004C2537" w:rsidRPr="00CD1811" w:rsidRDefault="004C2537" w:rsidP="004C2537">
      <w:pPr>
        <w:pStyle w:val="07415"/>
        <w:spacing w:line="360" w:lineRule="auto"/>
        <w:ind w:firstLine="0"/>
        <w:jc w:val="center"/>
        <w:rPr>
          <w:rFonts w:ascii="楷体_GB2312" w:eastAsia="楷体_GB2312" w:hAnsi="Calibri" w:cs="Times New Roman"/>
          <w:kern w:val="2"/>
          <w:sz w:val="21"/>
          <w:szCs w:val="21"/>
        </w:rPr>
      </w:pPr>
      <w:r w:rsidRPr="00CD1811">
        <w:rPr>
          <w:rFonts w:ascii="楷体_GB2312" w:eastAsia="楷体_GB2312" w:hAnsi="Calibri" w:cs="Times New Roman" w:hint="eastAsia"/>
          <w:kern w:val="2"/>
          <w:sz w:val="21"/>
          <w:szCs w:val="21"/>
        </w:rPr>
        <w:t>表5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2</w:t>
      </w:r>
      <w:r w:rsidRPr="00CD1811">
        <w:rPr>
          <w:rFonts w:ascii="楷体_GB2312" w:eastAsia="楷体_GB2312" w:hAnsi="Calibri" w:cs="Times New Roman"/>
          <w:kern w:val="2"/>
          <w:sz w:val="21"/>
          <w:szCs w:val="21"/>
        </w:rPr>
        <w:t xml:space="preserve"> 2012</w:t>
      </w:r>
      <w:r w:rsidRPr="00CD1811">
        <w:rPr>
          <w:rFonts w:ascii="楷体_GB2312" w:eastAsia="楷体_GB2312" w:hAnsi="Calibri" w:cs="Times New Roman" w:hint="eastAsia"/>
          <w:kern w:val="2"/>
          <w:sz w:val="21"/>
          <w:szCs w:val="21"/>
        </w:rPr>
        <w:t>至2013年度</w:t>
      </w:r>
      <w:r w:rsidRPr="00CD1811">
        <w:rPr>
          <w:rFonts w:ascii="楷体_GB2312" w:eastAsia="楷体_GB2312" w:hAnsi="Calibri" w:cs="Times New Roman"/>
          <w:kern w:val="2"/>
          <w:sz w:val="21"/>
          <w:szCs w:val="21"/>
        </w:rPr>
        <w:t>财务报表</w:t>
      </w:r>
      <w:r>
        <w:rPr>
          <w:rFonts w:ascii="楷体_GB2312" w:eastAsia="楷体_GB2312" w:hAnsi="Calibri" w:cs="Times New Roman" w:hint="eastAsia"/>
          <w:kern w:val="2"/>
          <w:sz w:val="21"/>
          <w:szCs w:val="21"/>
        </w:rPr>
        <w:t>查准</w:t>
      </w:r>
      <w:r>
        <w:rPr>
          <w:rFonts w:ascii="楷体_GB2312" w:eastAsia="楷体_GB2312" w:hAnsi="Calibri" w:cs="Times New Roman"/>
          <w:kern w:val="2"/>
          <w:sz w:val="21"/>
          <w:szCs w:val="21"/>
        </w:rPr>
        <w:t>率</w:t>
      </w:r>
      <w:r w:rsidRPr="00CD1811">
        <w:rPr>
          <w:rFonts w:ascii="楷体_GB2312" w:eastAsia="楷体_GB2312" w:hAnsi="Calibri" w:cs="Times New Roman"/>
          <w:kern w:val="2"/>
          <w:sz w:val="21"/>
          <w:szCs w:val="21"/>
        </w:rPr>
        <w:t>统计</w:t>
      </w:r>
      <w:r w:rsidRPr="00CD1811">
        <w:rPr>
          <w:rFonts w:ascii="楷体_GB2312" w:eastAsia="楷体_GB2312" w:hAnsi="Calibri" w:cs="Times New Roman" w:hint="eastAsia"/>
          <w:kern w:val="2"/>
          <w:sz w:val="21"/>
          <w:szCs w:val="21"/>
        </w:rPr>
        <w:t>情况</w:t>
      </w:r>
    </w:p>
    <w:p w14:paraId="335C8D8A" w14:textId="77777777" w:rsidR="00112A56" w:rsidRDefault="00112A56" w:rsidP="00112A56">
      <w:pPr>
        <w:ind w:firstLine="420"/>
      </w:pPr>
      <w:r>
        <w:rPr>
          <w:rFonts w:hint="eastAsia"/>
        </w:rPr>
        <w:t>各季度</w:t>
      </w:r>
      <w:r>
        <w:t>查全率</w:t>
      </w:r>
      <w:r>
        <w:rPr>
          <w:rFonts w:hint="eastAsia"/>
        </w:rPr>
        <w:t>柱状</w:t>
      </w:r>
      <w:r>
        <w:t>分布图如下：</w:t>
      </w:r>
    </w:p>
    <w:p w14:paraId="00AEC3FA" w14:textId="77777777" w:rsidR="00581D28" w:rsidRDefault="00E71162" w:rsidP="00112A56">
      <w:pPr>
        <w:jc w:val="center"/>
      </w:pPr>
      <w:r w:rsidRPr="004E1A3B">
        <w:rPr>
          <w:noProof/>
        </w:rPr>
        <w:drawing>
          <wp:inline distT="0" distB="0" distL="0" distR="0" wp14:anchorId="1CD45DAF" wp14:editId="1A1AB8E6">
            <wp:extent cx="5287645" cy="3093085"/>
            <wp:effectExtent l="0" t="0" r="0" b="0"/>
            <wp:docPr id="246" name="图表 1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4BA0F3F5" w14:textId="77777777" w:rsidR="00112A56" w:rsidRPr="00152FA3" w:rsidRDefault="00112A56" w:rsidP="00112A56">
      <w:pPr>
        <w:pStyle w:val="07415"/>
        <w:spacing w:line="360" w:lineRule="auto"/>
        <w:ind w:firstLine="0"/>
        <w:jc w:val="center"/>
        <w:rPr>
          <w:rFonts w:ascii="楷体_GB2312" w:eastAsia="楷体_GB2312" w:hAnsi="Calibri" w:cs="Times New Roman"/>
          <w:kern w:val="2"/>
          <w:sz w:val="21"/>
          <w:szCs w:val="21"/>
        </w:rPr>
      </w:pPr>
      <w:r w:rsidRPr="00152FA3">
        <w:rPr>
          <w:rFonts w:ascii="楷体_GB2312" w:eastAsia="楷体_GB2312" w:hAnsi="Calibri" w:cs="Times New Roman" w:hint="eastAsia"/>
          <w:kern w:val="2"/>
          <w:sz w:val="21"/>
          <w:szCs w:val="21"/>
        </w:rPr>
        <w:t>图5</w:t>
      </w:r>
      <w:r w:rsidRPr="00152FA3">
        <w:rPr>
          <w:rFonts w:ascii="楷体_GB2312" w:eastAsia="楷体_GB2312" w:hAnsi="Calibri" w:cs="Times New Roman"/>
          <w:kern w:val="2"/>
          <w:sz w:val="21"/>
          <w:szCs w:val="21"/>
        </w:rPr>
        <w:t>-</w:t>
      </w:r>
      <w:r>
        <w:rPr>
          <w:rFonts w:ascii="楷体_GB2312" w:eastAsia="楷体_GB2312" w:hAnsi="Calibri" w:cs="Times New Roman"/>
          <w:kern w:val="2"/>
          <w:sz w:val="21"/>
          <w:szCs w:val="21"/>
        </w:rPr>
        <w:t>10</w:t>
      </w:r>
      <w:r w:rsidRPr="00152FA3">
        <w:rPr>
          <w:rFonts w:ascii="楷体_GB2312" w:eastAsia="楷体_GB2312" w:hAnsi="Calibri" w:cs="Times New Roman"/>
          <w:kern w:val="2"/>
          <w:sz w:val="21"/>
          <w:szCs w:val="21"/>
        </w:rPr>
        <w:t xml:space="preserve"> </w:t>
      </w:r>
      <w:r w:rsidRPr="00152FA3">
        <w:rPr>
          <w:rFonts w:ascii="楷体_GB2312" w:eastAsia="楷体_GB2312" w:hAnsi="Calibri" w:cs="Times New Roman" w:hint="eastAsia"/>
          <w:kern w:val="2"/>
          <w:sz w:val="21"/>
          <w:szCs w:val="21"/>
        </w:rPr>
        <w:t>各季度</w:t>
      </w:r>
      <w:r w:rsidRPr="00152FA3">
        <w:rPr>
          <w:rFonts w:ascii="楷体_GB2312" w:eastAsia="楷体_GB2312" w:hAnsi="Calibri" w:cs="Times New Roman"/>
          <w:kern w:val="2"/>
          <w:sz w:val="21"/>
          <w:szCs w:val="21"/>
        </w:rPr>
        <w:t>财报解析</w:t>
      </w:r>
      <w:r>
        <w:rPr>
          <w:rFonts w:ascii="楷体_GB2312" w:eastAsia="楷体_GB2312" w:hAnsi="Calibri" w:cs="Times New Roman" w:hint="eastAsia"/>
          <w:kern w:val="2"/>
          <w:sz w:val="21"/>
          <w:szCs w:val="21"/>
        </w:rPr>
        <w:t>查准率</w:t>
      </w:r>
      <w:r w:rsidRPr="00152FA3">
        <w:rPr>
          <w:rFonts w:ascii="楷体_GB2312" w:eastAsia="楷体_GB2312" w:hAnsi="Calibri" w:cs="Times New Roman"/>
          <w:kern w:val="2"/>
          <w:sz w:val="21"/>
          <w:szCs w:val="21"/>
        </w:rPr>
        <w:t>柱状分布示意图</w:t>
      </w:r>
    </w:p>
    <w:p w14:paraId="78BBE94D" w14:textId="30778786" w:rsidR="00271353" w:rsidRDefault="00C0774E" w:rsidP="00271353">
      <w:pPr>
        <w:pStyle w:val="a0"/>
        <w:spacing w:line="400" w:lineRule="exact"/>
      </w:pPr>
      <w:r>
        <w:rPr>
          <w:rFonts w:hint="eastAsia"/>
        </w:rPr>
        <w:t>查准</w:t>
      </w:r>
      <w:r>
        <w:t>率</w:t>
      </w:r>
      <w:r w:rsidR="00271353">
        <w:t>如图中折现所示，</w:t>
      </w:r>
      <w:r>
        <w:rPr>
          <w:rFonts w:hint="eastAsia"/>
        </w:rPr>
        <w:t>由</w:t>
      </w:r>
      <w:r w:rsidR="00271353">
        <w:t>上表知平均</w:t>
      </w:r>
      <w:r>
        <w:t>查</w:t>
      </w:r>
      <w:r>
        <w:rPr>
          <w:rFonts w:hint="eastAsia"/>
        </w:rPr>
        <w:t>准</w:t>
      </w:r>
      <w:r w:rsidR="00271353">
        <w:t>率为</w:t>
      </w:r>
      <w:r>
        <w:rPr>
          <w:rFonts w:hint="eastAsia"/>
        </w:rPr>
        <w:t>86.97</w:t>
      </w:r>
      <w:r>
        <w:t>%</w:t>
      </w:r>
      <w:r>
        <w:rPr>
          <w:rFonts w:hint="eastAsia"/>
        </w:rPr>
        <w:t>，</w:t>
      </w:r>
      <w:r>
        <w:t>且</w:t>
      </w:r>
      <w:r w:rsidR="00271353">
        <w:rPr>
          <w:rFonts w:hint="eastAsia"/>
        </w:rPr>
        <w:t>各个</w:t>
      </w:r>
      <w:r w:rsidR="00271353">
        <w:t>季度的</w:t>
      </w:r>
      <w:r>
        <w:t>查</w:t>
      </w:r>
      <w:r>
        <w:rPr>
          <w:rFonts w:hint="eastAsia"/>
        </w:rPr>
        <w:t>准</w:t>
      </w:r>
      <w:r w:rsidR="00271353">
        <w:t>率分布较为平均</w:t>
      </w:r>
      <w:r>
        <w:rPr>
          <w:rFonts w:hint="eastAsia"/>
        </w:rPr>
        <w:t>，均大于</w:t>
      </w:r>
      <w:r>
        <w:rPr>
          <w:rFonts w:hint="eastAsia"/>
        </w:rPr>
        <w:t>84</w:t>
      </w:r>
      <w:r>
        <w:t>%</w:t>
      </w:r>
      <w:r>
        <w:t>。可见</w:t>
      </w:r>
      <w:r>
        <w:rPr>
          <w:rFonts w:hint="eastAsia"/>
        </w:rPr>
        <w:t>本</w:t>
      </w:r>
      <w:r w:rsidR="00554003">
        <w:rPr>
          <w:rFonts w:hint="eastAsia"/>
        </w:rPr>
        <w:t>方法</w:t>
      </w:r>
      <w:r>
        <w:t>具有较高的准确率，</w:t>
      </w:r>
      <w:r>
        <w:rPr>
          <w:rFonts w:hint="eastAsia"/>
        </w:rPr>
        <w:t>原因</w:t>
      </w:r>
      <w:r>
        <w:t>在</w:t>
      </w:r>
      <w:r>
        <w:rPr>
          <w:rFonts w:hint="eastAsia"/>
        </w:rPr>
        <w:t>于</w:t>
      </w:r>
      <w:r>
        <w:t>采用了基于框线的表格还原算法，</w:t>
      </w:r>
      <w:r>
        <w:rPr>
          <w:rFonts w:hint="eastAsia"/>
        </w:rPr>
        <w:t>由于</w:t>
      </w:r>
      <w:r>
        <w:t>表格</w:t>
      </w:r>
      <w:r>
        <w:rPr>
          <w:rFonts w:hint="eastAsia"/>
        </w:rPr>
        <w:t>行列</w:t>
      </w:r>
      <w:r>
        <w:t>刻度的确定</w:t>
      </w:r>
      <w:r>
        <w:rPr>
          <w:rFonts w:hint="eastAsia"/>
        </w:rPr>
        <w:t>都是</w:t>
      </w:r>
      <w:r>
        <w:t>基于线条完成的，</w:t>
      </w:r>
      <w:r>
        <w:rPr>
          <w:rFonts w:hint="eastAsia"/>
        </w:rPr>
        <w:t>同时</w:t>
      </w:r>
      <w:r>
        <w:t>文字的填充也基于文字和线条的</w:t>
      </w:r>
      <w:r>
        <w:rPr>
          <w:rFonts w:hint="eastAsia"/>
        </w:rPr>
        <w:t>绝对</w:t>
      </w:r>
      <w:r>
        <w:t>位置关系，因此相对</w:t>
      </w:r>
      <w:r>
        <w:rPr>
          <w:rFonts w:hint="eastAsia"/>
        </w:rPr>
        <w:t>于</w:t>
      </w:r>
      <w:r>
        <w:t>其他的表格解析方式</w:t>
      </w:r>
      <w:r w:rsidR="00E60B48">
        <w:rPr>
          <w:rFonts w:hint="eastAsia"/>
        </w:rPr>
        <w:t>（如</w:t>
      </w:r>
      <w:r w:rsidR="00E60B48">
        <w:t>基于文字流的</w:t>
      </w:r>
      <w:r w:rsidR="00E60B48">
        <w:lastRenderedPageBreak/>
        <w:t>栅格化方式</w:t>
      </w:r>
      <w:r w:rsidR="00E60B48">
        <w:rPr>
          <w:rFonts w:hint="eastAsia"/>
        </w:rPr>
        <w:t>）</w:t>
      </w:r>
      <w:r>
        <w:t>具有更高的准确</w:t>
      </w:r>
      <w:r>
        <w:rPr>
          <w:rFonts w:hint="eastAsia"/>
        </w:rPr>
        <w:t>率</w:t>
      </w:r>
      <w:r>
        <w:t>。</w:t>
      </w:r>
    </w:p>
    <w:p w14:paraId="5BF21878" w14:textId="77777777" w:rsidR="00112A56" w:rsidRDefault="004B3DE2" w:rsidP="00B5269C">
      <w:pPr>
        <w:spacing w:line="288" w:lineRule="auto"/>
        <w:ind w:firstLine="420"/>
      </w:pPr>
      <w:r>
        <w:rPr>
          <w:rFonts w:hint="eastAsia"/>
        </w:rPr>
        <w:t>对未</w:t>
      </w:r>
      <w:r>
        <w:t>能准确解析的</w:t>
      </w:r>
      <w:r>
        <w:rPr>
          <w:rFonts w:hint="eastAsia"/>
        </w:rPr>
        <w:t>表格</w:t>
      </w:r>
      <w:r>
        <w:t>进行分析发现，</w:t>
      </w:r>
      <w:r>
        <w:rPr>
          <w:rFonts w:hint="eastAsia"/>
        </w:rPr>
        <w:t>基本</w:t>
      </w:r>
      <w:r>
        <w:t>是</w:t>
      </w:r>
      <w:r>
        <w:rPr>
          <w:rFonts w:hint="eastAsia"/>
        </w:rPr>
        <w:t>表格跨</w:t>
      </w:r>
      <w:r>
        <w:t>页造成的。由于</w:t>
      </w:r>
      <w:r>
        <w:rPr>
          <w:rFonts w:hint="eastAsia"/>
        </w:rPr>
        <w:t>财务</w:t>
      </w:r>
      <w:r>
        <w:t>报表偏大，不能在一张</w:t>
      </w:r>
      <w:r>
        <w:t>PDF</w:t>
      </w:r>
      <w:r>
        <w:t>页面上显示，因此在</w:t>
      </w:r>
      <w:r>
        <w:t>PDF</w:t>
      </w:r>
      <w:r>
        <w:rPr>
          <w:rFonts w:hint="eastAsia"/>
        </w:rPr>
        <w:t>中</w:t>
      </w:r>
      <w:r>
        <w:t>的财报往往横跨了多页</w:t>
      </w:r>
      <w:r>
        <w:t>PDF</w:t>
      </w:r>
      <w:r>
        <w:t>，因此容易遗漏某些信息。</w:t>
      </w:r>
      <w:r>
        <w:rPr>
          <w:rFonts w:hint="eastAsia"/>
        </w:rPr>
        <w:t>该</w:t>
      </w:r>
      <w:r>
        <w:t>问题也是</w:t>
      </w:r>
      <w:r>
        <w:t>PDF</w:t>
      </w:r>
      <w:r>
        <w:t>中表格解析的难点问题</w:t>
      </w:r>
      <w:r>
        <w:rPr>
          <w:rFonts w:hint="eastAsia"/>
        </w:rPr>
        <w:t>。</w:t>
      </w:r>
      <w:r>
        <w:t>对于</w:t>
      </w:r>
      <w:r>
        <w:rPr>
          <w:rFonts w:hint="eastAsia"/>
        </w:rPr>
        <w:t>该部分</w:t>
      </w:r>
      <w:r>
        <w:t>的说明</w:t>
      </w:r>
      <w:r>
        <w:rPr>
          <w:rFonts w:hint="eastAsia"/>
        </w:rPr>
        <w:t>已</w:t>
      </w:r>
      <w:r>
        <w:t>在</w:t>
      </w:r>
      <w:r>
        <w:rPr>
          <w:rFonts w:hint="eastAsia"/>
        </w:rPr>
        <w:t>第四章</w:t>
      </w:r>
      <w:r>
        <w:t>的第二小节做了介绍。</w:t>
      </w:r>
      <w:r>
        <w:rPr>
          <w:rFonts w:hint="eastAsia"/>
        </w:rPr>
        <w:t>通过</w:t>
      </w:r>
      <w:r>
        <w:t>综合考虑列数，表格在页面中的相对位置等因素综合</w:t>
      </w:r>
      <w:r>
        <w:rPr>
          <w:rFonts w:hint="eastAsia"/>
        </w:rPr>
        <w:t>处理</w:t>
      </w:r>
      <w:r>
        <w:t>表格跨页问题，经过优化，</w:t>
      </w:r>
      <w:r>
        <w:rPr>
          <w:rFonts w:hint="eastAsia"/>
        </w:rPr>
        <w:t>准确</w:t>
      </w:r>
      <w:r>
        <w:t>率还是</w:t>
      </w:r>
      <w:r>
        <w:rPr>
          <w:rFonts w:hint="eastAsia"/>
        </w:rPr>
        <w:t>比较</w:t>
      </w:r>
      <w:r>
        <w:t>理想的。</w:t>
      </w:r>
    </w:p>
    <w:p w14:paraId="71A1AA34" w14:textId="77777777" w:rsidR="00551FEE" w:rsidRDefault="00551FEE" w:rsidP="00B5269C">
      <w:pPr>
        <w:numPr>
          <w:ilvl w:val="0"/>
          <w:numId w:val="16"/>
        </w:numPr>
        <w:spacing w:line="360" w:lineRule="auto"/>
      </w:pPr>
      <w:r>
        <w:rPr>
          <w:rFonts w:hint="eastAsia"/>
        </w:rPr>
        <w:t>沪深</w:t>
      </w:r>
      <w:r>
        <w:t>上市</w:t>
      </w:r>
      <w:r>
        <w:rPr>
          <w:rFonts w:hint="eastAsia"/>
        </w:rPr>
        <w:t>公司</w:t>
      </w:r>
      <w:r>
        <w:t>财报中财务报表</w:t>
      </w:r>
      <w:r>
        <w:rPr>
          <w:rFonts w:hint="eastAsia"/>
        </w:rPr>
        <w:t>的</w:t>
      </w:r>
      <w:r>
        <w:rPr>
          <w:rFonts w:hint="eastAsia"/>
        </w:rPr>
        <w:t>F</w:t>
      </w:r>
      <w:r>
        <w:t>值分析</w:t>
      </w:r>
    </w:p>
    <w:p w14:paraId="620B7B55" w14:textId="77777777" w:rsidR="003E35C6" w:rsidRDefault="00551FEE" w:rsidP="00B5269C">
      <w:pPr>
        <w:spacing w:line="400" w:lineRule="exact"/>
        <w:ind w:firstLine="420"/>
      </w:pPr>
      <w:r>
        <w:rPr>
          <w:rFonts w:hint="eastAsia"/>
        </w:rPr>
        <w:t>根据公式</w:t>
      </w:r>
      <w:r>
        <w:t>计算</w:t>
      </w:r>
      <w:r>
        <w:rPr>
          <w:rFonts w:hint="eastAsia"/>
        </w:rPr>
        <w:t>F</w:t>
      </w:r>
      <w:r>
        <w:t>指数，</w:t>
      </w:r>
      <w:r>
        <w:rPr>
          <w:rFonts w:hint="eastAsia"/>
        </w:rPr>
        <w:t>取</w:t>
      </w:r>
      <w:r>
        <w:sym w:font="Symbol" w:char="F062"/>
      </w:r>
      <w:r>
        <w:rPr>
          <w:rFonts w:hint="eastAsia"/>
        </w:rPr>
        <w:t>值</w:t>
      </w:r>
      <w:r>
        <w:t>为</w:t>
      </w:r>
      <w:r>
        <w:rPr>
          <w:rFonts w:hint="eastAsia"/>
        </w:rPr>
        <w:t>1</w:t>
      </w:r>
      <w:r>
        <w:rPr>
          <w:rFonts w:hint="eastAsia"/>
        </w:rPr>
        <w:t>，</w:t>
      </w:r>
      <w:r>
        <w:t>即查全率与查准率同等重要。计算</w:t>
      </w:r>
      <w:r>
        <w:rPr>
          <w:rFonts w:hint="eastAsia"/>
        </w:rPr>
        <w:t>出</w:t>
      </w:r>
      <w:r>
        <w:t>的</w:t>
      </w:r>
      <w:r>
        <w:rPr>
          <w:rFonts w:hint="eastAsia"/>
        </w:rPr>
        <w:t>各个</w:t>
      </w:r>
      <w:r>
        <w:t>季度的</w:t>
      </w:r>
      <w:r>
        <w:t>F</w:t>
      </w:r>
      <w:r>
        <w:t>值</w:t>
      </w:r>
      <w:r>
        <w:rPr>
          <w:rFonts w:hint="eastAsia"/>
        </w:rPr>
        <w:t>如</w:t>
      </w:r>
      <w:r>
        <w:t>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0"/>
        <w:gridCol w:w="1430"/>
        <w:gridCol w:w="1431"/>
        <w:gridCol w:w="1431"/>
        <w:gridCol w:w="1431"/>
        <w:gridCol w:w="1431"/>
      </w:tblGrid>
      <w:tr w:rsidR="003525A8" w14:paraId="64C97817" w14:textId="77777777" w:rsidTr="003525A8">
        <w:trPr>
          <w:jc w:val="center"/>
        </w:trPr>
        <w:tc>
          <w:tcPr>
            <w:tcW w:w="1430" w:type="dxa"/>
            <w:shd w:val="clear" w:color="auto" w:fill="auto"/>
          </w:tcPr>
          <w:p w14:paraId="6D876230" w14:textId="77777777" w:rsidR="00551FEE" w:rsidRDefault="00551FEE" w:rsidP="003525A8">
            <w:pPr>
              <w:jc w:val="center"/>
            </w:pPr>
          </w:p>
        </w:tc>
        <w:tc>
          <w:tcPr>
            <w:tcW w:w="1430" w:type="dxa"/>
            <w:shd w:val="clear" w:color="auto" w:fill="auto"/>
          </w:tcPr>
          <w:p w14:paraId="7DCEC45E" w14:textId="77777777" w:rsidR="00551FEE" w:rsidRDefault="00551FEE" w:rsidP="003525A8">
            <w:pPr>
              <w:jc w:val="center"/>
            </w:pPr>
            <w:r>
              <w:rPr>
                <w:rFonts w:hint="eastAsia"/>
              </w:rPr>
              <w:t>一季度</w:t>
            </w:r>
            <w:r>
              <w:t>财报</w:t>
            </w:r>
          </w:p>
        </w:tc>
        <w:tc>
          <w:tcPr>
            <w:tcW w:w="1431" w:type="dxa"/>
            <w:shd w:val="clear" w:color="auto" w:fill="auto"/>
          </w:tcPr>
          <w:p w14:paraId="005050F3" w14:textId="77777777" w:rsidR="00551FEE" w:rsidRDefault="00551FEE" w:rsidP="003525A8">
            <w:pPr>
              <w:jc w:val="center"/>
            </w:pPr>
            <w:r>
              <w:rPr>
                <w:rFonts w:hint="eastAsia"/>
              </w:rPr>
              <w:t>半年</w:t>
            </w:r>
            <w:r>
              <w:t>财报</w:t>
            </w:r>
          </w:p>
        </w:tc>
        <w:tc>
          <w:tcPr>
            <w:tcW w:w="1431" w:type="dxa"/>
            <w:shd w:val="clear" w:color="auto" w:fill="auto"/>
          </w:tcPr>
          <w:p w14:paraId="243E2510" w14:textId="77777777" w:rsidR="00551FEE" w:rsidRDefault="00551FEE" w:rsidP="003525A8">
            <w:pPr>
              <w:jc w:val="center"/>
            </w:pPr>
            <w:r>
              <w:rPr>
                <w:rFonts w:hint="eastAsia"/>
              </w:rPr>
              <w:t>三季度</w:t>
            </w:r>
            <w:r>
              <w:t>财报</w:t>
            </w:r>
          </w:p>
        </w:tc>
        <w:tc>
          <w:tcPr>
            <w:tcW w:w="1431" w:type="dxa"/>
            <w:shd w:val="clear" w:color="auto" w:fill="auto"/>
          </w:tcPr>
          <w:p w14:paraId="7F20A5C9" w14:textId="77777777" w:rsidR="00551FEE" w:rsidRDefault="00551FEE" w:rsidP="003525A8">
            <w:pPr>
              <w:jc w:val="center"/>
            </w:pPr>
            <w:r>
              <w:rPr>
                <w:rFonts w:hint="eastAsia"/>
              </w:rPr>
              <w:t>全年</w:t>
            </w:r>
            <w:r>
              <w:t>财报</w:t>
            </w:r>
          </w:p>
        </w:tc>
        <w:tc>
          <w:tcPr>
            <w:tcW w:w="1431" w:type="dxa"/>
            <w:shd w:val="clear" w:color="auto" w:fill="auto"/>
          </w:tcPr>
          <w:p w14:paraId="2285097B" w14:textId="77777777" w:rsidR="00551FEE" w:rsidRDefault="00551FEE" w:rsidP="003525A8">
            <w:pPr>
              <w:jc w:val="center"/>
            </w:pPr>
            <w:r>
              <w:rPr>
                <w:rFonts w:hint="eastAsia"/>
              </w:rPr>
              <w:t>总</w:t>
            </w:r>
            <w:r>
              <w:t>计</w:t>
            </w:r>
          </w:p>
        </w:tc>
      </w:tr>
      <w:tr w:rsidR="003525A8" w14:paraId="32146BB0" w14:textId="77777777" w:rsidTr="003525A8">
        <w:trPr>
          <w:jc w:val="center"/>
        </w:trPr>
        <w:tc>
          <w:tcPr>
            <w:tcW w:w="1430" w:type="dxa"/>
            <w:shd w:val="clear" w:color="auto" w:fill="auto"/>
          </w:tcPr>
          <w:p w14:paraId="20110457" w14:textId="77777777" w:rsidR="00551FEE" w:rsidRDefault="00551FEE" w:rsidP="003525A8">
            <w:pPr>
              <w:jc w:val="center"/>
            </w:pPr>
            <w:r>
              <w:rPr>
                <w:rFonts w:hint="eastAsia"/>
              </w:rPr>
              <w:t>查全率</w:t>
            </w:r>
          </w:p>
        </w:tc>
        <w:tc>
          <w:tcPr>
            <w:tcW w:w="1430" w:type="dxa"/>
            <w:shd w:val="clear" w:color="auto" w:fill="auto"/>
          </w:tcPr>
          <w:p w14:paraId="47E04C5B" w14:textId="77777777" w:rsidR="00551FEE" w:rsidRDefault="00551FEE" w:rsidP="003525A8">
            <w:pPr>
              <w:jc w:val="center"/>
            </w:pPr>
            <w:r>
              <w:rPr>
                <w:rFonts w:hint="eastAsia"/>
              </w:rPr>
              <w:t>61.33</w:t>
            </w:r>
            <w:r>
              <w:t>%</w:t>
            </w:r>
          </w:p>
        </w:tc>
        <w:tc>
          <w:tcPr>
            <w:tcW w:w="1431" w:type="dxa"/>
            <w:shd w:val="clear" w:color="auto" w:fill="auto"/>
          </w:tcPr>
          <w:p w14:paraId="02DE153B" w14:textId="77777777" w:rsidR="00551FEE" w:rsidRDefault="00551FEE" w:rsidP="003525A8">
            <w:pPr>
              <w:jc w:val="center"/>
            </w:pPr>
            <w:r>
              <w:rPr>
                <w:rFonts w:hint="eastAsia"/>
              </w:rPr>
              <w:t>61.91</w:t>
            </w:r>
            <w:r>
              <w:t>%</w:t>
            </w:r>
          </w:p>
        </w:tc>
        <w:tc>
          <w:tcPr>
            <w:tcW w:w="1431" w:type="dxa"/>
            <w:shd w:val="clear" w:color="auto" w:fill="auto"/>
          </w:tcPr>
          <w:p w14:paraId="1CE12791" w14:textId="77777777" w:rsidR="00551FEE" w:rsidRDefault="00551FEE" w:rsidP="003525A8">
            <w:pPr>
              <w:jc w:val="center"/>
            </w:pPr>
            <w:r>
              <w:rPr>
                <w:rFonts w:hint="eastAsia"/>
              </w:rPr>
              <w:t>88.65</w:t>
            </w:r>
            <w:r>
              <w:t>%</w:t>
            </w:r>
          </w:p>
        </w:tc>
        <w:tc>
          <w:tcPr>
            <w:tcW w:w="1431" w:type="dxa"/>
            <w:shd w:val="clear" w:color="auto" w:fill="auto"/>
          </w:tcPr>
          <w:p w14:paraId="04B7A2D3" w14:textId="77777777" w:rsidR="00551FEE" w:rsidRDefault="00551FEE" w:rsidP="003525A8">
            <w:pPr>
              <w:jc w:val="center"/>
            </w:pPr>
            <w:r>
              <w:rPr>
                <w:rFonts w:hint="eastAsia"/>
              </w:rPr>
              <w:t>65.42</w:t>
            </w:r>
            <w:r>
              <w:t>%</w:t>
            </w:r>
          </w:p>
        </w:tc>
        <w:tc>
          <w:tcPr>
            <w:tcW w:w="1431" w:type="dxa"/>
            <w:shd w:val="clear" w:color="auto" w:fill="auto"/>
          </w:tcPr>
          <w:p w14:paraId="13EE252A" w14:textId="77777777" w:rsidR="00551FEE" w:rsidRDefault="00551FEE" w:rsidP="003525A8">
            <w:pPr>
              <w:jc w:val="center"/>
            </w:pPr>
            <w:r>
              <w:rPr>
                <w:rFonts w:hint="eastAsia"/>
              </w:rPr>
              <w:t>69.40</w:t>
            </w:r>
            <w:r>
              <w:t>%</w:t>
            </w:r>
          </w:p>
        </w:tc>
      </w:tr>
      <w:tr w:rsidR="003525A8" w14:paraId="57104BDF" w14:textId="77777777" w:rsidTr="003525A8">
        <w:trPr>
          <w:jc w:val="center"/>
        </w:trPr>
        <w:tc>
          <w:tcPr>
            <w:tcW w:w="1430" w:type="dxa"/>
            <w:shd w:val="clear" w:color="auto" w:fill="auto"/>
          </w:tcPr>
          <w:p w14:paraId="547417F4" w14:textId="77777777" w:rsidR="00551FEE" w:rsidRDefault="00551FEE" w:rsidP="003525A8">
            <w:pPr>
              <w:jc w:val="center"/>
            </w:pPr>
            <w:r>
              <w:rPr>
                <w:rFonts w:hint="eastAsia"/>
              </w:rPr>
              <w:t>查准率</w:t>
            </w:r>
          </w:p>
        </w:tc>
        <w:tc>
          <w:tcPr>
            <w:tcW w:w="1430" w:type="dxa"/>
            <w:shd w:val="clear" w:color="auto" w:fill="auto"/>
          </w:tcPr>
          <w:p w14:paraId="04C7BD64" w14:textId="77777777" w:rsidR="00551FEE" w:rsidRDefault="00551FEE" w:rsidP="003525A8">
            <w:pPr>
              <w:jc w:val="center"/>
            </w:pPr>
            <w:r>
              <w:t>87.94%</w:t>
            </w:r>
          </w:p>
        </w:tc>
        <w:tc>
          <w:tcPr>
            <w:tcW w:w="1431" w:type="dxa"/>
            <w:shd w:val="clear" w:color="auto" w:fill="auto"/>
          </w:tcPr>
          <w:p w14:paraId="7DB95F52" w14:textId="77777777" w:rsidR="00551FEE" w:rsidRDefault="00551FEE" w:rsidP="003525A8">
            <w:pPr>
              <w:jc w:val="center"/>
            </w:pPr>
            <w:r>
              <w:t>84.16%</w:t>
            </w:r>
          </w:p>
        </w:tc>
        <w:tc>
          <w:tcPr>
            <w:tcW w:w="1431" w:type="dxa"/>
            <w:shd w:val="clear" w:color="auto" w:fill="auto"/>
          </w:tcPr>
          <w:p w14:paraId="4B8ABD42" w14:textId="77777777" w:rsidR="00551FEE" w:rsidRDefault="00551FEE" w:rsidP="003525A8">
            <w:pPr>
              <w:jc w:val="center"/>
            </w:pPr>
            <w:r>
              <w:rPr>
                <w:rFonts w:hint="eastAsia"/>
              </w:rPr>
              <w:t>88.87</w:t>
            </w:r>
            <w:r>
              <w:t>%</w:t>
            </w:r>
          </w:p>
        </w:tc>
        <w:tc>
          <w:tcPr>
            <w:tcW w:w="1431" w:type="dxa"/>
            <w:shd w:val="clear" w:color="auto" w:fill="auto"/>
          </w:tcPr>
          <w:p w14:paraId="248B592E" w14:textId="77777777" w:rsidR="00551FEE" w:rsidRDefault="00551FEE" w:rsidP="003525A8">
            <w:pPr>
              <w:jc w:val="center"/>
            </w:pPr>
            <w:r>
              <w:t>86.11%</w:t>
            </w:r>
          </w:p>
        </w:tc>
        <w:tc>
          <w:tcPr>
            <w:tcW w:w="1431" w:type="dxa"/>
            <w:shd w:val="clear" w:color="auto" w:fill="auto"/>
          </w:tcPr>
          <w:p w14:paraId="10E90923" w14:textId="77777777" w:rsidR="00551FEE" w:rsidRDefault="00551FEE" w:rsidP="003525A8">
            <w:pPr>
              <w:jc w:val="center"/>
            </w:pPr>
            <w:r>
              <w:rPr>
                <w:rFonts w:hint="eastAsia"/>
              </w:rPr>
              <w:t>86.97</w:t>
            </w:r>
            <w:r>
              <w:t>%</w:t>
            </w:r>
          </w:p>
        </w:tc>
      </w:tr>
      <w:tr w:rsidR="003525A8" w14:paraId="5DB901F1" w14:textId="77777777" w:rsidTr="003525A8">
        <w:trPr>
          <w:jc w:val="center"/>
        </w:trPr>
        <w:tc>
          <w:tcPr>
            <w:tcW w:w="1430" w:type="dxa"/>
            <w:shd w:val="clear" w:color="auto" w:fill="auto"/>
          </w:tcPr>
          <w:p w14:paraId="273B80C8" w14:textId="77777777" w:rsidR="00551FEE" w:rsidRDefault="00551FEE" w:rsidP="003525A8">
            <w:pPr>
              <w:jc w:val="center"/>
            </w:pPr>
            <w:r>
              <w:rPr>
                <w:rFonts w:hint="eastAsia"/>
              </w:rPr>
              <w:t>F</w:t>
            </w:r>
            <w:r>
              <w:t>值</w:t>
            </w:r>
          </w:p>
        </w:tc>
        <w:tc>
          <w:tcPr>
            <w:tcW w:w="1430" w:type="dxa"/>
            <w:shd w:val="clear" w:color="auto" w:fill="auto"/>
          </w:tcPr>
          <w:p w14:paraId="30C8392C" w14:textId="77777777" w:rsidR="00551FEE" w:rsidRDefault="00551FEE" w:rsidP="003525A8">
            <w:pPr>
              <w:jc w:val="center"/>
            </w:pPr>
            <w:r>
              <w:rPr>
                <w:rFonts w:hint="eastAsia"/>
              </w:rPr>
              <w:t>72.48</w:t>
            </w:r>
            <w:r>
              <w:t>%</w:t>
            </w:r>
          </w:p>
        </w:tc>
        <w:tc>
          <w:tcPr>
            <w:tcW w:w="1431" w:type="dxa"/>
            <w:shd w:val="clear" w:color="auto" w:fill="auto"/>
          </w:tcPr>
          <w:p w14:paraId="0C460F86" w14:textId="77777777" w:rsidR="00551FEE" w:rsidRDefault="00551FEE" w:rsidP="003525A8">
            <w:pPr>
              <w:jc w:val="center"/>
            </w:pPr>
            <w:r>
              <w:rPr>
                <w:rFonts w:hint="eastAsia"/>
              </w:rPr>
              <w:t>71.23</w:t>
            </w:r>
            <w:r>
              <w:t>%</w:t>
            </w:r>
          </w:p>
        </w:tc>
        <w:tc>
          <w:tcPr>
            <w:tcW w:w="1431" w:type="dxa"/>
            <w:shd w:val="clear" w:color="auto" w:fill="auto"/>
          </w:tcPr>
          <w:p w14:paraId="76CE468B" w14:textId="77777777" w:rsidR="00551FEE" w:rsidRDefault="00551FEE" w:rsidP="003525A8">
            <w:pPr>
              <w:jc w:val="center"/>
            </w:pPr>
            <w:r>
              <w:rPr>
                <w:rFonts w:hint="eastAsia"/>
              </w:rPr>
              <w:t>88.76</w:t>
            </w:r>
            <w:r>
              <w:t>%</w:t>
            </w:r>
          </w:p>
        </w:tc>
        <w:tc>
          <w:tcPr>
            <w:tcW w:w="1431" w:type="dxa"/>
            <w:shd w:val="clear" w:color="auto" w:fill="auto"/>
          </w:tcPr>
          <w:p w14:paraId="62752B8B" w14:textId="77777777" w:rsidR="00551FEE" w:rsidRDefault="004773ED" w:rsidP="003525A8">
            <w:pPr>
              <w:jc w:val="center"/>
            </w:pPr>
            <w:r>
              <w:rPr>
                <w:rFonts w:hint="eastAsia"/>
              </w:rPr>
              <w:t>7</w:t>
            </w:r>
            <w:r>
              <w:t>4.17%</w:t>
            </w:r>
          </w:p>
        </w:tc>
        <w:tc>
          <w:tcPr>
            <w:tcW w:w="1431" w:type="dxa"/>
            <w:shd w:val="clear" w:color="auto" w:fill="auto"/>
          </w:tcPr>
          <w:p w14:paraId="441466D0" w14:textId="77777777" w:rsidR="00551FEE" w:rsidRDefault="004773ED" w:rsidP="003525A8">
            <w:pPr>
              <w:jc w:val="center"/>
            </w:pPr>
            <w:r>
              <w:rPr>
                <w:rFonts w:hint="eastAsia"/>
              </w:rPr>
              <w:t>77.56</w:t>
            </w:r>
            <w:r>
              <w:t>%</w:t>
            </w:r>
          </w:p>
        </w:tc>
      </w:tr>
    </w:tbl>
    <w:p w14:paraId="1D8C663A" w14:textId="77777777" w:rsidR="001D3D5B" w:rsidRPr="001D3D5B" w:rsidRDefault="004773ED" w:rsidP="001D3D5B">
      <w:pPr>
        <w:pStyle w:val="07415"/>
        <w:spacing w:line="360" w:lineRule="auto"/>
        <w:ind w:firstLine="0"/>
        <w:jc w:val="center"/>
        <w:rPr>
          <w:rFonts w:ascii="楷体_GB2312" w:eastAsia="楷体_GB2312" w:hAnsi="Calibri" w:cs="Times New Roman"/>
          <w:kern w:val="2"/>
          <w:sz w:val="21"/>
          <w:szCs w:val="21"/>
        </w:rPr>
      </w:pPr>
      <w:r>
        <w:tab/>
      </w:r>
      <w:r w:rsidR="001D3D5B" w:rsidRPr="00CD1811">
        <w:rPr>
          <w:rFonts w:ascii="楷体_GB2312" w:eastAsia="楷体_GB2312" w:hAnsi="Calibri" w:cs="Times New Roman" w:hint="eastAsia"/>
          <w:kern w:val="2"/>
          <w:sz w:val="21"/>
          <w:szCs w:val="21"/>
        </w:rPr>
        <w:t>表5</w:t>
      </w:r>
      <w:r w:rsidR="001D3D5B" w:rsidRPr="00CD1811">
        <w:rPr>
          <w:rFonts w:ascii="楷体_GB2312" w:eastAsia="楷体_GB2312" w:hAnsi="Calibri" w:cs="Times New Roman"/>
          <w:kern w:val="2"/>
          <w:sz w:val="21"/>
          <w:szCs w:val="21"/>
        </w:rPr>
        <w:t>-</w:t>
      </w:r>
      <w:r w:rsidR="001D3D5B">
        <w:rPr>
          <w:rFonts w:ascii="楷体_GB2312" w:eastAsia="楷体_GB2312" w:hAnsi="Calibri" w:cs="Times New Roman"/>
          <w:kern w:val="2"/>
          <w:sz w:val="21"/>
          <w:szCs w:val="21"/>
        </w:rPr>
        <w:t>3</w:t>
      </w:r>
      <w:r w:rsidR="001D3D5B" w:rsidRPr="00CD1811">
        <w:rPr>
          <w:rFonts w:ascii="楷体_GB2312" w:eastAsia="楷体_GB2312" w:hAnsi="Calibri" w:cs="Times New Roman"/>
          <w:kern w:val="2"/>
          <w:sz w:val="21"/>
          <w:szCs w:val="21"/>
        </w:rPr>
        <w:t xml:space="preserve"> 2012</w:t>
      </w:r>
      <w:r w:rsidR="001D3D5B" w:rsidRPr="00CD1811">
        <w:rPr>
          <w:rFonts w:ascii="楷体_GB2312" w:eastAsia="楷体_GB2312" w:hAnsi="Calibri" w:cs="Times New Roman" w:hint="eastAsia"/>
          <w:kern w:val="2"/>
          <w:sz w:val="21"/>
          <w:szCs w:val="21"/>
        </w:rPr>
        <w:t>至2013年度</w:t>
      </w:r>
      <w:r w:rsidR="001D3D5B" w:rsidRPr="00CD1811">
        <w:rPr>
          <w:rFonts w:ascii="楷体_GB2312" w:eastAsia="楷体_GB2312" w:hAnsi="Calibri" w:cs="Times New Roman"/>
          <w:kern w:val="2"/>
          <w:sz w:val="21"/>
          <w:szCs w:val="21"/>
        </w:rPr>
        <w:t>财务报表</w:t>
      </w:r>
      <w:r w:rsidR="001D3D5B">
        <w:rPr>
          <w:rFonts w:ascii="楷体_GB2312" w:eastAsia="楷体_GB2312" w:hAnsi="Calibri" w:cs="Times New Roman" w:hint="eastAsia"/>
          <w:kern w:val="2"/>
          <w:sz w:val="21"/>
          <w:szCs w:val="21"/>
        </w:rPr>
        <w:t>F</w:t>
      </w:r>
      <w:r w:rsidR="001D3D5B">
        <w:rPr>
          <w:rFonts w:ascii="楷体_GB2312" w:eastAsia="楷体_GB2312" w:hAnsi="Calibri" w:cs="Times New Roman"/>
          <w:kern w:val="2"/>
          <w:sz w:val="21"/>
          <w:szCs w:val="21"/>
        </w:rPr>
        <w:t>值</w:t>
      </w:r>
      <w:r w:rsidR="001D3D5B" w:rsidRPr="00CD1811">
        <w:rPr>
          <w:rFonts w:ascii="楷体_GB2312" w:eastAsia="楷体_GB2312" w:hAnsi="Calibri" w:cs="Times New Roman"/>
          <w:kern w:val="2"/>
          <w:sz w:val="21"/>
          <w:szCs w:val="21"/>
        </w:rPr>
        <w:t>统计</w:t>
      </w:r>
      <w:r w:rsidR="001D3D5B" w:rsidRPr="00CD1811">
        <w:rPr>
          <w:rFonts w:ascii="楷体_GB2312" w:eastAsia="楷体_GB2312" w:hAnsi="Calibri" w:cs="Times New Roman" w:hint="eastAsia"/>
          <w:kern w:val="2"/>
          <w:sz w:val="21"/>
          <w:szCs w:val="21"/>
        </w:rPr>
        <w:t>情况</w:t>
      </w:r>
    </w:p>
    <w:p w14:paraId="2E3A7339" w14:textId="5D7985CD" w:rsidR="00551FEE" w:rsidRDefault="004773ED" w:rsidP="00B5269C">
      <w:pPr>
        <w:spacing w:line="288" w:lineRule="auto"/>
        <w:ind w:firstLine="420"/>
      </w:pPr>
      <w:r>
        <w:rPr>
          <w:rFonts w:hint="eastAsia"/>
        </w:rPr>
        <w:t>可见</w:t>
      </w:r>
      <w:r>
        <w:t>在查全率与查准率同等重要的情况下，本</w:t>
      </w:r>
      <w:r w:rsidR="00554003">
        <w:rPr>
          <w:rFonts w:hint="eastAsia"/>
        </w:rPr>
        <w:t>方法</w:t>
      </w:r>
      <w:r>
        <w:t>的</w:t>
      </w:r>
      <w:r>
        <w:t>F</w:t>
      </w:r>
      <w:r>
        <w:t>值</w:t>
      </w:r>
      <w:r>
        <w:rPr>
          <w:rFonts w:hint="eastAsia"/>
        </w:rPr>
        <w:t>平均</w:t>
      </w:r>
      <w:r>
        <w:t>为</w:t>
      </w:r>
      <w:r>
        <w:rPr>
          <w:rFonts w:hint="eastAsia"/>
        </w:rPr>
        <w:t>77.56%</w:t>
      </w:r>
      <w:r>
        <w:t>。</w:t>
      </w:r>
      <w:r>
        <w:rPr>
          <w:rFonts w:hint="eastAsia"/>
        </w:rPr>
        <w:t>而</w:t>
      </w:r>
      <w:r>
        <w:t>事实上本系统</w:t>
      </w:r>
      <w:r>
        <w:rPr>
          <w:rFonts w:hint="eastAsia"/>
        </w:rPr>
        <w:t>优先</w:t>
      </w:r>
      <w:r>
        <w:t>考虑的是查准率。由于采用了基于框线的表格还原算法，因此准确率</w:t>
      </w:r>
      <w:r>
        <w:rPr>
          <w:rFonts w:hint="eastAsia"/>
        </w:rPr>
        <w:t>得到</w:t>
      </w:r>
      <w:r>
        <w:t>了较好的效果。同时</w:t>
      </w:r>
      <w:r>
        <w:rPr>
          <w:rFonts w:hint="eastAsia"/>
        </w:rPr>
        <w:t>也</w:t>
      </w:r>
      <w:r>
        <w:t>舍弃了部分查全率。因此本系统更加适合比较正规的表格解析</w:t>
      </w:r>
      <w:r>
        <w:rPr>
          <w:rFonts w:hint="eastAsia"/>
        </w:rPr>
        <w:t>，</w:t>
      </w:r>
      <w:r>
        <w:t>例如</w:t>
      </w:r>
      <w:r>
        <w:rPr>
          <w:rFonts w:hint="eastAsia"/>
        </w:rPr>
        <w:t>财务</w:t>
      </w:r>
      <w:r>
        <w:t>报表等统计信息，由于相对规范，</w:t>
      </w:r>
      <w:r>
        <w:rPr>
          <w:rFonts w:hint="eastAsia"/>
        </w:rPr>
        <w:t>通常</w:t>
      </w:r>
      <w:r>
        <w:t>都是带有线条的，</w:t>
      </w:r>
      <w:r>
        <w:rPr>
          <w:rFonts w:hint="eastAsia"/>
        </w:rPr>
        <w:t>因此</w:t>
      </w:r>
      <w:r>
        <w:t>本</w:t>
      </w:r>
      <w:r w:rsidR="00554003">
        <w:rPr>
          <w:rFonts w:hint="eastAsia"/>
        </w:rPr>
        <w:t>方法</w:t>
      </w:r>
      <w:r>
        <w:t>能较好的完成</w:t>
      </w:r>
      <w:r>
        <w:rPr>
          <w:rFonts w:hint="eastAsia"/>
        </w:rPr>
        <w:t>该类</w:t>
      </w:r>
      <w:r>
        <w:t>表格的解析工作。</w:t>
      </w:r>
    </w:p>
    <w:p w14:paraId="1363155F" w14:textId="77777777" w:rsidR="003A3CD3" w:rsidRDefault="003A3CD3" w:rsidP="00C44F6F">
      <w:pPr>
        <w:pStyle w:val="afa"/>
        <w:numPr>
          <w:ilvl w:val="0"/>
          <w:numId w:val="16"/>
        </w:numPr>
        <w:ind w:firstLineChars="0"/>
      </w:pPr>
      <w:r>
        <w:rPr>
          <w:rFonts w:hint="eastAsia"/>
        </w:rPr>
        <w:t>财务</w:t>
      </w:r>
      <w:r>
        <w:t>报表</w:t>
      </w:r>
      <w:r>
        <w:rPr>
          <w:rFonts w:hint="eastAsia"/>
        </w:rPr>
        <w:t>解析成果</w:t>
      </w:r>
      <w:r>
        <w:t>展示</w:t>
      </w:r>
    </w:p>
    <w:p w14:paraId="5B3791CF" w14:textId="77777777" w:rsidR="00896E57" w:rsidRDefault="00896E57" w:rsidP="00896E57">
      <w:pPr>
        <w:jc w:val="center"/>
      </w:pPr>
      <w:r>
        <w:rPr>
          <w:noProof/>
        </w:rPr>
        <w:drawing>
          <wp:inline distT="0" distB="0" distL="0" distR="0" wp14:anchorId="0E341D7C" wp14:editId="005BCDEE">
            <wp:extent cx="4415987" cy="3671782"/>
            <wp:effectExtent l="19050" t="19050" r="22860" b="2413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25509" cy="3679699"/>
                    </a:xfrm>
                    <a:prstGeom prst="rect">
                      <a:avLst/>
                    </a:prstGeom>
                    <a:ln>
                      <a:solidFill>
                        <a:schemeClr val="tx1"/>
                      </a:solidFill>
                    </a:ln>
                  </pic:spPr>
                </pic:pic>
              </a:graphicData>
            </a:graphic>
          </wp:inline>
        </w:drawing>
      </w:r>
    </w:p>
    <w:p w14:paraId="7DE1AA28" w14:textId="77777777" w:rsidR="00896E57" w:rsidRPr="001D3D5B" w:rsidRDefault="00896E57" w:rsidP="00896E57">
      <w:pPr>
        <w:pStyle w:val="07415"/>
        <w:spacing w:line="360" w:lineRule="auto"/>
        <w:ind w:firstLine="0"/>
        <w:jc w:val="center"/>
        <w:rPr>
          <w:rFonts w:ascii="楷体_GB2312" w:eastAsia="楷体_GB2312" w:hAnsi="Calibri" w:cs="Times New Roman"/>
          <w:kern w:val="2"/>
          <w:sz w:val="21"/>
          <w:szCs w:val="21"/>
        </w:rPr>
      </w:pPr>
      <w:r>
        <w:tab/>
      </w:r>
      <w:r>
        <w:rPr>
          <w:rFonts w:ascii="楷体_GB2312" w:eastAsia="楷体_GB2312" w:hAnsi="Calibri" w:cs="Times New Roman" w:hint="eastAsia"/>
          <w:kern w:val="2"/>
          <w:sz w:val="21"/>
          <w:szCs w:val="21"/>
        </w:rPr>
        <w:t>图</w:t>
      </w:r>
      <w:r w:rsidRPr="00CD1811">
        <w:rPr>
          <w:rFonts w:ascii="楷体_GB2312" w:eastAsia="楷体_GB2312" w:hAnsi="Calibri" w:cs="Times New Roman" w:hint="eastAsia"/>
          <w:kern w:val="2"/>
          <w:sz w:val="21"/>
          <w:szCs w:val="21"/>
        </w:rPr>
        <w:t>5</w:t>
      </w:r>
      <w:r w:rsidRPr="00CD1811">
        <w:rPr>
          <w:rFonts w:ascii="楷体_GB2312" w:eastAsia="楷体_GB2312" w:hAnsi="Calibri" w:cs="Times New Roman"/>
          <w:kern w:val="2"/>
          <w:sz w:val="21"/>
          <w:szCs w:val="21"/>
        </w:rPr>
        <w:t>-</w:t>
      </w:r>
      <w:r>
        <w:rPr>
          <w:rFonts w:ascii="楷体_GB2312" w:eastAsia="楷体_GB2312" w:hAnsi="Calibri" w:cs="Times New Roman"/>
          <w:kern w:val="2"/>
          <w:sz w:val="21"/>
          <w:szCs w:val="21"/>
        </w:rPr>
        <w:t>11</w:t>
      </w:r>
      <w:r w:rsidRPr="00CD1811">
        <w:rPr>
          <w:rFonts w:ascii="楷体_GB2312" w:eastAsia="楷体_GB2312" w:hAnsi="Calibri" w:cs="Times New Roman"/>
          <w:kern w:val="2"/>
          <w:sz w:val="21"/>
          <w:szCs w:val="21"/>
        </w:rPr>
        <w:t xml:space="preserve"> </w:t>
      </w:r>
      <w:r>
        <w:rPr>
          <w:rFonts w:ascii="楷体_GB2312" w:eastAsia="楷体_GB2312" w:hAnsi="Calibri" w:cs="Times New Roman" w:hint="eastAsia"/>
          <w:kern w:val="2"/>
          <w:sz w:val="21"/>
          <w:szCs w:val="21"/>
        </w:rPr>
        <w:t>武钢股份2013年一季度</w:t>
      </w:r>
      <w:r>
        <w:rPr>
          <w:rFonts w:ascii="楷体_GB2312" w:eastAsia="楷体_GB2312" w:hAnsi="Calibri" w:cs="Times New Roman"/>
          <w:kern w:val="2"/>
          <w:sz w:val="21"/>
          <w:szCs w:val="21"/>
        </w:rPr>
        <w:t>合并现金流量表部分</w:t>
      </w:r>
      <w:r>
        <w:rPr>
          <w:rFonts w:ascii="楷体_GB2312" w:eastAsia="楷体_GB2312" w:hAnsi="Calibri" w:cs="Times New Roman" w:hint="eastAsia"/>
          <w:kern w:val="2"/>
          <w:sz w:val="21"/>
          <w:szCs w:val="21"/>
        </w:rPr>
        <w:t>表格PDF</w:t>
      </w:r>
      <w:r>
        <w:rPr>
          <w:rFonts w:ascii="楷体_GB2312" w:eastAsia="楷体_GB2312" w:hAnsi="Calibri" w:cs="Times New Roman"/>
          <w:kern w:val="2"/>
          <w:sz w:val="21"/>
          <w:szCs w:val="21"/>
        </w:rPr>
        <w:t>截图</w:t>
      </w:r>
    </w:p>
    <w:p w14:paraId="5549B951" w14:textId="77777777" w:rsidR="00896E57" w:rsidRDefault="00896E57" w:rsidP="00B5269C">
      <w:pPr>
        <w:spacing w:line="288" w:lineRule="auto"/>
        <w:ind w:firstLine="420"/>
      </w:pPr>
      <w:r>
        <w:rPr>
          <w:rFonts w:hint="eastAsia"/>
        </w:rPr>
        <w:lastRenderedPageBreak/>
        <w:t>图中为</w:t>
      </w:r>
      <w:r>
        <w:t>武汉钢铁股份有限公司</w:t>
      </w:r>
      <w:r>
        <w:rPr>
          <w:rFonts w:hint="eastAsia"/>
        </w:rPr>
        <w:t>2013</w:t>
      </w:r>
      <w:r>
        <w:rPr>
          <w:rFonts w:hint="eastAsia"/>
        </w:rPr>
        <w:t>年一季度</w:t>
      </w:r>
      <w:r>
        <w:t>合并现金流量表的</w:t>
      </w:r>
      <w:r>
        <w:t>PDF</w:t>
      </w:r>
      <w:r>
        <w:t>部分</w:t>
      </w:r>
      <w:r>
        <w:rPr>
          <w:rFonts w:hint="eastAsia"/>
        </w:rPr>
        <w:t>截图</w:t>
      </w:r>
      <w:r>
        <w:t>。由于</w:t>
      </w:r>
      <w:r>
        <w:rPr>
          <w:rFonts w:hint="eastAsia"/>
        </w:rPr>
        <w:t>财务</w:t>
      </w:r>
      <w:r>
        <w:t>三大报表的属性较多，通常一表跨页，因此无法截取整体图。该</w:t>
      </w:r>
      <w:r>
        <w:rPr>
          <w:rFonts w:hint="eastAsia"/>
        </w:rPr>
        <w:t>表格</w:t>
      </w:r>
      <w:r>
        <w:t>格式</w:t>
      </w:r>
      <w:r>
        <w:rPr>
          <w:rFonts w:hint="eastAsia"/>
        </w:rPr>
        <w:t>较为</w:t>
      </w:r>
      <w:r>
        <w:t>简单，是财报最常见的格式</w:t>
      </w:r>
      <w:r>
        <w:rPr>
          <w:rFonts w:hint="eastAsia"/>
        </w:rPr>
        <w:t>。</w:t>
      </w:r>
      <w:r>
        <w:t>下面</w:t>
      </w:r>
      <w:r>
        <w:rPr>
          <w:rFonts w:hint="eastAsia"/>
        </w:rPr>
        <w:t>分别</w:t>
      </w:r>
      <w:r>
        <w:t>给出解析后的</w:t>
      </w:r>
      <w:r>
        <w:t>HTML</w:t>
      </w:r>
      <w:r>
        <w:t>和</w:t>
      </w:r>
      <w:r>
        <w:t>JSON</w:t>
      </w:r>
      <w:r>
        <w:t>格式展示</w:t>
      </w:r>
      <w:r>
        <w:rPr>
          <w:rFonts w:hint="eastAsia"/>
        </w:rPr>
        <w:t>图</w:t>
      </w:r>
      <w:r>
        <w:t>。</w:t>
      </w:r>
    </w:p>
    <w:p w14:paraId="08572AC7" w14:textId="77777777" w:rsidR="00ED272E" w:rsidRDefault="00950723" w:rsidP="00896E57">
      <w:pPr>
        <w:pStyle w:val="07415"/>
        <w:spacing w:line="360" w:lineRule="auto"/>
        <w:ind w:firstLine="0"/>
        <w:jc w:val="center"/>
        <w:rPr>
          <w:rFonts w:ascii="楷体_GB2312" w:eastAsia="楷体_GB2312" w:hAnsi="Calibri" w:cs="Times New Roman"/>
          <w:kern w:val="2"/>
          <w:sz w:val="21"/>
          <w:szCs w:val="21"/>
        </w:rPr>
      </w:pPr>
      <w:r>
        <w:rPr>
          <w:noProof/>
        </w:rPr>
        <w:drawing>
          <wp:inline distT="0" distB="0" distL="0" distR="0" wp14:anchorId="5CF7D98F" wp14:editId="2B622256">
            <wp:extent cx="3642345" cy="3838575"/>
            <wp:effectExtent l="19050" t="19050" r="1587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62053" cy="3859345"/>
                    </a:xfrm>
                    <a:prstGeom prst="rect">
                      <a:avLst/>
                    </a:prstGeom>
                    <a:ln>
                      <a:solidFill>
                        <a:schemeClr val="tx1"/>
                      </a:solidFill>
                    </a:ln>
                  </pic:spPr>
                </pic:pic>
              </a:graphicData>
            </a:graphic>
          </wp:inline>
        </w:drawing>
      </w:r>
    </w:p>
    <w:p w14:paraId="1310B950" w14:textId="77777777" w:rsidR="00896E57" w:rsidRPr="00896E57"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-12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后的HTML</w:t>
      </w:r>
      <w:r w:rsidRPr="00896E57">
        <w:rPr>
          <w:rFonts w:ascii="楷体_GB2312" w:eastAsia="楷体_GB2312" w:hAnsi="Calibri" w:cs="Times New Roman" w:hint="eastAsia"/>
          <w:kern w:val="2"/>
          <w:sz w:val="21"/>
          <w:szCs w:val="21"/>
        </w:rPr>
        <w:t>表格</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03A1DB34" w14:textId="77777777" w:rsidR="00AE7C04" w:rsidRPr="00AE7C04" w:rsidRDefault="00AE7C04" w:rsidP="00896E57">
      <w:pPr>
        <w:pStyle w:val="07415"/>
        <w:spacing w:line="360" w:lineRule="auto"/>
        <w:ind w:firstLine="0"/>
        <w:jc w:val="center"/>
        <w:rPr>
          <w:rFonts w:ascii="楷体_GB2312" w:eastAsia="楷体_GB2312" w:hAnsi="Calibri" w:cs="Times New Roman"/>
          <w:b/>
          <w:kern w:val="2"/>
          <w:sz w:val="21"/>
          <w:szCs w:val="21"/>
        </w:rPr>
      </w:pPr>
      <w:r>
        <w:rPr>
          <w:noProof/>
        </w:rPr>
        <w:drawing>
          <wp:inline distT="0" distB="0" distL="0" distR="0" wp14:anchorId="6ECC07DE" wp14:editId="2456CC8E">
            <wp:extent cx="3461647" cy="3499090"/>
            <wp:effectExtent l="19050" t="19050" r="2476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75989" cy="3513587"/>
                    </a:xfrm>
                    <a:prstGeom prst="rect">
                      <a:avLst/>
                    </a:prstGeom>
                    <a:ln>
                      <a:solidFill>
                        <a:schemeClr val="tx1"/>
                      </a:solidFill>
                    </a:ln>
                  </pic:spPr>
                </pic:pic>
              </a:graphicData>
            </a:graphic>
          </wp:inline>
        </w:drawing>
      </w:r>
    </w:p>
    <w:p w14:paraId="736302A6" w14:textId="77777777" w:rsidR="003A3CD3" w:rsidRDefault="00896E57" w:rsidP="00896E57">
      <w:pPr>
        <w:pStyle w:val="07415"/>
        <w:spacing w:line="360" w:lineRule="auto"/>
        <w:ind w:firstLine="0"/>
        <w:jc w:val="center"/>
        <w:rPr>
          <w:rFonts w:ascii="楷体_GB2312" w:eastAsia="楷体_GB2312" w:hAnsi="Calibri" w:cs="Times New Roman"/>
          <w:kern w:val="2"/>
          <w:sz w:val="21"/>
          <w:szCs w:val="21"/>
        </w:rPr>
      </w:pPr>
      <w:r w:rsidRPr="00896E57">
        <w:rPr>
          <w:rFonts w:ascii="楷体_GB2312" w:eastAsia="楷体_GB2312" w:hAnsi="Calibri" w:cs="Times New Roman" w:hint="eastAsia"/>
          <w:kern w:val="2"/>
          <w:sz w:val="21"/>
          <w:szCs w:val="21"/>
        </w:rPr>
        <w:t>图5</w:t>
      </w:r>
      <w:r w:rsidRPr="00896E57">
        <w:rPr>
          <w:rFonts w:ascii="楷体_GB2312" w:eastAsia="楷体_GB2312" w:hAnsi="Calibri" w:cs="Times New Roman"/>
          <w:kern w:val="2"/>
          <w:sz w:val="21"/>
          <w:szCs w:val="21"/>
        </w:rPr>
        <w:t xml:space="preserve">-13 </w:t>
      </w:r>
      <w:r w:rsidRPr="00896E57">
        <w:rPr>
          <w:rFonts w:ascii="楷体_GB2312" w:eastAsia="楷体_GB2312" w:hAnsi="Calibri" w:cs="Times New Roman" w:hint="eastAsia"/>
          <w:kern w:val="2"/>
          <w:sz w:val="21"/>
          <w:szCs w:val="21"/>
        </w:rPr>
        <w:t>封装</w:t>
      </w:r>
      <w:r w:rsidRPr="00896E57">
        <w:rPr>
          <w:rFonts w:ascii="楷体_GB2312" w:eastAsia="楷体_GB2312" w:hAnsi="Calibri" w:cs="Times New Roman"/>
          <w:kern w:val="2"/>
          <w:sz w:val="21"/>
          <w:szCs w:val="21"/>
        </w:rPr>
        <w:t>后</w:t>
      </w:r>
      <w:r w:rsidRPr="00896E57">
        <w:rPr>
          <w:rFonts w:ascii="楷体_GB2312" w:eastAsia="楷体_GB2312" w:hAnsi="Calibri" w:cs="Times New Roman" w:hint="eastAsia"/>
          <w:kern w:val="2"/>
          <w:sz w:val="21"/>
          <w:szCs w:val="21"/>
        </w:rPr>
        <w:t>的</w:t>
      </w:r>
      <w:r w:rsidRPr="00896E57">
        <w:rPr>
          <w:rFonts w:ascii="楷体_GB2312" w:eastAsia="楷体_GB2312" w:hAnsi="Calibri" w:cs="Times New Roman"/>
          <w:kern w:val="2"/>
          <w:sz w:val="21"/>
          <w:szCs w:val="21"/>
        </w:rPr>
        <w:t>JSON数据</w:t>
      </w:r>
      <w:r w:rsidR="00950723">
        <w:rPr>
          <w:rFonts w:ascii="楷体_GB2312" w:eastAsia="楷体_GB2312" w:hAnsi="Calibri" w:cs="Times New Roman" w:hint="eastAsia"/>
          <w:kern w:val="2"/>
          <w:sz w:val="21"/>
          <w:szCs w:val="21"/>
        </w:rPr>
        <w:t>部分</w:t>
      </w:r>
      <w:r w:rsidRPr="00896E57">
        <w:rPr>
          <w:rFonts w:ascii="楷体_GB2312" w:eastAsia="楷体_GB2312" w:hAnsi="Calibri" w:cs="Times New Roman"/>
          <w:kern w:val="2"/>
          <w:sz w:val="21"/>
          <w:szCs w:val="21"/>
        </w:rPr>
        <w:t>截图</w:t>
      </w:r>
    </w:p>
    <w:p w14:paraId="38699351" w14:textId="77777777" w:rsidR="0075062D" w:rsidRDefault="0075062D" w:rsidP="0075062D">
      <w:pPr>
        <w:pStyle w:val="3"/>
      </w:pPr>
      <w:bookmarkStart w:id="226" w:name="_Toc406841194"/>
      <w:r w:rsidRPr="0075062D">
        <w:rPr>
          <w:rFonts w:hint="eastAsia"/>
        </w:rPr>
        <w:lastRenderedPageBreak/>
        <w:t>表格</w:t>
      </w:r>
      <w:r w:rsidRPr="0075062D">
        <w:t>结构识别测试</w:t>
      </w:r>
      <w:r w:rsidR="00376F2F">
        <w:rPr>
          <w:rFonts w:hint="eastAsia"/>
        </w:rPr>
        <w:t>与</w:t>
      </w:r>
      <w:r w:rsidR="00376F2F">
        <w:t>分析</w:t>
      </w:r>
      <w:bookmarkEnd w:id="226"/>
    </w:p>
    <w:p w14:paraId="45454B63" w14:textId="5113DF9D" w:rsidR="0075062D" w:rsidRDefault="00376F2F" w:rsidP="00376F2F">
      <w:pPr>
        <w:pStyle w:val="a0"/>
        <w:spacing w:line="400" w:lineRule="exact"/>
      </w:pPr>
      <w:r>
        <w:rPr>
          <w:rFonts w:hint="eastAsia"/>
        </w:rPr>
        <w:t>由于</w:t>
      </w:r>
      <w:r>
        <w:t>财务报表类</w:t>
      </w:r>
      <w:r>
        <w:t>PDF</w:t>
      </w:r>
      <w:r>
        <w:t>中的表格基本都是横向展开的，因此很难</w:t>
      </w:r>
      <w:r>
        <w:rPr>
          <w:rFonts w:hint="eastAsia"/>
        </w:rPr>
        <w:t>测试</w:t>
      </w:r>
      <w:r>
        <w:t>表格结构识别的效果</w:t>
      </w:r>
      <w:r>
        <w:rPr>
          <w:rFonts w:hint="eastAsia"/>
        </w:rPr>
        <w:t>。为了</w:t>
      </w:r>
      <w:r>
        <w:t>更好的测试表格</w:t>
      </w:r>
      <w:r>
        <w:rPr>
          <w:rFonts w:hint="eastAsia"/>
        </w:rPr>
        <w:t>结构</w:t>
      </w:r>
      <w:r>
        <w:t>的识别效果，</w:t>
      </w:r>
      <w:r>
        <w:rPr>
          <w:rFonts w:hint="eastAsia"/>
        </w:rPr>
        <w:t>人工</w:t>
      </w:r>
      <w:r>
        <w:t>收集了</w:t>
      </w:r>
      <w:r w:rsidR="00913D8F">
        <w:rPr>
          <w:rFonts w:hint="eastAsia"/>
        </w:rPr>
        <w:t>公司财报</w:t>
      </w:r>
      <w:r w:rsidR="006279CE">
        <w:t>、</w:t>
      </w:r>
      <w:r w:rsidR="00913D8F">
        <w:rPr>
          <w:rFonts w:hint="eastAsia"/>
        </w:rPr>
        <w:t>基金</w:t>
      </w:r>
      <w:r w:rsidR="006279CE">
        <w:t>及普通类别的</w:t>
      </w:r>
      <w:r>
        <w:t>三类展开方式的表格</w:t>
      </w:r>
      <w:r>
        <w:rPr>
          <w:rFonts w:hint="eastAsia"/>
        </w:rPr>
        <w:t>各</w:t>
      </w:r>
      <w:r w:rsidR="00F2446B">
        <w:t>300</w:t>
      </w:r>
      <w:r>
        <w:rPr>
          <w:rFonts w:hint="eastAsia"/>
        </w:rPr>
        <w:t>个，</w:t>
      </w:r>
      <w:r>
        <w:t>分别采用</w:t>
      </w:r>
      <w:r>
        <w:rPr>
          <w:rFonts w:hint="eastAsia"/>
        </w:rPr>
        <w:t>基于单元格</w:t>
      </w:r>
      <w:r>
        <w:t>内容的识别、基于</w:t>
      </w:r>
      <w:r>
        <w:rPr>
          <w:rFonts w:hint="eastAsia"/>
        </w:rPr>
        <w:t>行列</w:t>
      </w:r>
      <w:r>
        <w:t>相似度的识别</w:t>
      </w:r>
      <w:r>
        <w:rPr>
          <w:rFonts w:hint="eastAsia"/>
        </w:rPr>
        <w:t>以及</w:t>
      </w:r>
      <w:r>
        <w:t>两者综合识别</w:t>
      </w:r>
      <w:r>
        <w:rPr>
          <w:rFonts w:hint="eastAsia"/>
        </w:rPr>
        <w:t>三种</w:t>
      </w:r>
      <w:r>
        <w:t>情况，得到的测试结果如下：</w:t>
      </w:r>
    </w:p>
    <w:tbl>
      <w:tblPr>
        <w:tblStyle w:val="afb"/>
        <w:tblW w:w="0" w:type="auto"/>
        <w:jc w:val="center"/>
        <w:tblLook w:val="04A0" w:firstRow="1" w:lastRow="0" w:firstColumn="1" w:lastColumn="0" w:noHBand="0" w:noVBand="1"/>
      </w:tblPr>
      <w:tblGrid>
        <w:gridCol w:w="2195"/>
        <w:gridCol w:w="2195"/>
        <w:gridCol w:w="2194"/>
        <w:gridCol w:w="2194"/>
      </w:tblGrid>
      <w:tr w:rsidR="00BC52CA" w14:paraId="79D4F317" w14:textId="77777777" w:rsidTr="00BC52CA">
        <w:trPr>
          <w:jc w:val="center"/>
        </w:trPr>
        <w:tc>
          <w:tcPr>
            <w:tcW w:w="2195" w:type="dxa"/>
          </w:tcPr>
          <w:p w14:paraId="0E6A0151" w14:textId="77777777" w:rsidR="00BC52CA" w:rsidRDefault="00BC52CA" w:rsidP="00BC52CA">
            <w:pPr>
              <w:pStyle w:val="a0"/>
              <w:spacing w:line="400" w:lineRule="exact"/>
              <w:ind w:firstLine="0"/>
              <w:jc w:val="center"/>
            </w:pPr>
            <w:r>
              <w:rPr>
                <w:rFonts w:hint="eastAsia"/>
              </w:rPr>
              <w:t>表格</w:t>
            </w:r>
            <w:r>
              <w:t>展开类型</w:t>
            </w:r>
          </w:p>
        </w:tc>
        <w:tc>
          <w:tcPr>
            <w:tcW w:w="2195" w:type="dxa"/>
          </w:tcPr>
          <w:p w14:paraId="13C12691" w14:textId="77777777" w:rsidR="00BC52CA" w:rsidRDefault="00BC52CA" w:rsidP="00BC52CA">
            <w:pPr>
              <w:pStyle w:val="a0"/>
              <w:spacing w:line="400" w:lineRule="exact"/>
              <w:ind w:firstLine="0"/>
              <w:jc w:val="center"/>
            </w:pPr>
            <w:r>
              <w:rPr>
                <w:rFonts w:hint="eastAsia"/>
              </w:rPr>
              <w:t>表格总</w:t>
            </w:r>
            <w:r>
              <w:t>数量</w:t>
            </w:r>
          </w:p>
        </w:tc>
        <w:tc>
          <w:tcPr>
            <w:tcW w:w="2194" w:type="dxa"/>
          </w:tcPr>
          <w:p w14:paraId="73F14D9B" w14:textId="77777777" w:rsidR="00BC52CA" w:rsidRDefault="00BC52CA" w:rsidP="00BC52CA">
            <w:pPr>
              <w:pStyle w:val="a0"/>
              <w:spacing w:line="400" w:lineRule="exact"/>
              <w:ind w:firstLine="0"/>
              <w:jc w:val="center"/>
            </w:pPr>
            <w:r>
              <w:rPr>
                <w:rFonts w:hint="eastAsia"/>
              </w:rPr>
              <w:t>正确</w:t>
            </w:r>
            <w:r>
              <w:t>识别数量</w:t>
            </w:r>
          </w:p>
        </w:tc>
        <w:tc>
          <w:tcPr>
            <w:tcW w:w="2194" w:type="dxa"/>
          </w:tcPr>
          <w:p w14:paraId="0B3B37B6" w14:textId="77777777" w:rsidR="00BC52CA" w:rsidRDefault="00BC52CA" w:rsidP="00BC52CA">
            <w:pPr>
              <w:pStyle w:val="a0"/>
              <w:spacing w:line="400" w:lineRule="exact"/>
              <w:ind w:firstLine="0"/>
              <w:jc w:val="center"/>
            </w:pPr>
            <w:r>
              <w:rPr>
                <w:rFonts w:hint="eastAsia"/>
              </w:rPr>
              <w:t>正确率</w:t>
            </w:r>
          </w:p>
        </w:tc>
      </w:tr>
      <w:tr w:rsidR="004653E2" w14:paraId="2F53D5E4" w14:textId="77777777" w:rsidTr="00BC52CA">
        <w:trPr>
          <w:jc w:val="center"/>
        </w:trPr>
        <w:tc>
          <w:tcPr>
            <w:tcW w:w="2195" w:type="dxa"/>
          </w:tcPr>
          <w:p w14:paraId="797EBF79" w14:textId="45D6A74C"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0E848A8F" w14:textId="77777777" w:rsidR="004653E2" w:rsidRDefault="004653E2" w:rsidP="004653E2">
            <w:pPr>
              <w:pStyle w:val="a0"/>
              <w:spacing w:line="400" w:lineRule="exact"/>
              <w:ind w:firstLine="0"/>
              <w:jc w:val="center"/>
            </w:pPr>
            <w:r>
              <w:rPr>
                <w:rFonts w:hint="eastAsia"/>
              </w:rPr>
              <w:t>100</w:t>
            </w:r>
          </w:p>
        </w:tc>
        <w:tc>
          <w:tcPr>
            <w:tcW w:w="2194" w:type="dxa"/>
          </w:tcPr>
          <w:p w14:paraId="0DC43E55" w14:textId="77777777" w:rsidR="004653E2" w:rsidRDefault="004653E2" w:rsidP="004653E2">
            <w:pPr>
              <w:pStyle w:val="a0"/>
              <w:spacing w:line="400" w:lineRule="exact"/>
              <w:ind w:firstLine="0"/>
              <w:jc w:val="center"/>
            </w:pPr>
            <w:r>
              <w:rPr>
                <w:rFonts w:hint="eastAsia"/>
              </w:rPr>
              <w:t>95</w:t>
            </w:r>
          </w:p>
        </w:tc>
        <w:tc>
          <w:tcPr>
            <w:tcW w:w="2194" w:type="dxa"/>
          </w:tcPr>
          <w:p w14:paraId="3C980710" w14:textId="77777777" w:rsidR="004653E2" w:rsidRDefault="004653E2" w:rsidP="004653E2">
            <w:pPr>
              <w:pStyle w:val="a0"/>
              <w:spacing w:line="400" w:lineRule="exact"/>
              <w:ind w:firstLine="0"/>
              <w:jc w:val="center"/>
            </w:pPr>
            <w:r>
              <w:rPr>
                <w:rFonts w:hint="eastAsia"/>
              </w:rPr>
              <w:t>95</w:t>
            </w:r>
            <w:r>
              <w:t>%</w:t>
            </w:r>
          </w:p>
        </w:tc>
      </w:tr>
      <w:tr w:rsidR="004653E2" w14:paraId="47342951" w14:textId="77777777" w:rsidTr="00BC52CA">
        <w:trPr>
          <w:jc w:val="center"/>
        </w:trPr>
        <w:tc>
          <w:tcPr>
            <w:tcW w:w="2195" w:type="dxa"/>
          </w:tcPr>
          <w:p w14:paraId="3E4166F1" w14:textId="56DCE227"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E170098" w14:textId="77777777" w:rsidR="004653E2" w:rsidRDefault="004653E2" w:rsidP="004653E2">
            <w:pPr>
              <w:pStyle w:val="a0"/>
              <w:spacing w:line="400" w:lineRule="exact"/>
              <w:ind w:firstLine="0"/>
              <w:jc w:val="center"/>
            </w:pPr>
            <w:r>
              <w:rPr>
                <w:rFonts w:hint="eastAsia"/>
              </w:rPr>
              <w:t>100</w:t>
            </w:r>
          </w:p>
        </w:tc>
        <w:tc>
          <w:tcPr>
            <w:tcW w:w="2194" w:type="dxa"/>
          </w:tcPr>
          <w:p w14:paraId="037EA748" w14:textId="77777777" w:rsidR="004653E2" w:rsidRDefault="004653E2" w:rsidP="004653E2">
            <w:pPr>
              <w:pStyle w:val="a0"/>
              <w:spacing w:line="400" w:lineRule="exact"/>
              <w:ind w:firstLine="0"/>
              <w:jc w:val="center"/>
            </w:pPr>
            <w:r>
              <w:rPr>
                <w:rFonts w:hint="eastAsia"/>
              </w:rPr>
              <w:t>90</w:t>
            </w:r>
          </w:p>
        </w:tc>
        <w:tc>
          <w:tcPr>
            <w:tcW w:w="2194" w:type="dxa"/>
          </w:tcPr>
          <w:p w14:paraId="2CE4238A" w14:textId="77777777" w:rsidR="004653E2" w:rsidRDefault="004653E2" w:rsidP="004653E2">
            <w:pPr>
              <w:pStyle w:val="a0"/>
              <w:spacing w:line="400" w:lineRule="exact"/>
              <w:ind w:firstLine="0"/>
              <w:jc w:val="center"/>
            </w:pPr>
            <w:r>
              <w:rPr>
                <w:rFonts w:hint="eastAsia"/>
              </w:rPr>
              <w:t>90</w:t>
            </w:r>
            <w:r>
              <w:t>%</w:t>
            </w:r>
          </w:p>
        </w:tc>
      </w:tr>
      <w:tr w:rsidR="004653E2" w14:paraId="71C5958F" w14:textId="77777777" w:rsidTr="00BC52CA">
        <w:trPr>
          <w:jc w:val="center"/>
        </w:trPr>
        <w:tc>
          <w:tcPr>
            <w:tcW w:w="2195" w:type="dxa"/>
          </w:tcPr>
          <w:p w14:paraId="3721ED81" w14:textId="72DCE04F"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2BA148FA" w14:textId="77777777" w:rsidR="004653E2" w:rsidRDefault="004653E2" w:rsidP="004653E2">
            <w:pPr>
              <w:pStyle w:val="a0"/>
              <w:spacing w:line="400" w:lineRule="exact"/>
              <w:ind w:firstLine="0"/>
              <w:jc w:val="center"/>
            </w:pPr>
            <w:r>
              <w:rPr>
                <w:rFonts w:hint="eastAsia"/>
              </w:rPr>
              <w:t>100</w:t>
            </w:r>
          </w:p>
        </w:tc>
        <w:tc>
          <w:tcPr>
            <w:tcW w:w="2194" w:type="dxa"/>
          </w:tcPr>
          <w:p w14:paraId="657973DD" w14:textId="77777777" w:rsidR="004653E2" w:rsidRDefault="004653E2" w:rsidP="004653E2">
            <w:pPr>
              <w:pStyle w:val="a0"/>
              <w:spacing w:line="400" w:lineRule="exact"/>
              <w:ind w:firstLine="0"/>
              <w:jc w:val="center"/>
            </w:pPr>
            <w:r>
              <w:rPr>
                <w:rFonts w:hint="eastAsia"/>
              </w:rPr>
              <w:t>91</w:t>
            </w:r>
          </w:p>
        </w:tc>
        <w:tc>
          <w:tcPr>
            <w:tcW w:w="2194" w:type="dxa"/>
          </w:tcPr>
          <w:p w14:paraId="7F5EC557" w14:textId="77777777" w:rsidR="004653E2" w:rsidRDefault="004653E2" w:rsidP="004653E2">
            <w:pPr>
              <w:pStyle w:val="a0"/>
              <w:spacing w:line="400" w:lineRule="exact"/>
              <w:ind w:firstLine="0"/>
              <w:jc w:val="center"/>
            </w:pPr>
            <w:r>
              <w:rPr>
                <w:rFonts w:hint="eastAsia"/>
              </w:rPr>
              <w:t>91</w:t>
            </w:r>
            <w:r>
              <w:t>%</w:t>
            </w:r>
          </w:p>
        </w:tc>
      </w:tr>
      <w:tr w:rsidR="004653E2" w14:paraId="54A526C3" w14:textId="77777777" w:rsidTr="00BC52CA">
        <w:trPr>
          <w:jc w:val="center"/>
        </w:trPr>
        <w:tc>
          <w:tcPr>
            <w:tcW w:w="2195" w:type="dxa"/>
          </w:tcPr>
          <w:p w14:paraId="44079200" w14:textId="1E96375A" w:rsidR="004653E2" w:rsidRDefault="00913D8F" w:rsidP="004653E2">
            <w:pPr>
              <w:pStyle w:val="a0"/>
              <w:spacing w:line="400" w:lineRule="exact"/>
              <w:ind w:firstLine="0"/>
              <w:jc w:val="center"/>
            </w:pPr>
            <w:r>
              <w:rPr>
                <w:rFonts w:hint="eastAsia"/>
              </w:rPr>
              <w:t>基金</w:t>
            </w:r>
            <w:r w:rsidR="004653E2">
              <w:rPr>
                <w:rFonts w:hint="eastAsia"/>
              </w:rPr>
              <w:t>类</w:t>
            </w:r>
            <w:r w:rsidR="004653E2">
              <w:t>横向展开</w:t>
            </w:r>
          </w:p>
        </w:tc>
        <w:tc>
          <w:tcPr>
            <w:tcW w:w="2195" w:type="dxa"/>
          </w:tcPr>
          <w:p w14:paraId="7178D7FF" w14:textId="77777777" w:rsidR="004653E2" w:rsidRDefault="004653E2" w:rsidP="004653E2">
            <w:pPr>
              <w:pStyle w:val="a0"/>
              <w:spacing w:line="400" w:lineRule="exact"/>
              <w:ind w:firstLine="0"/>
              <w:jc w:val="center"/>
            </w:pPr>
            <w:r>
              <w:rPr>
                <w:rFonts w:hint="eastAsia"/>
              </w:rPr>
              <w:t>100</w:t>
            </w:r>
          </w:p>
        </w:tc>
        <w:tc>
          <w:tcPr>
            <w:tcW w:w="2194" w:type="dxa"/>
          </w:tcPr>
          <w:p w14:paraId="44035536" w14:textId="77777777" w:rsidR="004653E2" w:rsidRDefault="004653E2" w:rsidP="004653E2">
            <w:pPr>
              <w:pStyle w:val="a0"/>
              <w:spacing w:line="400" w:lineRule="exact"/>
              <w:ind w:firstLine="0"/>
              <w:jc w:val="center"/>
            </w:pPr>
            <w:r>
              <w:rPr>
                <w:rFonts w:hint="eastAsia"/>
              </w:rPr>
              <w:t>95</w:t>
            </w:r>
          </w:p>
        </w:tc>
        <w:tc>
          <w:tcPr>
            <w:tcW w:w="2194" w:type="dxa"/>
          </w:tcPr>
          <w:p w14:paraId="4EE8D0F5" w14:textId="77777777" w:rsidR="004653E2" w:rsidRDefault="004653E2" w:rsidP="004653E2">
            <w:pPr>
              <w:pStyle w:val="a0"/>
              <w:spacing w:line="400" w:lineRule="exact"/>
              <w:ind w:firstLine="0"/>
              <w:jc w:val="center"/>
            </w:pPr>
            <w:r>
              <w:rPr>
                <w:rFonts w:hint="eastAsia"/>
              </w:rPr>
              <w:t>95</w:t>
            </w:r>
            <w:r>
              <w:t>%</w:t>
            </w:r>
          </w:p>
        </w:tc>
      </w:tr>
      <w:tr w:rsidR="004653E2" w14:paraId="00BB8275" w14:textId="77777777" w:rsidTr="00BC52CA">
        <w:trPr>
          <w:jc w:val="center"/>
        </w:trPr>
        <w:tc>
          <w:tcPr>
            <w:tcW w:w="2195" w:type="dxa"/>
          </w:tcPr>
          <w:p w14:paraId="5ECCE5EC" w14:textId="03D64CE5"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759D7BD4" w14:textId="77777777" w:rsidR="004653E2" w:rsidRDefault="004653E2" w:rsidP="004653E2">
            <w:pPr>
              <w:pStyle w:val="a0"/>
              <w:spacing w:line="400" w:lineRule="exact"/>
              <w:ind w:firstLine="0"/>
              <w:jc w:val="center"/>
            </w:pPr>
            <w:r>
              <w:rPr>
                <w:rFonts w:hint="eastAsia"/>
              </w:rPr>
              <w:t>100</w:t>
            </w:r>
          </w:p>
        </w:tc>
        <w:tc>
          <w:tcPr>
            <w:tcW w:w="2194" w:type="dxa"/>
          </w:tcPr>
          <w:p w14:paraId="35A45FD7" w14:textId="77777777" w:rsidR="004653E2" w:rsidRDefault="004653E2" w:rsidP="004653E2">
            <w:pPr>
              <w:pStyle w:val="a0"/>
              <w:spacing w:line="400" w:lineRule="exact"/>
              <w:ind w:firstLine="0"/>
              <w:jc w:val="center"/>
            </w:pPr>
            <w:r>
              <w:rPr>
                <w:rFonts w:hint="eastAsia"/>
              </w:rPr>
              <w:t>99</w:t>
            </w:r>
          </w:p>
        </w:tc>
        <w:tc>
          <w:tcPr>
            <w:tcW w:w="2194" w:type="dxa"/>
          </w:tcPr>
          <w:p w14:paraId="7DFD7D44" w14:textId="77777777" w:rsidR="004653E2" w:rsidRDefault="004653E2" w:rsidP="004653E2">
            <w:pPr>
              <w:pStyle w:val="a0"/>
              <w:spacing w:line="400" w:lineRule="exact"/>
              <w:ind w:firstLine="0"/>
              <w:jc w:val="center"/>
            </w:pPr>
            <w:r>
              <w:rPr>
                <w:rFonts w:hint="eastAsia"/>
              </w:rPr>
              <w:t>99</w:t>
            </w:r>
            <w:r>
              <w:t>%</w:t>
            </w:r>
          </w:p>
        </w:tc>
      </w:tr>
      <w:tr w:rsidR="004653E2" w14:paraId="7B367FE7" w14:textId="77777777" w:rsidTr="00BC52CA">
        <w:trPr>
          <w:jc w:val="center"/>
        </w:trPr>
        <w:tc>
          <w:tcPr>
            <w:tcW w:w="2195" w:type="dxa"/>
          </w:tcPr>
          <w:p w14:paraId="34887395" w14:textId="4F508E75" w:rsidR="004653E2" w:rsidRDefault="00913D8F" w:rsidP="004653E2">
            <w:pPr>
              <w:pStyle w:val="a0"/>
              <w:spacing w:line="400" w:lineRule="exact"/>
              <w:ind w:firstLine="0"/>
              <w:jc w:val="center"/>
            </w:pPr>
            <w:r>
              <w:rPr>
                <w:rFonts w:hint="eastAsia"/>
              </w:rPr>
              <w:t>基金</w:t>
            </w:r>
            <w:r w:rsidR="004653E2">
              <w:t>类综合展开</w:t>
            </w:r>
          </w:p>
        </w:tc>
        <w:tc>
          <w:tcPr>
            <w:tcW w:w="2195" w:type="dxa"/>
          </w:tcPr>
          <w:p w14:paraId="71C6F3FE" w14:textId="77777777" w:rsidR="004653E2" w:rsidRDefault="004653E2" w:rsidP="004653E2">
            <w:pPr>
              <w:pStyle w:val="a0"/>
              <w:spacing w:line="400" w:lineRule="exact"/>
              <w:ind w:firstLine="0"/>
              <w:jc w:val="center"/>
            </w:pPr>
            <w:r>
              <w:rPr>
                <w:rFonts w:hint="eastAsia"/>
              </w:rPr>
              <w:t>100</w:t>
            </w:r>
          </w:p>
        </w:tc>
        <w:tc>
          <w:tcPr>
            <w:tcW w:w="2194" w:type="dxa"/>
          </w:tcPr>
          <w:p w14:paraId="788B4CF2" w14:textId="77777777" w:rsidR="004653E2" w:rsidRDefault="004653E2" w:rsidP="004653E2">
            <w:pPr>
              <w:pStyle w:val="a0"/>
              <w:spacing w:line="400" w:lineRule="exact"/>
              <w:ind w:firstLine="0"/>
              <w:jc w:val="center"/>
            </w:pPr>
            <w:r>
              <w:rPr>
                <w:rFonts w:hint="eastAsia"/>
              </w:rPr>
              <w:t>89</w:t>
            </w:r>
          </w:p>
        </w:tc>
        <w:tc>
          <w:tcPr>
            <w:tcW w:w="2194" w:type="dxa"/>
          </w:tcPr>
          <w:p w14:paraId="1313D747" w14:textId="77777777" w:rsidR="004653E2" w:rsidRDefault="004653E2" w:rsidP="004653E2">
            <w:pPr>
              <w:pStyle w:val="a0"/>
              <w:spacing w:line="400" w:lineRule="exact"/>
              <w:ind w:firstLine="0"/>
              <w:jc w:val="center"/>
            </w:pPr>
            <w:r>
              <w:rPr>
                <w:rFonts w:hint="eastAsia"/>
              </w:rPr>
              <w:t>89</w:t>
            </w:r>
            <w:r>
              <w:t>%</w:t>
            </w:r>
          </w:p>
        </w:tc>
      </w:tr>
      <w:tr w:rsidR="004653E2" w14:paraId="018E65C0" w14:textId="77777777" w:rsidTr="00BC52CA">
        <w:trPr>
          <w:jc w:val="center"/>
        </w:trPr>
        <w:tc>
          <w:tcPr>
            <w:tcW w:w="2195" w:type="dxa"/>
          </w:tcPr>
          <w:p w14:paraId="74D5BB33"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467B7E26" w14:textId="77777777" w:rsidR="004653E2" w:rsidRDefault="004653E2" w:rsidP="004653E2">
            <w:pPr>
              <w:pStyle w:val="a0"/>
              <w:spacing w:line="400" w:lineRule="exact"/>
              <w:ind w:firstLine="0"/>
              <w:jc w:val="center"/>
            </w:pPr>
            <w:r>
              <w:rPr>
                <w:rFonts w:hint="eastAsia"/>
              </w:rPr>
              <w:t>100</w:t>
            </w:r>
          </w:p>
        </w:tc>
        <w:tc>
          <w:tcPr>
            <w:tcW w:w="2194" w:type="dxa"/>
          </w:tcPr>
          <w:p w14:paraId="0AA363EE" w14:textId="77777777" w:rsidR="004653E2" w:rsidRDefault="004653E2" w:rsidP="004653E2">
            <w:pPr>
              <w:pStyle w:val="a0"/>
              <w:spacing w:line="400" w:lineRule="exact"/>
              <w:ind w:firstLine="0"/>
              <w:jc w:val="center"/>
            </w:pPr>
            <w:r>
              <w:rPr>
                <w:rFonts w:hint="eastAsia"/>
              </w:rPr>
              <w:t>11</w:t>
            </w:r>
          </w:p>
        </w:tc>
        <w:tc>
          <w:tcPr>
            <w:tcW w:w="2194" w:type="dxa"/>
          </w:tcPr>
          <w:p w14:paraId="393D590F" w14:textId="77777777" w:rsidR="004653E2" w:rsidRDefault="004653E2" w:rsidP="004653E2">
            <w:pPr>
              <w:pStyle w:val="a0"/>
              <w:spacing w:line="400" w:lineRule="exact"/>
              <w:ind w:firstLine="0"/>
              <w:jc w:val="center"/>
            </w:pPr>
            <w:r>
              <w:rPr>
                <w:rFonts w:hint="eastAsia"/>
              </w:rPr>
              <w:t>11</w:t>
            </w:r>
            <w:r>
              <w:t>%</w:t>
            </w:r>
          </w:p>
        </w:tc>
      </w:tr>
      <w:tr w:rsidR="004653E2" w14:paraId="520DE573" w14:textId="77777777" w:rsidTr="00BC52CA">
        <w:trPr>
          <w:jc w:val="center"/>
        </w:trPr>
        <w:tc>
          <w:tcPr>
            <w:tcW w:w="2195" w:type="dxa"/>
          </w:tcPr>
          <w:p w14:paraId="4EE22D4C"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55F09F71" w14:textId="77777777" w:rsidR="004653E2" w:rsidRDefault="004653E2" w:rsidP="004653E2">
            <w:pPr>
              <w:pStyle w:val="a0"/>
              <w:spacing w:line="400" w:lineRule="exact"/>
              <w:ind w:firstLine="0"/>
              <w:jc w:val="center"/>
            </w:pPr>
            <w:r>
              <w:rPr>
                <w:rFonts w:hint="eastAsia"/>
              </w:rPr>
              <w:t>100</w:t>
            </w:r>
          </w:p>
        </w:tc>
        <w:tc>
          <w:tcPr>
            <w:tcW w:w="2194" w:type="dxa"/>
          </w:tcPr>
          <w:p w14:paraId="0B218766" w14:textId="77777777" w:rsidR="004653E2" w:rsidRDefault="004653E2" w:rsidP="004653E2">
            <w:pPr>
              <w:pStyle w:val="a0"/>
              <w:spacing w:line="400" w:lineRule="exact"/>
              <w:ind w:firstLine="0"/>
              <w:jc w:val="center"/>
            </w:pPr>
            <w:r>
              <w:rPr>
                <w:rFonts w:hint="eastAsia"/>
              </w:rPr>
              <w:t>10</w:t>
            </w:r>
          </w:p>
        </w:tc>
        <w:tc>
          <w:tcPr>
            <w:tcW w:w="2194" w:type="dxa"/>
          </w:tcPr>
          <w:p w14:paraId="20540343" w14:textId="77777777" w:rsidR="004653E2" w:rsidRDefault="004653E2" w:rsidP="004653E2">
            <w:pPr>
              <w:pStyle w:val="a0"/>
              <w:spacing w:line="400" w:lineRule="exact"/>
              <w:ind w:firstLine="0"/>
              <w:jc w:val="center"/>
            </w:pPr>
            <w:r>
              <w:rPr>
                <w:rFonts w:hint="eastAsia"/>
              </w:rPr>
              <w:t>10</w:t>
            </w:r>
            <w:r>
              <w:t>%</w:t>
            </w:r>
          </w:p>
        </w:tc>
      </w:tr>
      <w:tr w:rsidR="004653E2" w14:paraId="6A78C57B" w14:textId="77777777" w:rsidTr="00BC52CA">
        <w:trPr>
          <w:jc w:val="center"/>
        </w:trPr>
        <w:tc>
          <w:tcPr>
            <w:tcW w:w="2195" w:type="dxa"/>
          </w:tcPr>
          <w:p w14:paraId="7A284AE2" w14:textId="77777777" w:rsidR="004653E2" w:rsidRDefault="004653E2" w:rsidP="004653E2">
            <w:pPr>
              <w:pStyle w:val="a0"/>
              <w:spacing w:line="400" w:lineRule="exact"/>
              <w:ind w:firstLine="0"/>
              <w:jc w:val="center"/>
            </w:pPr>
            <w:r>
              <w:rPr>
                <w:rFonts w:hint="eastAsia"/>
              </w:rPr>
              <w:t>普通</w:t>
            </w:r>
            <w:r>
              <w:t>综合</w:t>
            </w:r>
            <w:r>
              <w:rPr>
                <w:rFonts w:hint="eastAsia"/>
              </w:rPr>
              <w:t>展开</w:t>
            </w:r>
          </w:p>
        </w:tc>
        <w:tc>
          <w:tcPr>
            <w:tcW w:w="2195" w:type="dxa"/>
          </w:tcPr>
          <w:p w14:paraId="76CDC5B2" w14:textId="77777777" w:rsidR="004653E2" w:rsidRDefault="004653E2" w:rsidP="004653E2">
            <w:pPr>
              <w:pStyle w:val="a0"/>
              <w:spacing w:line="400" w:lineRule="exact"/>
              <w:ind w:firstLine="0"/>
              <w:jc w:val="center"/>
            </w:pPr>
            <w:r>
              <w:rPr>
                <w:rFonts w:hint="eastAsia"/>
              </w:rPr>
              <w:t>100</w:t>
            </w:r>
          </w:p>
        </w:tc>
        <w:tc>
          <w:tcPr>
            <w:tcW w:w="2194" w:type="dxa"/>
          </w:tcPr>
          <w:p w14:paraId="4F2638C5" w14:textId="77777777" w:rsidR="004653E2" w:rsidRDefault="004653E2" w:rsidP="004653E2">
            <w:pPr>
              <w:pStyle w:val="a0"/>
              <w:spacing w:line="400" w:lineRule="exact"/>
              <w:ind w:firstLine="0"/>
              <w:jc w:val="center"/>
            </w:pPr>
            <w:r>
              <w:rPr>
                <w:rFonts w:hint="eastAsia"/>
              </w:rPr>
              <w:t>20</w:t>
            </w:r>
          </w:p>
        </w:tc>
        <w:tc>
          <w:tcPr>
            <w:tcW w:w="2194" w:type="dxa"/>
          </w:tcPr>
          <w:p w14:paraId="085CC831" w14:textId="77777777" w:rsidR="004653E2" w:rsidRDefault="004653E2" w:rsidP="004653E2">
            <w:pPr>
              <w:pStyle w:val="a0"/>
              <w:spacing w:line="400" w:lineRule="exact"/>
              <w:ind w:firstLine="0"/>
              <w:jc w:val="center"/>
            </w:pPr>
            <w:r>
              <w:rPr>
                <w:rFonts w:hint="eastAsia"/>
              </w:rPr>
              <w:t>20</w:t>
            </w:r>
            <w:r>
              <w:t>%</w:t>
            </w:r>
          </w:p>
        </w:tc>
      </w:tr>
    </w:tbl>
    <w:p w14:paraId="363CFD0A" w14:textId="77777777" w:rsidR="00376F2F" w:rsidRP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-4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基于单元格内容的识别测试结果</w:t>
      </w:r>
    </w:p>
    <w:tbl>
      <w:tblPr>
        <w:tblStyle w:val="afb"/>
        <w:tblW w:w="0" w:type="auto"/>
        <w:jc w:val="center"/>
        <w:tblLook w:val="04A0" w:firstRow="1" w:lastRow="0" w:firstColumn="1" w:lastColumn="0" w:noHBand="0" w:noVBand="1"/>
      </w:tblPr>
      <w:tblGrid>
        <w:gridCol w:w="2195"/>
        <w:gridCol w:w="2195"/>
        <w:gridCol w:w="2194"/>
        <w:gridCol w:w="2194"/>
      </w:tblGrid>
      <w:tr w:rsidR="00BC52CA" w14:paraId="2FE15F74" w14:textId="77777777" w:rsidTr="004653E2">
        <w:trPr>
          <w:jc w:val="center"/>
        </w:trPr>
        <w:tc>
          <w:tcPr>
            <w:tcW w:w="2195" w:type="dxa"/>
          </w:tcPr>
          <w:p w14:paraId="5CC43E0D" w14:textId="77777777" w:rsidR="00BC52CA" w:rsidRDefault="00BC52CA" w:rsidP="004653E2">
            <w:pPr>
              <w:pStyle w:val="a0"/>
              <w:spacing w:line="400" w:lineRule="exact"/>
              <w:ind w:firstLine="0"/>
              <w:jc w:val="center"/>
            </w:pPr>
            <w:r>
              <w:rPr>
                <w:rFonts w:hint="eastAsia"/>
              </w:rPr>
              <w:t>表格</w:t>
            </w:r>
            <w:r>
              <w:t>展开类型</w:t>
            </w:r>
          </w:p>
        </w:tc>
        <w:tc>
          <w:tcPr>
            <w:tcW w:w="2195" w:type="dxa"/>
          </w:tcPr>
          <w:p w14:paraId="6F8D5542" w14:textId="77777777" w:rsidR="00BC52CA" w:rsidRDefault="00BC52CA" w:rsidP="004653E2">
            <w:pPr>
              <w:pStyle w:val="a0"/>
              <w:spacing w:line="400" w:lineRule="exact"/>
              <w:ind w:firstLine="0"/>
              <w:jc w:val="center"/>
            </w:pPr>
            <w:r>
              <w:rPr>
                <w:rFonts w:hint="eastAsia"/>
              </w:rPr>
              <w:t>表格总</w:t>
            </w:r>
            <w:r>
              <w:t>数量</w:t>
            </w:r>
          </w:p>
        </w:tc>
        <w:tc>
          <w:tcPr>
            <w:tcW w:w="2194" w:type="dxa"/>
          </w:tcPr>
          <w:p w14:paraId="1C0CAB55" w14:textId="77777777" w:rsidR="00BC52CA" w:rsidRDefault="00BC52CA" w:rsidP="004653E2">
            <w:pPr>
              <w:pStyle w:val="a0"/>
              <w:spacing w:line="400" w:lineRule="exact"/>
              <w:ind w:firstLine="0"/>
              <w:jc w:val="center"/>
            </w:pPr>
            <w:r>
              <w:rPr>
                <w:rFonts w:hint="eastAsia"/>
              </w:rPr>
              <w:t>正确</w:t>
            </w:r>
            <w:r>
              <w:t>识别数量</w:t>
            </w:r>
          </w:p>
        </w:tc>
        <w:tc>
          <w:tcPr>
            <w:tcW w:w="2194" w:type="dxa"/>
          </w:tcPr>
          <w:p w14:paraId="2D159427" w14:textId="77777777" w:rsidR="00BC52CA" w:rsidRDefault="00BC52CA" w:rsidP="004653E2">
            <w:pPr>
              <w:pStyle w:val="a0"/>
              <w:spacing w:line="400" w:lineRule="exact"/>
              <w:ind w:firstLine="0"/>
              <w:jc w:val="center"/>
            </w:pPr>
            <w:r>
              <w:rPr>
                <w:rFonts w:hint="eastAsia"/>
              </w:rPr>
              <w:t>正确率</w:t>
            </w:r>
          </w:p>
        </w:tc>
      </w:tr>
      <w:tr w:rsidR="004653E2" w14:paraId="5ADF0204" w14:textId="77777777" w:rsidTr="004653E2">
        <w:trPr>
          <w:jc w:val="center"/>
        </w:trPr>
        <w:tc>
          <w:tcPr>
            <w:tcW w:w="2195" w:type="dxa"/>
          </w:tcPr>
          <w:p w14:paraId="7417C353" w14:textId="60761138" w:rsidR="004653E2" w:rsidRDefault="00913D8F" w:rsidP="004653E2">
            <w:pPr>
              <w:pStyle w:val="a0"/>
              <w:spacing w:line="400" w:lineRule="exact"/>
              <w:ind w:firstLine="0"/>
              <w:jc w:val="center"/>
            </w:pPr>
            <w:r>
              <w:rPr>
                <w:rFonts w:hint="eastAsia"/>
              </w:rPr>
              <w:t>财务</w:t>
            </w:r>
            <w:r w:rsidR="004653E2">
              <w:t>类</w:t>
            </w:r>
            <w:r w:rsidR="004653E2">
              <w:rPr>
                <w:rFonts w:hint="eastAsia"/>
              </w:rPr>
              <w:t>横向</w:t>
            </w:r>
            <w:r w:rsidR="004653E2">
              <w:t>展开</w:t>
            </w:r>
          </w:p>
        </w:tc>
        <w:tc>
          <w:tcPr>
            <w:tcW w:w="2195" w:type="dxa"/>
          </w:tcPr>
          <w:p w14:paraId="4EAD2D5B" w14:textId="77777777" w:rsidR="004653E2" w:rsidRDefault="004653E2" w:rsidP="004653E2">
            <w:pPr>
              <w:pStyle w:val="a0"/>
              <w:spacing w:line="400" w:lineRule="exact"/>
              <w:ind w:firstLine="0"/>
              <w:jc w:val="center"/>
            </w:pPr>
            <w:r>
              <w:rPr>
                <w:rFonts w:hint="eastAsia"/>
              </w:rPr>
              <w:t>100</w:t>
            </w:r>
          </w:p>
        </w:tc>
        <w:tc>
          <w:tcPr>
            <w:tcW w:w="2194" w:type="dxa"/>
          </w:tcPr>
          <w:p w14:paraId="64B1CC9B" w14:textId="77777777" w:rsidR="004653E2" w:rsidRDefault="004653E2" w:rsidP="004653E2">
            <w:pPr>
              <w:pStyle w:val="a0"/>
              <w:spacing w:line="400" w:lineRule="exact"/>
              <w:ind w:firstLine="0"/>
              <w:jc w:val="center"/>
            </w:pPr>
            <w:r>
              <w:rPr>
                <w:rFonts w:hint="eastAsia"/>
              </w:rPr>
              <w:t>70</w:t>
            </w:r>
          </w:p>
        </w:tc>
        <w:tc>
          <w:tcPr>
            <w:tcW w:w="2194" w:type="dxa"/>
          </w:tcPr>
          <w:p w14:paraId="14033A44" w14:textId="77777777" w:rsidR="004653E2" w:rsidRDefault="004653E2" w:rsidP="004653E2">
            <w:pPr>
              <w:pStyle w:val="a0"/>
              <w:spacing w:line="400" w:lineRule="exact"/>
              <w:ind w:firstLine="0"/>
              <w:jc w:val="center"/>
            </w:pPr>
            <w:r>
              <w:rPr>
                <w:rFonts w:hint="eastAsia"/>
              </w:rPr>
              <w:t>70</w:t>
            </w:r>
            <w:r w:rsidR="00525FB7">
              <w:t>%</w:t>
            </w:r>
          </w:p>
        </w:tc>
      </w:tr>
      <w:tr w:rsidR="004653E2" w14:paraId="6AF6B08C" w14:textId="77777777" w:rsidTr="004653E2">
        <w:trPr>
          <w:jc w:val="center"/>
        </w:trPr>
        <w:tc>
          <w:tcPr>
            <w:tcW w:w="2195" w:type="dxa"/>
          </w:tcPr>
          <w:p w14:paraId="385D3FF3" w14:textId="2C7F6EB5" w:rsidR="004653E2" w:rsidRDefault="00913D8F" w:rsidP="004653E2">
            <w:pPr>
              <w:pStyle w:val="a0"/>
              <w:spacing w:line="400" w:lineRule="exact"/>
              <w:ind w:firstLine="0"/>
              <w:jc w:val="center"/>
            </w:pPr>
            <w:r>
              <w:rPr>
                <w:rFonts w:hint="eastAsia"/>
              </w:rPr>
              <w:t>财务</w:t>
            </w:r>
            <w:r w:rsidR="004653E2">
              <w:t>类</w:t>
            </w:r>
            <w:r w:rsidR="004653E2">
              <w:rPr>
                <w:rFonts w:hint="eastAsia"/>
              </w:rPr>
              <w:t>纵向</w:t>
            </w:r>
            <w:r w:rsidR="004653E2">
              <w:t>展开</w:t>
            </w:r>
          </w:p>
        </w:tc>
        <w:tc>
          <w:tcPr>
            <w:tcW w:w="2195" w:type="dxa"/>
          </w:tcPr>
          <w:p w14:paraId="6C6B27B7" w14:textId="77777777" w:rsidR="004653E2" w:rsidRDefault="004653E2" w:rsidP="004653E2">
            <w:pPr>
              <w:pStyle w:val="a0"/>
              <w:spacing w:line="400" w:lineRule="exact"/>
              <w:ind w:firstLine="0"/>
              <w:jc w:val="center"/>
            </w:pPr>
            <w:r>
              <w:rPr>
                <w:rFonts w:hint="eastAsia"/>
              </w:rPr>
              <w:t>100</w:t>
            </w:r>
          </w:p>
        </w:tc>
        <w:tc>
          <w:tcPr>
            <w:tcW w:w="2194" w:type="dxa"/>
          </w:tcPr>
          <w:p w14:paraId="65DF7A89" w14:textId="77777777" w:rsidR="004653E2" w:rsidRDefault="004653E2" w:rsidP="004653E2">
            <w:pPr>
              <w:pStyle w:val="a0"/>
              <w:spacing w:line="400" w:lineRule="exact"/>
              <w:ind w:firstLine="0"/>
              <w:jc w:val="center"/>
            </w:pPr>
            <w:r>
              <w:rPr>
                <w:rFonts w:hint="eastAsia"/>
              </w:rPr>
              <w:t>76</w:t>
            </w:r>
          </w:p>
        </w:tc>
        <w:tc>
          <w:tcPr>
            <w:tcW w:w="2194" w:type="dxa"/>
          </w:tcPr>
          <w:p w14:paraId="496CB8B4" w14:textId="77777777" w:rsidR="004653E2" w:rsidRDefault="004653E2" w:rsidP="004653E2">
            <w:pPr>
              <w:pStyle w:val="a0"/>
              <w:spacing w:line="400" w:lineRule="exact"/>
              <w:ind w:firstLine="0"/>
              <w:jc w:val="center"/>
            </w:pPr>
            <w:r>
              <w:rPr>
                <w:rFonts w:hint="eastAsia"/>
              </w:rPr>
              <w:t>76</w:t>
            </w:r>
            <w:r w:rsidR="00525FB7">
              <w:t>%</w:t>
            </w:r>
          </w:p>
        </w:tc>
      </w:tr>
      <w:tr w:rsidR="004653E2" w14:paraId="7E3AAD42" w14:textId="77777777" w:rsidTr="004653E2">
        <w:trPr>
          <w:jc w:val="center"/>
        </w:trPr>
        <w:tc>
          <w:tcPr>
            <w:tcW w:w="2195" w:type="dxa"/>
          </w:tcPr>
          <w:p w14:paraId="14DFDEED" w14:textId="2FC6D5AB" w:rsidR="004653E2" w:rsidRDefault="00913D8F" w:rsidP="004653E2">
            <w:pPr>
              <w:pStyle w:val="a0"/>
              <w:spacing w:line="400" w:lineRule="exact"/>
              <w:ind w:firstLine="0"/>
              <w:jc w:val="center"/>
            </w:pPr>
            <w:r>
              <w:rPr>
                <w:rFonts w:hint="eastAsia"/>
              </w:rPr>
              <w:t>财务</w:t>
            </w:r>
            <w:r w:rsidR="004653E2">
              <w:t>类</w:t>
            </w:r>
            <w:r w:rsidR="004653E2">
              <w:rPr>
                <w:rFonts w:hint="eastAsia"/>
              </w:rPr>
              <w:t>综合</w:t>
            </w:r>
            <w:r w:rsidR="004653E2">
              <w:t>展开</w:t>
            </w:r>
          </w:p>
        </w:tc>
        <w:tc>
          <w:tcPr>
            <w:tcW w:w="2195" w:type="dxa"/>
          </w:tcPr>
          <w:p w14:paraId="6B77EB82" w14:textId="77777777" w:rsidR="004653E2" w:rsidRDefault="004653E2" w:rsidP="004653E2">
            <w:pPr>
              <w:pStyle w:val="a0"/>
              <w:spacing w:line="400" w:lineRule="exact"/>
              <w:ind w:firstLine="0"/>
              <w:jc w:val="center"/>
            </w:pPr>
            <w:r>
              <w:rPr>
                <w:rFonts w:hint="eastAsia"/>
              </w:rPr>
              <w:t>100</w:t>
            </w:r>
          </w:p>
        </w:tc>
        <w:tc>
          <w:tcPr>
            <w:tcW w:w="2194" w:type="dxa"/>
          </w:tcPr>
          <w:p w14:paraId="7292CA04" w14:textId="77777777" w:rsidR="004653E2" w:rsidRDefault="004653E2" w:rsidP="004653E2">
            <w:pPr>
              <w:pStyle w:val="a0"/>
              <w:spacing w:line="400" w:lineRule="exact"/>
              <w:ind w:firstLine="0"/>
              <w:jc w:val="center"/>
            </w:pPr>
            <w:r>
              <w:rPr>
                <w:rFonts w:hint="eastAsia"/>
              </w:rPr>
              <w:t>60</w:t>
            </w:r>
          </w:p>
        </w:tc>
        <w:tc>
          <w:tcPr>
            <w:tcW w:w="2194" w:type="dxa"/>
          </w:tcPr>
          <w:p w14:paraId="045CFBF6" w14:textId="77777777" w:rsidR="004653E2" w:rsidRDefault="004653E2" w:rsidP="004653E2">
            <w:pPr>
              <w:pStyle w:val="a0"/>
              <w:spacing w:line="400" w:lineRule="exact"/>
              <w:ind w:firstLine="0"/>
              <w:jc w:val="center"/>
            </w:pPr>
            <w:r>
              <w:rPr>
                <w:rFonts w:hint="eastAsia"/>
              </w:rPr>
              <w:t>60</w:t>
            </w:r>
            <w:r w:rsidR="00525FB7">
              <w:t>%</w:t>
            </w:r>
          </w:p>
        </w:tc>
      </w:tr>
      <w:tr w:rsidR="004653E2" w14:paraId="7EF9FF94" w14:textId="77777777" w:rsidTr="004653E2">
        <w:trPr>
          <w:jc w:val="center"/>
        </w:trPr>
        <w:tc>
          <w:tcPr>
            <w:tcW w:w="2195" w:type="dxa"/>
          </w:tcPr>
          <w:p w14:paraId="2C15B337" w14:textId="79FFD8A2" w:rsidR="004653E2" w:rsidRDefault="00913D8F" w:rsidP="004653E2">
            <w:pPr>
              <w:pStyle w:val="a0"/>
              <w:spacing w:line="400" w:lineRule="exact"/>
              <w:ind w:firstLine="0"/>
              <w:jc w:val="center"/>
            </w:pPr>
            <w:r>
              <w:rPr>
                <w:rFonts w:hint="eastAsia"/>
              </w:rPr>
              <w:t>基金</w:t>
            </w:r>
            <w:r w:rsidR="004653E2">
              <w:t>类横向展开</w:t>
            </w:r>
          </w:p>
        </w:tc>
        <w:tc>
          <w:tcPr>
            <w:tcW w:w="2195" w:type="dxa"/>
          </w:tcPr>
          <w:p w14:paraId="578910BB" w14:textId="77777777" w:rsidR="004653E2" w:rsidRDefault="004653E2" w:rsidP="004653E2">
            <w:pPr>
              <w:pStyle w:val="a0"/>
              <w:spacing w:line="400" w:lineRule="exact"/>
              <w:ind w:firstLine="0"/>
              <w:jc w:val="center"/>
            </w:pPr>
            <w:r>
              <w:rPr>
                <w:rFonts w:hint="eastAsia"/>
              </w:rPr>
              <w:t>100</w:t>
            </w:r>
          </w:p>
        </w:tc>
        <w:tc>
          <w:tcPr>
            <w:tcW w:w="2194" w:type="dxa"/>
          </w:tcPr>
          <w:p w14:paraId="4053C846" w14:textId="77777777" w:rsidR="004653E2" w:rsidRDefault="004653E2" w:rsidP="004653E2">
            <w:pPr>
              <w:pStyle w:val="a0"/>
              <w:spacing w:line="400" w:lineRule="exact"/>
              <w:ind w:firstLine="0"/>
              <w:jc w:val="center"/>
            </w:pPr>
            <w:r>
              <w:rPr>
                <w:rFonts w:hint="eastAsia"/>
              </w:rPr>
              <w:t>79</w:t>
            </w:r>
          </w:p>
        </w:tc>
        <w:tc>
          <w:tcPr>
            <w:tcW w:w="2194" w:type="dxa"/>
          </w:tcPr>
          <w:p w14:paraId="6937064F" w14:textId="77777777" w:rsidR="004653E2" w:rsidRDefault="004653E2" w:rsidP="004653E2">
            <w:pPr>
              <w:pStyle w:val="a0"/>
              <w:spacing w:line="400" w:lineRule="exact"/>
              <w:ind w:firstLine="0"/>
              <w:jc w:val="center"/>
            </w:pPr>
            <w:r>
              <w:rPr>
                <w:rFonts w:hint="eastAsia"/>
              </w:rPr>
              <w:t>79</w:t>
            </w:r>
            <w:r w:rsidR="00525FB7">
              <w:t>%</w:t>
            </w:r>
          </w:p>
        </w:tc>
      </w:tr>
      <w:tr w:rsidR="004653E2" w14:paraId="715DE4B4" w14:textId="77777777" w:rsidTr="004653E2">
        <w:trPr>
          <w:jc w:val="center"/>
        </w:trPr>
        <w:tc>
          <w:tcPr>
            <w:tcW w:w="2195" w:type="dxa"/>
          </w:tcPr>
          <w:p w14:paraId="57CECCC5" w14:textId="6726C50C" w:rsidR="004653E2" w:rsidRDefault="00913D8F" w:rsidP="004653E2">
            <w:pPr>
              <w:pStyle w:val="a0"/>
              <w:spacing w:line="400" w:lineRule="exact"/>
              <w:ind w:firstLine="0"/>
              <w:jc w:val="center"/>
            </w:pPr>
            <w:r>
              <w:rPr>
                <w:rFonts w:hint="eastAsia"/>
              </w:rPr>
              <w:t>基金</w:t>
            </w:r>
            <w:r w:rsidR="004653E2">
              <w:rPr>
                <w:rFonts w:hint="eastAsia"/>
              </w:rPr>
              <w:t>类</w:t>
            </w:r>
            <w:r w:rsidR="004653E2">
              <w:t>纵向展开</w:t>
            </w:r>
          </w:p>
        </w:tc>
        <w:tc>
          <w:tcPr>
            <w:tcW w:w="2195" w:type="dxa"/>
          </w:tcPr>
          <w:p w14:paraId="33929315" w14:textId="77777777" w:rsidR="004653E2" w:rsidRDefault="004653E2" w:rsidP="004653E2">
            <w:pPr>
              <w:pStyle w:val="a0"/>
              <w:spacing w:line="400" w:lineRule="exact"/>
              <w:ind w:firstLine="0"/>
              <w:jc w:val="center"/>
            </w:pPr>
            <w:r>
              <w:rPr>
                <w:rFonts w:hint="eastAsia"/>
              </w:rPr>
              <w:t>100</w:t>
            </w:r>
          </w:p>
        </w:tc>
        <w:tc>
          <w:tcPr>
            <w:tcW w:w="2194" w:type="dxa"/>
          </w:tcPr>
          <w:p w14:paraId="19216D97" w14:textId="77777777" w:rsidR="004653E2" w:rsidRDefault="004653E2" w:rsidP="004653E2">
            <w:pPr>
              <w:pStyle w:val="a0"/>
              <w:spacing w:line="400" w:lineRule="exact"/>
              <w:ind w:firstLine="0"/>
              <w:jc w:val="center"/>
            </w:pPr>
            <w:r>
              <w:rPr>
                <w:rFonts w:hint="eastAsia"/>
              </w:rPr>
              <w:t>55</w:t>
            </w:r>
          </w:p>
        </w:tc>
        <w:tc>
          <w:tcPr>
            <w:tcW w:w="2194" w:type="dxa"/>
          </w:tcPr>
          <w:p w14:paraId="3275EEFB" w14:textId="77777777" w:rsidR="004653E2" w:rsidRDefault="004653E2" w:rsidP="004653E2">
            <w:pPr>
              <w:pStyle w:val="a0"/>
              <w:spacing w:line="400" w:lineRule="exact"/>
              <w:ind w:firstLine="0"/>
              <w:jc w:val="center"/>
            </w:pPr>
            <w:r>
              <w:rPr>
                <w:rFonts w:hint="eastAsia"/>
              </w:rPr>
              <w:t>55</w:t>
            </w:r>
            <w:r w:rsidR="00525FB7">
              <w:t>%</w:t>
            </w:r>
          </w:p>
        </w:tc>
      </w:tr>
      <w:tr w:rsidR="004653E2" w14:paraId="0A6A1927" w14:textId="77777777" w:rsidTr="004653E2">
        <w:trPr>
          <w:jc w:val="center"/>
        </w:trPr>
        <w:tc>
          <w:tcPr>
            <w:tcW w:w="2195" w:type="dxa"/>
          </w:tcPr>
          <w:p w14:paraId="3A1BBF35" w14:textId="5562437C" w:rsidR="004653E2" w:rsidRDefault="00913D8F" w:rsidP="004653E2">
            <w:pPr>
              <w:pStyle w:val="a0"/>
              <w:spacing w:line="400" w:lineRule="exact"/>
              <w:ind w:firstLine="0"/>
              <w:jc w:val="center"/>
            </w:pPr>
            <w:r>
              <w:rPr>
                <w:rFonts w:hint="eastAsia"/>
              </w:rPr>
              <w:t>基金</w:t>
            </w:r>
            <w:r w:rsidR="004653E2">
              <w:rPr>
                <w:rFonts w:hint="eastAsia"/>
              </w:rPr>
              <w:t>类综合</w:t>
            </w:r>
            <w:r w:rsidR="004653E2">
              <w:t>展开</w:t>
            </w:r>
          </w:p>
        </w:tc>
        <w:tc>
          <w:tcPr>
            <w:tcW w:w="2195" w:type="dxa"/>
          </w:tcPr>
          <w:p w14:paraId="55832ACC" w14:textId="77777777" w:rsidR="004653E2" w:rsidRDefault="004653E2" w:rsidP="004653E2">
            <w:pPr>
              <w:pStyle w:val="a0"/>
              <w:spacing w:line="400" w:lineRule="exact"/>
              <w:ind w:firstLine="0"/>
              <w:jc w:val="center"/>
            </w:pPr>
            <w:r>
              <w:rPr>
                <w:rFonts w:hint="eastAsia"/>
              </w:rPr>
              <w:t>100</w:t>
            </w:r>
          </w:p>
        </w:tc>
        <w:tc>
          <w:tcPr>
            <w:tcW w:w="2194" w:type="dxa"/>
          </w:tcPr>
          <w:p w14:paraId="240DA615" w14:textId="77777777" w:rsidR="004653E2" w:rsidRDefault="004653E2" w:rsidP="004653E2">
            <w:pPr>
              <w:pStyle w:val="a0"/>
              <w:spacing w:line="400" w:lineRule="exact"/>
              <w:ind w:firstLine="0"/>
              <w:jc w:val="center"/>
            </w:pPr>
            <w:r>
              <w:rPr>
                <w:rFonts w:hint="eastAsia"/>
              </w:rPr>
              <w:t>65</w:t>
            </w:r>
          </w:p>
        </w:tc>
        <w:tc>
          <w:tcPr>
            <w:tcW w:w="2194" w:type="dxa"/>
          </w:tcPr>
          <w:p w14:paraId="3AA94287" w14:textId="77777777" w:rsidR="004653E2" w:rsidRDefault="004653E2" w:rsidP="004653E2">
            <w:pPr>
              <w:pStyle w:val="a0"/>
              <w:spacing w:line="400" w:lineRule="exact"/>
              <w:ind w:firstLine="0"/>
              <w:jc w:val="center"/>
            </w:pPr>
            <w:r>
              <w:rPr>
                <w:rFonts w:hint="eastAsia"/>
              </w:rPr>
              <w:t>65</w:t>
            </w:r>
            <w:r w:rsidR="00525FB7">
              <w:t>%</w:t>
            </w:r>
          </w:p>
        </w:tc>
      </w:tr>
      <w:tr w:rsidR="004653E2" w14:paraId="22CF826A" w14:textId="77777777" w:rsidTr="004653E2">
        <w:trPr>
          <w:jc w:val="center"/>
        </w:trPr>
        <w:tc>
          <w:tcPr>
            <w:tcW w:w="2195" w:type="dxa"/>
          </w:tcPr>
          <w:p w14:paraId="2353940F" w14:textId="77777777" w:rsidR="004653E2" w:rsidRDefault="004653E2" w:rsidP="004653E2">
            <w:pPr>
              <w:pStyle w:val="a0"/>
              <w:spacing w:line="400" w:lineRule="exact"/>
              <w:ind w:firstLine="0"/>
              <w:jc w:val="center"/>
            </w:pPr>
            <w:r>
              <w:rPr>
                <w:rFonts w:hint="eastAsia"/>
              </w:rPr>
              <w:t>普通</w:t>
            </w:r>
            <w:r>
              <w:t>横向展开</w:t>
            </w:r>
          </w:p>
        </w:tc>
        <w:tc>
          <w:tcPr>
            <w:tcW w:w="2195" w:type="dxa"/>
          </w:tcPr>
          <w:p w14:paraId="5863C157" w14:textId="77777777" w:rsidR="004653E2" w:rsidRDefault="004653E2" w:rsidP="004653E2">
            <w:pPr>
              <w:pStyle w:val="a0"/>
              <w:spacing w:line="400" w:lineRule="exact"/>
              <w:ind w:firstLine="0"/>
              <w:jc w:val="center"/>
            </w:pPr>
            <w:r>
              <w:rPr>
                <w:rFonts w:hint="eastAsia"/>
              </w:rPr>
              <w:t>100</w:t>
            </w:r>
          </w:p>
        </w:tc>
        <w:tc>
          <w:tcPr>
            <w:tcW w:w="2194" w:type="dxa"/>
          </w:tcPr>
          <w:p w14:paraId="05FD01CC" w14:textId="77777777" w:rsidR="004653E2" w:rsidRDefault="004653E2" w:rsidP="004653E2">
            <w:pPr>
              <w:pStyle w:val="a0"/>
              <w:spacing w:line="400" w:lineRule="exact"/>
              <w:ind w:firstLine="0"/>
              <w:jc w:val="center"/>
            </w:pPr>
            <w:r>
              <w:rPr>
                <w:rFonts w:hint="eastAsia"/>
              </w:rPr>
              <w:t>66</w:t>
            </w:r>
          </w:p>
        </w:tc>
        <w:tc>
          <w:tcPr>
            <w:tcW w:w="2194" w:type="dxa"/>
          </w:tcPr>
          <w:p w14:paraId="563AA4C2" w14:textId="77777777" w:rsidR="004653E2" w:rsidRDefault="004653E2" w:rsidP="004653E2">
            <w:pPr>
              <w:pStyle w:val="a0"/>
              <w:spacing w:line="400" w:lineRule="exact"/>
              <w:ind w:firstLine="0"/>
              <w:jc w:val="center"/>
            </w:pPr>
            <w:r>
              <w:rPr>
                <w:rFonts w:hint="eastAsia"/>
              </w:rPr>
              <w:t>66</w:t>
            </w:r>
            <w:r w:rsidR="00525FB7">
              <w:t>%</w:t>
            </w:r>
          </w:p>
        </w:tc>
      </w:tr>
      <w:tr w:rsidR="004653E2" w14:paraId="2CEE8D60" w14:textId="77777777" w:rsidTr="004653E2">
        <w:trPr>
          <w:jc w:val="center"/>
        </w:trPr>
        <w:tc>
          <w:tcPr>
            <w:tcW w:w="2195" w:type="dxa"/>
          </w:tcPr>
          <w:p w14:paraId="0DCAF17B" w14:textId="77777777" w:rsidR="004653E2" w:rsidRDefault="004653E2" w:rsidP="004653E2">
            <w:pPr>
              <w:pStyle w:val="a0"/>
              <w:spacing w:line="400" w:lineRule="exact"/>
              <w:ind w:firstLine="0"/>
              <w:jc w:val="center"/>
            </w:pPr>
            <w:r>
              <w:rPr>
                <w:rFonts w:hint="eastAsia"/>
              </w:rPr>
              <w:t>普通</w:t>
            </w:r>
            <w:r>
              <w:t>纵向展开</w:t>
            </w:r>
          </w:p>
        </w:tc>
        <w:tc>
          <w:tcPr>
            <w:tcW w:w="2195" w:type="dxa"/>
          </w:tcPr>
          <w:p w14:paraId="3D9EAE69" w14:textId="77777777" w:rsidR="004653E2" w:rsidRDefault="004653E2" w:rsidP="004653E2">
            <w:pPr>
              <w:pStyle w:val="a0"/>
              <w:spacing w:line="400" w:lineRule="exact"/>
              <w:ind w:firstLine="0"/>
              <w:jc w:val="center"/>
            </w:pPr>
            <w:r>
              <w:rPr>
                <w:rFonts w:hint="eastAsia"/>
              </w:rPr>
              <w:t>100</w:t>
            </w:r>
          </w:p>
        </w:tc>
        <w:tc>
          <w:tcPr>
            <w:tcW w:w="2194" w:type="dxa"/>
          </w:tcPr>
          <w:p w14:paraId="0B95CADD" w14:textId="77777777" w:rsidR="004653E2" w:rsidRDefault="004653E2" w:rsidP="004653E2">
            <w:pPr>
              <w:pStyle w:val="a0"/>
              <w:spacing w:line="400" w:lineRule="exact"/>
              <w:ind w:firstLine="0"/>
              <w:jc w:val="center"/>
            </w:pPr>
            <w:r>
              <w:rPr>
                <w:rFonts w:hint="eastAsia"/>
              </w:rPr>
              <w:t>72</w:t>
            </w:r>
          </w:p>
        </w:tc>
        <w:tc>
          <w:tcPr>
            <w:tcW w:w="2194" w:type="dxa"/>
          </w:tcPr>
          <w:p w14:paraId="0C943629" w14:textId="77777777" w:rsidR="004653E2" w:rsidRDefault="004653E2" w:rsidP="004653E2">
            <w:pPr>
              <w:pStyle w:val="a0"/>
              <w:spacing w:line="400" w:lineRule="exact"/>
              <w:ind w:firstLine="0"/>
              <w:jc w:val="center"/>
            </w:pPr>
            <w:r>
              <w:rPr>
                <w:rFonts w:hint="eastAsia"/>
              </w:rPr>
              <w:t>72</w:t>
            </w:r>
            <w:r w:rsidR="00525FB7">
              <w:t>%</w:t>
            </w:r>
          </w:p>
        </w:tc>
      </w:tr>
      <w:tr w:rsidR="004653E2" w14:paraId="7B418B61" w14:textId="77777777" w:rsidTr="004653E2">
        <w:trPr>
          <w:jc w:val="center"/>
        </w:trPr>
        <w:tc>
          <w:tcPr>
            <w:tcW w:w="2195" w:type="dxa"/>
          </w:tcPr>
          <w:p w14:paraId="56B2647B" w14:textId="77777777" w:rsidR="004653E2" w:rsidRDefault="004653E2" w:rsidP="004653E2">
            <w:pPr>
              <w:pStyle w:val="a0"/>
              <w:spacing w:line="400" w:lineRule="exact"/>
              <w:ind w:firstLine="0"/>
              <w:jc w:val="center"/>
            </w:pPr>
            <w:r>
              <w:rPr>
                <w:rFonts w:hint="eastAsia"/>
              </w:rPr>
              <w:t>普通</w:t>
            </w:r>
            <w:r>
              <w:t>综合展开</w:t>
            </w:r>
          </w:p>
        </w:tc>
        <w:tc>
          <w:tcPr>
            <w:tcW w:w="2195" w:type="dxa"/>
          </w:tcPr>
          <w:p w14:paraId="14C59CE6" w14:textId="77777777" w:rsidR="004653E2" w:rsidRDefault="004653E2" w:rsidP="004653E2">
            <w:pPr>
              <w:pStyle w:val="a0"/>
              <w:spacing w:line="400" w:lineRule="exact"/>
              <w:ind w:firstLine="0"/>
              <w:jc w:val="center"/>
            </w:pPr>
            <w:r>
              <w:rPr>
                <w:rFonts w:hint="eastAsia"/>
              </w:rPr>
              <w:t>100</w:t>
            </w:r>
          </w:p>
        </w:tc>
        <w:tc>
          <w:tcPr>
            <w:tcW w:w="2194" w:type="dxa"/>
          </w:tcPr>
          <w:p w14:paraId="7C20F1B4" w14:textId="77777777" w:rsidR="004653E2" w:rsidRDefault="004653E2" w:rsidP="004653E2">
            <w:pPr>
              <w:pStyle w:val="a0"/>
              <w:spacing w:line="400" w:lineRule="exact"/>
              <w:ind w:firstLine="0"/>
              <w:jc w:val="center"/>
            </w:pPr>
            <w:r>
              <w:rPr>
                <w:rFonts w:hint="eastAsia"/>
              </w:rPr>
              <w:t>60</w:t>
            </w:r>
          </w:p>
        </w:tc>
        <w:tc>
          <w:tcPr>
            <w:tcW w:w="2194" w:type="dxa"/>
          </w:tcPr>
          <w:p w14:paraId="16E5718A" w14:textId="77777777" w:rsidR="004653E2" w:rsidRDefault="004653E2" w:rsidP="004653E2">
            <w:pPr>
              <w:pStyle w:val="a0"/>
              <w:spacing w:line="400" w:lineRule="exact"/>
              <w:ind w:firstLine="0"/>
              <w:jc w:val="center"/>
            </w:pPr>
            <w:r>
              <w:rPr>
                <w:rFonts w:hint="eastAsia"/>
              </w:rPr>
              <w:t>60</w:t>
            </w:r>
            <w:r w:rsidR="00525FB7">
              <w:t>%</w:t>
            </w:r>
          </w:p>
        </w:tc>
      </w:tr>
    </w:tbl>
    <w:p w14:paraId="1C8CF6AF" w14:textId="77777777" w:rsidR="00BC52CA" w:rsidRDefault="00BC52CA" w:rsidP="00BC52CA">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-5 </w:t>
      </w:r>
      <w:r w:rsidRPr="00BC52CA">
        <w:rPr>
          <w:rFonts w:ascii="楷体_GB2312" w:eastAsia="楷体_GB2312" w:hAnsi="Calibri" w:cs="Times New Roman" w:hint="eastAsia"/>
          <w:kern w:val="2"/>
          <w:sz w:val="21"/>
          <w:szCs w:val="21"/>
        </w:rPr>
        <w:t>单独</w:t>
      </w:r>
      <w:r w:rsidRPr="00BC52CA">
        <w:rPr>
          <w:rFonts w:ascii="楷体_GB2312" w:eastAsia="楷体_GB2312" w:hAnsi="Calibri" w:cs="Times New Roman"/>
          <w:kern w:val="2"/>
          <w:sz w:val="21"/>
          <w:szCs w:val="21"/>
        </w:rPr>
        <w:t>基于行列相似度的识别结果</w:t>
      </w:r>
    </w:p>
    <w:tbl>
      <w:tblPr>
        <w:tblStyle w:val="afb"/>
        <w:tblW w:w="0" w:type="auto"/>
        <w:jc w:val="center"/>
        <w:tblLook w:val="04A0" w:firstRow="1" w:lastRow="0" w:firstColumn="1" w:lastColumn="0" w:noHBand="0" w:noVBand="1"/>
      </w:tblPr>
      <w:tblGrid>
        <w:gridCol w:w="1696"/>
        <w:gridCol w:w="1290"/>
        <w:gridCol w:w="1370"/>
        <w:gridCol w:w="1735"/>
        <w:gridCol w:w="1174"/>
        <w:gridCol w:w="1513"/>
      </w:tblGrid>
      <w:tr w:rsidR="00B21AB3" w14:paraId="768A7124" w14:textId="77777777" w:rsidTr="00DD20D8">
        <w:trPr>
          <w:jc w:val="center"/>
        </w:trPr>
        <w:tc>
          <w:tcPr>
            <w:tcW w:w="1696" w:type="dxa"/>
          </w:tcPr>
          <w:p w14:paraId="66E06785" w14:textId="77777777" w:rsidR="00B21AB3" w:rsidRDefault="00B21AB3" w:rsidP="00180EE5">
            <w:pPr>
              <w:pStyle w:val="a0"/>
              <w:spacing w:line="400" w:lineRule="exact"/>
              <w:ind w:firstLine="0"/>
              <w:jc w:val="center"/>
            </w:pPr>
            <w:r>
              <w:rPr>
                <w:rFonts w:hint="eastAsia"/>
              </w:rPr>
              <w:t>表格</w:t>
            </w:r>
            <w:r>
              <w:t>展开类型</w:t>
            </w:r>
          </w:p>
        </w:tc>
        <w:tc>
          <w:tcPr>
            <w:tcW w:w="1290" w:type="dxa"/>
          </w:tcPr>
          <w:p w14:paraId="49F05240" w14:textId="77777777" w:rsidR="00B21AB3" w:rsidRDefault="00B21AB3" w:rsidP="00180EE5">
            <w:pPr>
              <w:pStyle w:val="a0"/>
              <w:spacing w:line="400" w:lineRule="exact"/>
              <w:ind w:firstLine="0"/>
              <w:jc w:val="center"/>
            </w:pPr>
            <w:r>
              <w:rPr>
                <w:rFonts w:hint="eastAsia"/>
              </w:rPr>
              <w:t>表格总</w:t>
            </w:r>
            <w:r>
              <w:t>数量</w:t>
            </w:r>
          </w:p>
        </w:tc>
        <w:tc>
          <w:tcPr>
            <w:tcW w:w="1370" w:type="dxa"/>
          </w:tcPr>
          <w:p w14:paraId="23904189" w14:textId="77777777" w:rsidR="00B21AB3" w:rsidRDefault="00B21AB3" w:rsidP="00180EE5">
            <w:pPr>
              <w:pStyle w:val="a0"/>
              <w:spacing w:line="400" w:lineRule="exact"/>
              <w:ind w:firstLine="0"/>
              <w:jc w:val="center"/>
            </w:pPr>
            <w:r>
              <w:rPr>
                <w:rFonts w:hint="eastAsia"/>
              </w:rPr>
              <w:t>混合</w:t>
            </w:r>
            <w:r>
              <w:t>比例</w:t>
            </w:r>
          </w:p>
          <w:p w14:paraId="702EE7E7" w14:textId="77777777" w:rsidR="00B21AB3" w:rsidRDefault="00B21AB3" w:rsidP="00180EE5">
            <w:pPr>
              <w:pStyle w:val="a0"/>
              <w:spacing w:line="400" w:lineRule="exact"/>
              <w:ind w:firstLine="0"/>
              <w:jc w:val="center"/>
            </w:pPr>
            <w:r>
              <w:rPr>
                <w:rFonts w:hint="eastAsia"/>
              </w:rPr>
              <w:t>（金融</w:t>
            </w:r>
            <w:r>
              <w:rPr>
                <w:rFonts w:hint="eastAsia"/>
              </w:rPr>
              <w:t>/</w:t>
            </w:r>
            <w:r>
              <w:rPr>
                <w:rFonts w:hint="eastAsia"/>
              </w:rPr>
              <w:t>普通</w:t>
            </w:r>
            <w:r>
              <w:t>）</w:t>
            </w:r>
          </w:p>
        </w:tc>
        <w:tc>
          <w:tcPr>
            <w:tcW w:w="1735" w:type="dxa"/>
          </w:tcPr>
          <w:p w14:paraId="52837F87" w14:textId="77777777" w:rsidR="00B21AB3" w:rsidRDefault="00B21AB3" w:rsidP="00180EE5">
            <w:pPr>
              <w:pStyle w:val="a0"/>
              <w:spacing w:line="400" w:lineRule="exact"/>
              <w:ind w:firstLine="0"/>
              <w:jc w:val="center"/>
            </w:pPr>
            <w:r>
              <w:t>比例</w:t>
            </w:r>
            <w:r>
              <w:rPr>
                <w:rFonts w:hint="eastAsia"/>
              </w:rPr>
              <w:t>(</w:t>
            </w:r>
            <w:r>
              <w:rPr>
                <w:rFonts w:hint="eastAsia"/>
              </w:rPr>
              <w:t>内容</w:t>
            </w:r>
            <w:r w:rsidR="00DD20D8">
              <w:t>/</w:t>
            </w:r>
            <w:r>
              <w:rPr>
                <w:rFonts w:hint="eastAsia"/>
              </w:rPr>
              <w:t>行列</w:t>
            </w:r>
            <w:r>
              <w:t>相似度</w:t>
            </w:r>
            <w:r>
              <w:rPr>
                <w:rFonts w:hint="eastAsia"/>
              </w:rPr>
              <w:t>)</w:t>
            </w:r>
          </w:p>
        </w:tc>
        <w:tc>
          <w:tcPr>
            <w:tcW w:w="1174" w:type="dxa"/>
          </w:tcPr>
          <w:p w14:paraId="19C04C91" w14:textId="77777777" w:rsidR="00B21AB3" w:rsidRDefault="00B21AB3" w:rsidP="00180EE5">
            <w:pPr>
              <w:pStyle w:val="a0"/>
              <w:spacing w:line="400" w:lineRule="exact"/>
              <w:ind w:firstLine="0"/>
              <w:jc w:val="center"/>
            </w:pPr>
            <w:r>
              <w:rPr>
                <w:rFonts w:hint="eastAsia"/>
              </w:rPr>
              <w:t>正确</w:t>
            </w:r>
            <w:r>
              <w:t>数量</w:t>
            </w:r>
          </w:p>
        </w:tc>
        <w:tc>
          <w:tcPr>
            <w:tcW w:w="1513" w:type="dxa"/>
          </w:tcPr>
          <w:p w14:paraId="01460715" w14:textId="77777777" w:rsidR="00B21AB3" w:rsidRDefault="00B21AB3" w:rsidP="00180EE5">
            <w:pPr>
              <w:pStyle w:val="a0"/>
              <w:spacing w:line="400" w:lineRule="exact"/>
              <w:ind w:firstLine="0"/>
              <w:jc w:val="center"/>
            </w:pPr>
            <w:r>
              <w:rPr>
                <w:rFonts w:hint="eastAsia"/>
              </w:rPr>
              <w:t>正确率</w:t>
            </w:r>
          </w:p>
        </w:tc>
      </w:tr>
      <w:tr w:rsidR="00DD20D8" w14:paraId="3ADA80D5" w14:textId="77777777" w:rsidTr="00DD20D8">
        <w:trPr>
          <w:jc w:val="center"/>
        </w:trPr>
        <w:tc>
          <w:tcPr>
            <w:tcW w:w="1696" w:type="dxa"/>
          </w:tcPr>
          <w:p w14:paraId="38235AFB"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F661996" w14:textId="77777777" w:rsidR="00DD20D8" w:rsidRDefault="00DD20D8" w:rsidP="00DD20D8">
            <w:pPr>
              <w:pStyle w:val="a0"/>
              <w:spacing w:line="400" w:lineRule="exact"/>
              <w:ind w:firstLine="0"/>
              <w:jc w:val="center"/>
            </w:pPr>
            <w:r>
              <w:t>1</w:t>
            </w:r>
            <w:r>
              <w:rPr>
                <w:rFonts w:hint="eastAsia"/>
              </w:rPr>
              <w:t>00</w:t>
            </w:r>
          </w:p>
        </w:tc>
        <w:tc>
          <w:tcPr>
            <w:tcW w:w="1370" w:type="dxa"/>
          </w:tcPr>
          <w:p w14:paraId="4AF0777E" w14:textId="77777777" w:rsidR="00DD20D8" w:rsidRDefault="00DD20D8" w:rsidP="00DD20D8">
            <w:pPr>
              <w:pStyle w:val="a0"/>
              <w:spacing w:line="400" w:lineRule="exact"/>
              <w:ind w:firstLine="0"/>
              <w:jc w:val="center"/>
            </w:pPr>
            <w:r>
              <w:rPr>
                <w:rFonts w:hint="eastAsia"/>
              </w:rPr>
              <w:t>1:1</w:t>
            </w:r>
          </w:p>
        </w:tc>
        <w:tc>
          <w:tcPr>
            <w:tcW w:w="1735" w:type="dxa"/>
          </w:tcPr>
          <w:p w14:paraId="0624FB1D" w14:textId="77777777" w:rsidR="00DD20D8" w:rsidRDefault="00DD20D8" w:rsidP="00DD20D8">
            <w:pPr>
              <w:pStyle w:val="a0"/>
              <w:spacing w:line="400" w:lineRule="exact"/>
              <w:ind w:firstLine="0"/>
              <w:jc w:val="center"/>
            </w:pPr>
            <w:r>
              <w:rPr>
                <w:rFonts w:hint="eastAsia"/>
              </w:rPr>
              <w:t>1:1</w:t>
            </w:r>
          </w:p>
        </w:tc>
        <w:tc>
          <w:tcPr>
            <w:tcW w:w="1174" w:type="dxa"/>
          </w:tcPr>
          <w:p w14:paraId="53C22EF2" w14:textId="77777777" w:rsidR="00DD20D8" w:rsidRDefault="00DD20D8" w:rsidP="00DD20D8">
            <w:pPr>
              <w:pStyle w:val="a0"/>
              <w:spacing w:line="400" w:lineRule="exact"/>
              <w:ind w:firstLine="0"/>
              <w:jc w:val="center"/>
            </w:pPr>
            <w:r>
              <w:t>43</w:t>
            </w:r>
          </w:p>
        </w:tc>
        <w:tc>
          <w:tcPr>
            <w:tcW w:w="1513" w:type="dxa"/>
          </w:tcPr>
          <w:p w14:paraId="5B8FE895" w14:textId="77777777" w:rsidR="00DD20D8" w:rsidRDefault="00DD20D8" w:rsidP="00DD20D8">
            <w:pPr>
              <w:pStyle w:val="a0"/>
              <w:spacing w:line="400" w:lineRule="exact"/>
              <w:ind w:firstLine="0"/>
              <w:jc w:val="center"/>
            </w:pPr>
            <w:r>
              <w:t>43%</w:t>
            </w:r>
          </w:p>
        </w:tc>
      </w:tr>
      <w:tr w:rsidR="00DD20D8" w14:paraId="5D660356" w14:textId="77777777" w:rsidTr="00DD20D8">
        <w:trPr>
          <w:jc w:val="center"/>
        </w:trPr>
        <w:tc>
          <w:tcPr>
            <w:tcW w:w="1696" w:type="dxa"/>
          </w:tcPr>
          <w:p w14:paraId="6B8D4A03"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65D3EBE" w14:textId="77777777" w:rsidR="00DD20D8" w:rsidRDefault="00DD20D8" w:rsidP="00DD20D8">
            <w:pPr>
              <w:pStyle w:val="a0"/>
              <w:spacing w:line="400" w:lineRule="exact"/>
              <w:ind w:firstLine="0"/>
              <w:jc w:val="center"/>
            </w:pPr>
            <w:r>
              <w:t>1</w:t>
            </w:r>
            <w:r>
              <w:rPr>
                <w:rFonts w:hint="eastAsia"/>
              </w:rPr>
              <w:t>00</w:t>
            </w:r>
          </w:p>
        </w:tc>
        <w:tc>
          <w:tcPr>
            <w:tcW w:w="1370" w:type="dxa"/>
          </w:tcPr>
          <w:p w14:paraId="623CB6FE" w14:textId="77777777" w:rsidR="00DD20D8" w:rsidRDefault="00DD20D8" w:rsidP="00DD20D8">
            <w:pPr>
              <w:pStyle w:val="a0"/>
              <w:spacing w:line="400" w:lineRule="exact"/>
              <w:ind w:firstLine="0"/>
              <w:jc w:val="center"/>
            </w:pPr>
            <w:r>
              <w:rPr>
                <w:rFonts w:hint="eastAsia"/>
              </w:rPr>
              <w:t>1:1</w:t>
            </w:r>
          </w:p>
        </w:tc>
        <w:tc>
          <w:tcPr>
            <w:tcW w:w="1735" w:type="dxa"/>
          </w:tcPr>
          <w:p w14:paraId="4E452269" w14:textId="77777777" w:rsidR="00DD20D8" w:rsidRDefault="00DD20D8" w:rsidP="00DD20D8">
            <w:pPr>
              <w:pStyle w:val="a0"/>
              <w:spacing w:line="400" w:lineRule="exact"/>
              <w:ind w:firstLine="0"/>
              <w:jc w:val="center"/>
            </w:pPr>
            <w:r>
              <w:rPr>
                <w:rFonts w:hint="eastAsia"/>
              </w:rPr>
              <w:t>1:1</w:t>
            </w:r>
          </w:p>
        </w:tc>
        <w:tc>
          <w:tcPr>
            <w:tcW w:w="1174" w:type="dxa"/>
          </w:tcPr>
          <w:p w14:paraId="4D4604D0" w14:textId="77777777" w:rsidR="00DD20D8" w:rsidRDefault="00DD20D8" w:rsidP="00DD20D8">
            <w:pPr>
              <w:pStyle w:val="a0"/>
              <w:spacing w:line="400" w:lineRule="exact"/>
              <w:ind w:firstLine="0"/>
              <w:jc w:val="center"/>
            </w:pPr>
            <w:r>
              <w:t>54</w:t>
            </w:r>
          </w:p>
        </w:tc>
        <w:tc>
          <w:tcPr>
            <w:tcW w:w="1513" w:type="dxa"/>
          </w:tcPr>
          <w:p w14:paraId="12338445" w14:textId="77777777" w:rsidR="00DD20D8" w:rsidRDefault="00DD20D8" w:rsidP="00DD20D8">
            <w:pPr>
              <w:pStyle w:val="a0"/>
              <w:spacing w:line="400" w:lineRule="exact"/>
              <w:ind w:firstLine="0"/>
              <w:jc w:val="center"/>
            </w:pPr>
            <w:r>
              <w:t>54%</w:t>
            </w:r>
          </w:p>
        </w:tc>
      </w:tr>
      <w:tr w:rsidR="00DD20D8" w14:paraId="378C98C7" w14:textId="77777777" w:rsidTr="00DD20D8">
        <w:trPr>
          <w:jc w:val="center"/>
        </w:trPr>
        <w:tc>
          <w:tcPr>
            <w:tcW w:w="1696" w:type="dxa"/>
          </w:tcPr>
          <w:p w14:paraId="2D9AE3E4" w14:textId="77777777" w:rsidR="00DD20D8" w:rsidRDefault="00DD20D8" w:rsidP="00DD20D8">
            <w:pPr>
              <w:pStyle w:val="a0"/>
              <w:spacing w:line="400" w:lineRule="exact"/>
              <w:ind w:firstLine="0"/>
              <w:jc w:val="center"/>
            </w:pPr>
            <w:r>
              <w:rPr>
                <w:rFonts w:hint="eastAsia"/>
              </w:rPr>
              <w:lastRenderedPageBreak/>
              <w:t>混合综合</w:t>
            </w:r>
            <w:r>
              <w:t>展开</w:t>
            </w:r>
          </w:p>
        </w:tc>
        <w:tc>
          <w:tcPr>
            <w:tcW w:w="1290" w:type="dxa"/>
          </w:tcPr>
          <w:p w14:paraId="2A258004" w14:textId="77777777" w:rsidR="00DD20D8" w:rsidRDefault="00DD20D8" w:rsidP="00DD20D8">
            <w:pPr>
              <w:pStyle w:val="a0"/>
              <w:spacing w:line="400" w:lineRule="exact"/>
              <w:ind w:firstLine="0"/>
              <w:jc w:val="center"/>
            </w:pPr>
            <w:r>
              <w:t>1</w:t>
            </w:r>
            <w:r>
              <w:rPr>
                <w:rFonts w:hint="eastAsia"/>
              </w:rPr>
              <w:t>00</w:t>
            </w:r>
          </w:p>
        </w:tc>
        <w:tc>
          <w:tcPr>
            <w:tcW w:w="1370" w:type="dxa"/>
          </w:tcPr>
          <w:p w14:paraId="7BACD94A" w14:textId="77777777" w:rsidR="00DD20D8" w:rsidRDefault="00DD20D8" w:rsidP="00DD20D8">
            <w:pPr>
              <w:pStyle w:val="a0"/>
              <w:spacing w:line="400" w:lineRule="exact"/>
              <w:ind w:firstLine="0"/>
              <w:jc w:val="center"/>
            </w:pPr>
            <w:r>
              <w:rPr>
                <w:rFonts w:hint="eastAsia"/>
              </w:rPr>
              <w:t>1:1</w:t>
            </w:r>
          </w:p>
        </w:tc>
        <w:tc>
          <w:tcPr>
            <w:tcW w:w="1735" w:type="dxa"/>
          </w:tcPr>
          <w:p w14:paraId="3118E2CC" w14:textId="77777777" w:rsidR="00DD20D8" w:rsidRDefault="00DD20D8" w:rsidP="00DD20D8">
            <w:pPr>
              <w:pStyle w:val="a0"/>
              <w:spacing w:line="400" w:lineRule="exact"/>
              <w:ind w:firstLine="0"/>
              <w:jc w:val="center"/>
            </w:pPr>
            <w:r>
              <w:rPr>
                <w:rFonts w:hint="eastAsia"/>
              </w:rPr>
              <w:t>1:1</w:t>
            </w:r>
          </w:p>
        </w:tc>
        <w:tc>
          <w:tcPr>
            <w:tcW w:w="1174" w:type="dxa"/>
          </w:tcPr>
          <w:p w14:paraId="22C169C7" w14:textId="77777777" w:rsidR="00DD20D8" w:rsidRDefault="00DD20D8" w:rsidP="00DD20D8">
            <w:pPr>
              <w:pStyle w:val="a0"/>
              <w:spacing w:line="400" w:lineRule="exact"/>
              <w:ind w:firstLine="0"/>
              <w:jc w:val="center"/>
            </w:pPr>
            <w:r>
              <w:t>60</w:t>
            </w:r>
          </w:p>
        </w:tc>
        <w:tc>
          <w:tcPr>
            <w:tcW w:w="1513" w:type="dxa"/>
          </w:tcPr>
          <w:p w14:paraId="7103BD93" w14:textId="77777777" w:rsidR="00DD20D8" w:rsidRDefault="00DD20D8" w:rsidP="00DD20D8">
            <w:pPr>
              <w:pStyle w:val="a0"/>
              <w:spacing w:line="400" w:lineRule="exact"/>
              <w:ind w:firstLine="0"/>
              <w:jc w:val="center"/>
            </w:pPr>
            <w:r>
              <w:t>60%</w:t>
            </w:r>
          </w:p>
        </w:tc>
      </w:tr>
      <w:tr w:rsidR="00DD20D8" w14:paraId="0DA34583" w14:textId="77777777" w:rsidTr="00DD20D8">
        <w:trPr>
          <w:jc w:val="center"/>
        </w:trPr>
        <w:tc>
          <w:tcPr>
            <w:tcW w:w="1696" w:type="dxa"/>
          </w:tcPr>
          <w:p w14:paraId="27CDE52F"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20DDFC37" w14:textId="77777777" w:rsidR="00DD20D8" w:rsidRDefault="00DD20D8" w:rsidP="00DD20D8">
            <w:pPr>
              <w:pStyle w:val="a0"/>
              <w:spacing w:line="400" w:lineRule="exact"/>
              <w:ind w:firstLine="0"/>
              <w:jc w:val="center"/>
            </w:pPr>
            <w:r>
              <w:t>1</w:t>
            </w:r>
            <w:r>
              <w:rPr>
                <w:rFonts w:hint="eastAsia"/>
              </w:rPr>
              <w:t>00</w:t>
            </w:r>
          </w:p>
        </w:tc>
        <w:tc>
          <w:tcPr>
            <w:tcW w:w="1370" w:type="dxa"/>
          </w:tcPr>
          <w:p w14:paraId="7F219009" w14:textId="77777777" w:rsidR="00DD20D8" w:rsidRDefault="00DD20D8" w:rsidP="00DD20D8">
            <w:pPr>
              <w:pStyle w:val="a0"/>
              <w:spacing w:line="400" w:lineRule="exact"/>
              <w:ind w:firstLine="0"/>
              <w:jc w:val="center"/>
            </w:pPr>
            <w:r>
              <w:rPr>
                <w:rFonts w:hint="eastAsia"/>
              </w:rPr>
              <w:t>1:9</w:t>
            </w:r>
          </w:p>
        </w:tc>
        <w:tc>
          <w:tcPr>
            <w:tcW w:w="1735" w:type="dxa"/>
          </w:tcPr>
          <w:p w14:paraId="459FA31A" w14:textId="77777777" w:rsidR="00DD20D8" w:rsidRDefault="00DD20D8" w:rsidP="00DD20D8">
            <w:pPr>
              <w:pStyle w:val="a0"/>
              <w:spacing w:line="400" w:lineRule="exact"/>
              <w:ind w:firstLine="0"/>
              <w:jc w:val="center"/>
            </w:pPr>
            <w:r>
              <w:rPr>
                <w:rFonts w:hint="eastAsia"/>
              </w:rPr>
              <w:t>1:1</w:t>
            </w:r>
          </w:p>
        </w:tc>
        <w:tc>
          <w:tcPr>
            <w:tcW w:w="1174" w:type="dxa"/>
          </w:tcPr>
          <w:p w14:paraId="184103C6" w14:textId="77777777" w:rsidR="00DD20D8" w:rsidRDefault="00DD20D8" w:rsidP="00DD20D8">
            <w:pPr>
              <w:pStyle w:val="a0"/>
              <w:spacing w:line="400" w:lineRule="exact"/>
              <w:ind w:firstLine="0"/>
              <w:jc w:val="center"/>
            </w:pPr>
            <w:r>
              <w:rPr>
                <w:rFonts w:hint="eastAsia"/>
              </w:rPr>
              <w:t>48</w:t>
            </w:r>
          </w:p>
        </w:tc>
        <w:tc>
          <w:tcPr>
            <w:tcW w:w="1513" w:type="dxa"/>
          </w:tcPr>
          <w:p w14:paraId="113A88EA" w14:textId="77777777" w:rsidR="00DD20D8" w:rsidRDefault="00DD20D8" w:rsidP="00DD20D8">
            <w:pPr>
              <w:pStyle w:val="a0"/>
              <w:spacing w:line="400" w:lineRule="exact"/>
              <w:ind w:firstLine="0"/>
              <w:jc w:val="center"/>
            </w:pPr>
            <w:r>
              <w:rPr>
                <w:rFonts w:hint="eastAsia"/>
              </w:rPr>
              <w:t>48</w:t>
            </w:r>
            <w:r>
              <w:t>%</w:t>
            </w:r>
          </w:p>
        </w:tc>
      </w:tr>
      <w:tr w:rsidR="00DD20D8" w14:paraId="621F141D" w14:textId="77777777" w:rsidTr="00DD20D8">
        <w:trPr>
          <w:jc w:val="center"/>
        </w:trPr>
        <w:tc>
          <w:tcPr>
            <w:tcW w:w="1696" w:type="dxa"/>
          </w:tcPr>
          <w:p w14:paraId="4BAE7786"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7F2C2DB6" w14:textId="77777777" w:rsidR="00DD20D8" w:rsidRDefault="00DD20D8" w:rsidP="00DD20D8">
            <w:pPr>
              <w:pStyle w:val="a0"/>
              <w:spacing w:line="400" w:lineRule="exact"/>
              <w:ind w:firstLine="0"/>
              <w:jc w:val="center"/>
            </w:pPr>
            <w:r>
              <w:t>1</w:t>
            </w:r>
            <w:r>
              <w:rPr>
                <w:rFonts w:hint="eastAsia"/>
              </w:rPr>
              <w:t>00</w:t>
            </w:r>
          </w:p>
        </w:tc>
        <w:tc>
          <w:tcPr>
            <w:tcW w:w="1370" w:type="dxa"/>
          </w:tcPr>
          <w:p w14:paraId="5CE29DBF" w14:textId="77777777" w:rsidR="00DD20D8" w:rsidRDefault="00DD20D8" w:rsidP="00DD20D8">
            <w:pPr>
              <w:pStyle w:val="a0"/>
              <w:spacing w:line="400" w:lineRule="exact"/>
              <w:ind w:firstLine="0"/>
              <w:jc w:val="center"/>
            </w:pPr>
            <w:r>
              <w:rPr>
                <w:rFonts w:hint="eastAsia"/>
              </w:rPr>
              <w:t>1:9</w:t>
            </w:r>
          </w:p>
        </w:tc>
        <w:tc>
          <w:tcPr>
            <w:tcW w:w="1735" w:type="dxa"/>
          </w:tcPr>
          <w:p w14:paraId="7CCA8153" w14:textId="77777777" w:rsidR="00DD20D8" w:rsidRDefault="00DD20D8" w:rsidP="00DD20D8">
            <w:pPr>
              <w:pStyle w:val="a0"/>
              <w:spacing w:line="400" w:lineRule="exact"/>
              <w:ind w:firstLine="0"/>
              <w:jc w:val="center"/>
            </w:pPr>
            <w:r>
              <w:rPr>
                <w:rFonts w:hint="eastAsia"/>
              </w:rPr>
              <w:t>1:1</w:t>
            </w:r>
          </w:p>
        </w:tc>
        <w:tc>
          <w:tcPr>
            <w:tcW w:w="1174" w:type="dxa"/>
          </w:tcPr>
          <w:p w14:paraId="7FD03E4A" w14:textId="77777777" w:rsidR="00DD20D8" w:rsidRDefault="00DD20D8" w:rsidP="00DD20D8">
            <w:pPr>
              <w:pStyle w:val="a0"/>
              <w:spacing w:line="400" w:lineRule="exact"/>
              <w:ind w:firstLine="0"/>
              <w:jc w:val="center"/>
            </w:pPr>
            <w:r>
              <w:rPr>
                <w:rFonts w:hint="eastAsia"/>
              </w:rPr>
              <w:t>50</w:t>
            </w:r>
          </w:p>
        </w:tc>
        <w:tc>
          <w:tcPr>
            <w:tcW w:w="1513" w:type="dxa"/>
          </w:tcPr>
          <w:p w14:paraId="72F2A7DF" w14:textId="77777777" w:rsidR="00DD20D8" w:rsidRDefault="00DD20D8" w:rsidP="00DD20D8">
            <w:pPr>
              <w:pStyle w:val="a0"/>
              <w:spacing w:line="400" w:lineRule="exact"/>
              <w:ind w:firstLine="0"/>
              <w:jc w:val="center"/>
            </w:pPr>
            <w:r>
              <w:rPr>
                <w:rFonts w:hint="eastAsia"/>
              </w:rPr>
              <w:t>50</w:t>
            </w:r>
            <w:r>
              <w:t>%</w:t>
            </w:r>
          </w:p>
        </w:tc>
      </w:tr>
      <w:tr w:rsidR="00DD20D8" w14:paraId="2E35CF3A" w14:textId="77777777" w:rsidTr="00DD20D8">
        <w:trPr>
          <w:jc w:val="center"/>
        </w:trPr>
        <w:tc>
          <w:tcPr>
            <w:tcW w:w="1696" w:type="dxa"/>
          </w:tcPr>
          <w:p w14:paraId="5D539159"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69FBE3FD" w14:textId="77777777" w:rsidR="00DD20D8" w:rsidRDefault="00DD20D8" w:rsidP="00DD20D8">
            <w:pPr>
              <w:pStyle w:val="a0"/>
              <w:spacing w:line="400" w:lineRule="exact"/>
              <w:ind w:firstLine="0"/>
              <w:jc w:val="center"/>
            </w:pPr>
            <w:r>
              <w:t>1</w:t>
            </w:r>
            <w:r>
              <w:rPr>
                <w:rFonts w:hint="eastAsia"/>
              </w:rPr>
              <w:t>00</w:t>
            </w:r>
          </w:p>
        </w:tc>
        <w:tc>
          <w:tcPr>
            <w:tcW w:w="1370" w:type="dxa"/>
          </w:tcPr>
          <w:p w14:paraId="7F6646E2" w14:textId="77777777" w:rsidR="00DD20D8" w:rsidRDefault="00DD20D8" w:rsidP="00DD20D8">
            <w:pPr>
              <w:pStyle w:val="a0"/>
              <w:spacing w:line="400" w:lineRule="exact"/>
              <w:ind w:firstLine="0"/>
              <w:jc w:val="center"/>
            </w:pPr>
            <w:r>
              <w:rPr>
                <w:rFonts w:hint="eastAsia"/>
              </w:rPr>
              <w:t>1:9</w:t>
            </w:r>
          </w:p>
        </w:tc>
        <w:tc>
          <w:tcPr>
            <w:tcW w:w="1735" w:type="dxa"/>
          </w:tcPr>
          <w:p w14:paraId="11BA5479" w14:textId="77777777" w:rsidR="00DD20D8" w:rsidRDefault="00DD20D8" w:rsidP="00DD20D8">
            <w:pPr>
              <w:pStyle w:val="a0"/>
              <w:spacing w:line="400" w:lineRule="exact"/>
              <w:ind w:firstLine="0"/>
              <w:jc w:val="center"/>
            </w:pPr>
            <w:r>
              <w:rPr>
                <w:rFonts w:hint="eastAsia"/>
              </w:rPr>
              <w:t>1:1</w:t>
            </w:r>
          </w:p>
        </w:tc>
        <w:tc>
          <w:tcPr>
            <w:tcW w:w="1174" w:type="dxa"/>
          </w:tcPr>
          <w:p w14:paraId="34476FEA" w14:textId="77777777" w:rsidR="00DD20D8" w:rsidRDefault="00DD20D8" w:rsidP="00DD20D8">
            <w:pPr>
              <w:pStyle w:val="a0"/>
              <w:spacing w:line="400" w:lineRule="exact"/>
              <w:ind w:firstLine="0"/>
              <w:jc w:val="center"/>
            </w:pPr>
            <w:r>
              <w:rPr>
                <w:rFonts w:hint="eastAsia"/>
              </w:rPr>
              <w:t>34</w:t>
            </w:r>
          </w:p>
        </w:tc>
        <w:tc>
          <w:tcPr>
            <w:tcW w:w="1513" w:type="dxa"/>
          </w:tcPr>
          <w:p w14:paraId="339D2233" w14:textId="77777777" w:rsidR="00DD20D8" w:rsidRDefault="00DD20D8" w:rsidP="00DD20D8">
            <w:pPr>
              <w:pStyle w:val="a0"/>
              <w:spacing w:line="400" w:lineRule="exact"/>
              <w:ind w:firstLine="0"/>
              <w:jc w:val="center"/>
            </w:pPr>
            <w:r>
              <w:rPr>
                <w:rFonts w:hint="eastAsia"/>
              </w:rPr>
              <w:t>34</w:t>
            </w:r>
            <w:r>
              <w:t>%</w:t>
            </w:r>
          </w:p>
        </w:tc>
      </w:tr>
      <w:tr w:rsidR="00DD20D8" w14:paraId="27EDF064" w14:textId="77777777" w:rsidTr="00DD20D8">
        <w:trPr>
          <w:jc w:val="center"/>
        </w:trPr>
        <w:tc>
          <w:tcPr>
            <w:tcW w:w="1696" w:type="dxa"/>
          </w:tcPr>
          <w:p w14:paraId="615BAF99"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156C5E05" w14:textId="77777777" w:rsidR="00DD20D8" w:rsidRDefault="00DD20D8" w:rsidP="00DD20D8">
            <w:pPr>
              <w:pStyle w:val="a0"/>
              <w:spacing w:line="400" w:lineRule="exact"/>
              <w:ind w:firstLine="0"/>
              <w:jc w:val="center"/>
            </w:pPr>
            <w:r>
              <w:t>1</w:t>
            </w:r>
            <w:r>
              <w:rPr>
                <w:rFonts w:hint="eastAsia"/>
              </w:rPr>
              <w:t>00</w:t>
            </w:r>
          </w:p>
        </w:tc>
        <w:tc>
          <w:tcPr>
            <w:tcW w:w="1370" w:type="dxa"/>
          </w:tcPr>
          <w:p w14:paraId="795FACB2" w14:textId="77777777" w:rsidR="00DD20D8" w:rsidRDefault="00DD20D8" w:rsidP="00DD20D8">
            <w:pPr>
              <w:pStyle w:val="a0"/>
              <w:spacing w:line="400" w:lineRule="exact"/>
              <w:ind w:firstLine="0"/>
              <w:jc w:val="center"/>
            </w:pPr>
            <w:r>
              <w:rPr>
                <w:rFonts w:hint="eastAsia"/>
              </w:rPr>
              <w:t>1:9</w:t>
            </w:r>
          </w:p>
        </w:tc>
        <w:tc>
          <w:tcPr>
            <w:tcW w:w="1735" w:type="dxa"/>
          </w:tcPr>
          <w:p w14:paraId="6671226C" w14:textId="77777777" w:rsidR="00DD20D8" w:rsidRDefault="00DD20D8" w:rsidP="00DD20D8">
            <w:pPr>
              <w:pStyle w:val="a0"/>
              <w:spacing w:line="400" w:lineRule="exact"/>
              <w:ind w:firstLine="0"/>
              <w:jc w:val="center"/>
            </w:pPr>
            <w:r>
              <w:t>1:9</w:t>
            </w:r>
          </w:p>
        </w:tc>
        <w:tc>
          <w:tcPr>
            <w:tcW w:w="1174" w:type="dxa"/>
          </w:tcPr>
          <w:p w14:paraId="1D426985" w14:textId="77777777" w:rsidR="00DD20D8" w:rsidRDefault="00DD20D8" w:rsidP="00DD20D8">
            <w:pPr>
              <w:pStyle w:val="a0"/>
              <w:spacing w:line="400" w:lineRule="exact"/>
              <w:ind w:firstLine="0"/>
              <w:jc w:val="center"/>
            </w:pPr>
            <w:r>
              <w:rPr>
                <w:rFonts w:hint="eastAsia"/>
              </w:rPr>
              <w:t>60</w:t>
            </w:r>
          </w:p>
        </w:tc>
        <w:tc>
          <w:tcPr>
            <w:tcW w:w="1513" w:type="dxa"/>
          </w:tcPr>
          <w:p w14:paraId="17D6D674" w14:textId="77777777" w:rsidR="00DD20D8" w:rsidRDefault="00DD20D8" w:rsidP="00DD20D8">
            <w:pPr>
              <w:pStyle w:val="a0"/>
              <w:spacing w:line="400" w:lineRule="exact"/>
              <w:ind w:firstLine="0"/>
              <w:jc w:val="center"/>
            </w:pPr>
            <w:r>
              <w:rPr>
                <w:rFonts w:hint="eastAsia"/>
              </w:rPr>
              <w:t>60</w:t>
            </w:r>
            <w:r>
              <w:t>%</w:t>
            </w:r>
          </w:p>
        </w:tc>
      </w:tr>
      <w:tr w:rsidR="00DD20D8" w14:paraId="3FE76527" w14:textId="77777777" w:rsidTr="00DD20D8">
        <w:trPr>
          <w:jc w:val="center"/>
        </w:trPr>
        <w:tc>
          <w:tcPr>
            <w:tcW w:w="1696" w:type="dxa"/>
          </w:tcPr>
          <w:p w14:paraId="6E2BF468"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74C2FF2" w14:textId="77777777" w:rsidR="00DD20D8" w:rsidRDefault="00DD20D8" w:rsidP="00DD20D8">
            <w:pPr>
              <w:pStyle w:val="a0"/>
              <w:spacing w:line="400" w:lineRule="exact"/>
              <w:ind w:firstLine="0"/>
              <w:jc w:val="center"/>
            </w:pPr>
            <w:r>
              <w:t>1</w:t>
            </w:r>
            <w:r>
              <w:rPr>
                <w:rFonts w:hint="eastAsia"/>
              </w:rPr>
              <w:t>00</w:t>
            </w:r>
          </w:p>
        </w:tc>
        <w:tc>
          <w:tcPr>
            <w:tcW w:w="1370" w:type="dxa"/>
          </w:tcPr>
          <w:p w14:paraId="30D81BA0" w14:textId="77777777" w:rsidR="00DD20D8" w:rsidRDefault="00DD20D8" w:rsidP="00DD20D8">
            <w:pPr>
              <w:pStyle w:val="a0"/>
              <w:spacing w:line="400" w:lineRule="exact"/>
              <w:ind w:firstLine="0"/>
              <w:jc w:val="center"/>
            </w:pPr>
            <w:r>
              <w:rPr>
                <w:rFonts w:hint="eastAsia"/>
              </w:rPr>
              <w:t>1:9</w:t>
            </w:r>
          </w:p>
        </w:tc>
        <w:tc>
          <w:tcPr>
            <w:tcW w:w="1735" w:type="dxa"/>
          </w:tcPr>
          <w:p w14:paraId="6DA89241" w14:textId="77777777" w:rsidR="00DD20D8" w:rsidRDefault="00DD20D8" w:rsidP="00DD20D8">
            <w:pPr>
              <w:pStyle w:val="a0"/>
              <w:spacing w:line="400" w:lineRule="exact"/>
              <w:ind w:firstLine="0"/>
              <w:jc w:val="center"/>
            </w:pPr>
            <w:r>
              <w:t>1:9</w:t>
            </w:r>
          </w:p>
        </w:tc>
        <w:tc>
          <w:tcPr>
            <w:tcW w:w="1174" w:type="dxa"/>
          </w:tcPr>
          <w:p w14:paraId="76FFAC3D" w14:textId="77777777" w:rsidR="00DD20D8" w:rsidRDefault="00DD20D8" w:rsidP="00DD20D8">
            <w:pPr>
              <w:pStyle w:val="a0"/>
              <w:spacing w:line="400" w:lineRule="exact"/>
              <w:ind w:firstLine="0"/>
              <w:jc w:val="center"/>
            </w:pPr>
            <w:r>
              <w:rPr>
                <w:rFonts w:hint="eastAsia"/>
              </w:rPr>
              <w:t>68</w:t>
            </w:r>
          </w:p>
        </w:tc>
        <w:tc>
          <w:tcPr>
            <w:tcW w:w="1513" w:type="dxa"/>
          </w:tcPr>
          <w:p w14:paraId="497F9E44" w14:textId="77777777" w:rsidR="00DD20D8" w:rsidRDefault="00DD20D8" w:rsidP="00DD20D8">
            <w:pPr>
              <w:pStyle w:val="a0"/>
              <w:spacing w:line="400" w:lineRule="exact"/>
              <w:ind w:firstLine="0"/>
              <w:jc w:val="center"/>
            </w:pPr>
            <w:r>
              <w:rPr>
                <w:rFonts w:hint="eastAsia"/>
              </w:rPr>
              <w:t>68</w:t>
            </w:r>
            <w:r>
              <w:t>%</w:t>
            </w:r>
          </w:p>
        </w:tc>
      </w:tr>
      <w:tr w:rsidR="00DD20D8" w14:paraId="7AD8A17E" w14:textId="77777777" w:rsidTr="00DD20D8">
        <w:trPr>
          <w:jc w:val="center"/>
        </w:trPr>
        <w:tc>
          <w:tcPr>
            <w:tcW w:w="1696" w:type="dxa"/>
          </w:tcPr>
          <w:p w14:paraId="2B2069D4"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588A9A2" w14:textId="77777777" w:rsidR="00DD20D8" w:rsidRDefault="00DD20D8" w:rsidP="00DD20D8">
            <w:pPr>
              <w:pStyle w:val="a0"/>
              <w:spacing w:line="400" w:lineRule="exact"/>
              <w:ind w:firstLine="0"/>
              <w:jc w:val="center"/>
            </w:pPr>
            <w:r>
              <w:t>1</w:t>
            </w:r>
            <w:r>
              <w:rPr>
                <w:rFonts w:hint="eastAsia"/>
              </w:rPr>
              <w:t>00</w:t>
            </w:r>
          </w:p>
        </w:tc>
        <w:tc>
          <w:tcPr>
            <w:tcW w:w="1370" w:type="dxa"/>
          </w:tcPr>
          <w:p w14:paraId="36E0677F" w14:textId="77777777" w:rsidR="00DD20D8" w:rsidRDefault="00DD20D8" w:rsidP="00DD20D8">
            <w:pPr>
              <w:pStyle w:val="a0"/>
              <w:spacing w:line="400" w:lineRule="exact"/>
              <w:ind w:firstLine="0"/>
              <w:jc w:val="center"/>
            </w:pPr>
            <w:r>
              <w:rPr>
                <w:rFonts w:hint="eastAsia"/>
              </w:rPr>
              <w:t>1:9</w:t>
            </w:r>
          </w:p>
        </w:tc>
        <w:tc>
          <w:tcPr>
            <w:tcW w:w="1735" w:type="dxa"/>
          </w:tcPr>
          <w:p w14:paraId="59EF3D17" w14:textId="77777777" w:rsidR="00DD20D8" w:rsidRDefault="00DD20D8" w:rsidP="00DD20D8">
            <w:pPr>
              <w:pStyle w:val="a0"/>
              <w:spacing w:line="400" w:lineRule="exact"/>
              <w:ind w:firstLine="0"/>
              <w:jc w:val="center"/>
            </w:pPr>
            <w:r>
              <w:t>1:9</w:t>
            </w:r>
          </w:p>
        </w:tc>
        <w:tc>
          <w:tcPr>
            <w:tcW w:w="1174" w:type="dxa"/>
          </w:tcPr>
          <w:p w14:paraId="4A077FE9" w14:textId="77777777" w:rsidR="00DD20D8" w:rsidRDefault="00DD20D8" w:rsidP="00DD20D8">
            <w:pPr>
              <w:pStyle w:val="a0"/>
              <w:spacing w:line="400" w:lineRule="exact"/>
              <w:ind w:firstLine="0"/>
              <w:jc w:val="center"/>
            </w:pPr>
            <w:r>
              <w:rPr>
                <w:rFonts w:hint="eastAsia"/>
              </w:rPr>
              <w:t>70</w:t>
            </w:r>
          </w:p>
        </w:tc>
        <w:tc>
          <w:tcPr>
            <w:tcW w:w="1513" w:type="dxa"/>
          </w:tcPr>
          <w:p w14:paraId="1CC2DE58" w14:textId="77777777" w:rsidR="00DD20D8" w:rsidRDefault="00DD20D8" w:rsidP="00DD20D8">
            <w:pPr>
              <w:pStyle w:val="a0"/>
              <w:spacing w:line="400" w:lineRule="exact"/>
              <w:ind w:firstLine="0"/>
              <w:jc w:val="center"/>
            </w:pPr>
            <w:r>
              <w:rPr>
                <w:rFonts w:hint="eastAsia"/>
              </w:rPr>
              <w:t>70</w:t>
            </w:r>
            <w:r>
              <w:t>%</w:t>
            </w:r>
          </w:p>
        </w:tc>
      </w:tr>
      <w:tr w:rsidR="00DD20D8" w14:paraId="222BB8FB" w14:textId="77777777" w:rsidTr="00DD20D8">
        <w:trPr>
          <w:jc w:val="center"/>
        </w:trPr>
        <w:tc>
          <w:tcPr>
            <w:tcW w:w="1696" w:type="dxa"/>
          </w:tcPr>
          <w:p w14:paraId="63B86292"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33AA685C" w14:textId="77777777" w:rsidR="00DD20D8" w:rsidRDefault="00DD20D8" w:rsidP="00DD20D8">
            <w:pPr>
              <w:pStyle w:val="a0"/>
              <w:spacing w:line="400" w:lineRule="exact"/>
              <w:ind w:firstLine="0"/>
              <w:jc w:val="center"/>
            </w:pPr>
            <w:r>
              <w:t>1</w:t>
            </w:r>
            <w:r>
              <w:rPr>
                <w:rFonts w:hint="eastAsia"/>
              </w:rPr>
              <w:t>00</w:t>
            </w:r>
          </w:p>
        </w:tc>
        <w:tc>
          <w:tcPr>
            <w:tcW w:w="1370" w:type="dxa"/>
          </w:tcPr>
          <w:p w14:paraId="2B726BC9" w14:textId="77777777" w:rsidR="00DD20D8" w:rsidRDefault="00DD20D8" w:rsidP="00DD20D8">
            <w:pPr>
              <w:pStyle w:val="a0"/>
              <w:spacing w:line="400" w:lineRule="exact"/>
              <w:ind w:firstLine="0"/>
              <w:jc w:val="center"/>
            </w:pPr>
            <w:r>
              <w:rPr>
                <w:rFonts w:hint="eastAsia"/>
              </w:rPr>
              <w:t>9:1</w:t>
            </w:r>
          </w:p>
        </w:tc>
        <w:tc>
          <w:tcPr>
            <w:tcW w:w="1735" w:type="dxa"/>
          </w:tcPr>
          <w:p w14:paraId="5F9DDA1B" w14:textId="77777777" w:rsidR="00DD20D8" w:rsidRDefault="00DD20D8" w:rsidP="00DD20D8">
            <w:pPr>
              <w:pStyle w:val="a0"/>
              <w:spacing w:line="400" w:lineRule="exact"/>
              <w:ind w:firstLine="0"/>
              <w:jc w:val="center"/>
            </w:pPr>
            <w:r>
              <w:rPr>
                <w:rFonts w:hint="eastAsia"/>
              </w:rPr>
              <w:t>1:1</w:t>
            </w:r>
          </w:p>
        </w:tc>
        <w:tc>
          <w:tcPr>
            <w:tcW w:w="1174" w:type="dxa"/>
          </w:tcPr>
          <w:p w14:paraId="45C520B7" w14:textId="77777777" w:rsidR="00DD20D8" w:rsidRDefault="00DD20D8" w:rsidP="00DD20D8">
            <w:pPr>
              <w:pStyle w:val="a0"/>
              <w:spacing w:line="400" w:lineRule="exact"/>
              <w:ind w:firstLine="0"/>
              <w:jc w:val="center"/>
            </w:pPr>
            <w:r>
              <w:rPr>
                <w:rFonts w:hint="eastAsia"/>
              </w:rPr>
              <w:t>64</w:t>
            </w:r>
          </w:p>
        </w:tc>
        <w:tc>
          <w:tcPr>
            <w:tcW w:w="1513" w:type="dxa"/>
          </w:tcPr>
          <w:p w14:paraId="3684DD54" w14:textId="77777777" w:rsidR="00DD20D8" w:rsidRDefault="00DD20D8" w:rsidP="00DD20D8">
            <w:pPr>
              <w:pStyle w:val="a0"/>
              <w:spacing w:line="400" w:lineRule="exact"/>
              <w:ind w:firstLine="0"/>
              <w:jc w:val="center"/>
            </w:pPr>
            <w:r>
              <w:rPr>
                <w:rFonts w:hint="eastAsia"/>
              </w:rPr>
              <w:t>64</w:t>
            </w:r>
            <w:r>
              <w:t>%</w:t>
            </w:r>
          </w:p>
        </w:tc>
      </w:tr>
      <w:tr w:rsidR="00DD20D8" w14:paraId="636F4481" w14:textId="77777777" w:rsidTr="00DD20D8">
        <w:trPr>
          <w:jc w:val="center"/>
        </w:trPr>
        <w:tc>
          <w:tcPr>
            <w:tcW w:w="1696" w:type="dxa"/>
          </w:tcPr>
          <w:p w14:paraId="02644A62"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5C8632DE" w14:textId="77777777" w:rsidR="00DD20D8" w:rsidRDefault="00DD20D8" w:rsidP="00DD20D8">
            <w:pPr>
              <w:pStyle w:val="a0"/>
              <w:spacing w:line="400" w:lineRule="exact"/>
              <w:ind w:firstLine="0"/>
              <w:jc w:val="center"/>
            </w:pPr>
            <w:r>
              <w:t>1</w:t>
            </w:r>
            <w:r>
              <w:rPr>
                <w:rFonts w:hint="eastAsia"/>
              </w:rPr>
              <w:t>00</w:t>
            </w:r>
          </w:p>
        </w:tc>
        <w:tc>
          <w:tcPr>
            <w:tcW w:w="1370" w:type="dxa"/>
          </w:tcPr>
          <w:p w14:paraId="235A615E" w14:textId="77777777" w:rsidR="00DD20D8" w:rsidRDefault="00DD20D8" w:rsidP="00DD20D8">
            <w:pPr>
              <w:pStyle w:val="a0"/>
              <w:spacing w:line="400" w:lineRule="exact"/>
              <w:ind w:firstLine="0"/>
              <w:jc w:val="center"/>
            </w:pPr>
            <w:r>
              <w:rPr>
                <w:rFonts w:hint="eastAsia"/>
              </w:rPr>
              <w:t>9:1</w:t>
            </w:r>
          </w:p>
        </w:tc>
        <w:tc>
          <w:tcPr>
            <w:tcW w:w="1735" w:type="dxa"/>
          </w:tcPr>
          <w:p w14:paraId="5D562126" w14:textId="77777777" w:rsidR="00DD20D8" w:rsidRDefault="00DD20D8" w:rsidP="00DD20D8">
            <w:pPr>
              <w:pStyle w:val="a0"/>
              <w:spacing w:line="400" w:lineRule="exact"/>
              <w:ind w:firstLine="0"/>
              <w:jc w:val="center"/>
            </w:pPr>
            <w:r>
              <w:rPr>
                <w:rFonts w:hint="eastAsia"/>
              </w:rPr>
              <w:t>1:1</w:t>
            </w:r>
          </w:p>
        </w:tc>
        <w:tc>
          <w:tcPr>
            <w:tcW w:w="1174" w:type="dxa"/>
          </w:tcPr>
          <w:p w14:paraId="4C428C04" w14:textId="77777777" w:rsidR="00DD20D8" w:rsidRDefault="00DD20D8" w:rsidP="00DD20D8">
            <w:pPr>
              <w:pStyle w:val="a0"/>
              <w:spacing w:line="400" w:lineRule="exact"/>
              <w:ind w:firstLine="0"/>
              <w:jc w:val="center"/>
            </w:pPr>
            <w:r>
              <w:rPr>
                <w:rFonts w:hint="eastAsia"/>
              </w:rPr>
              <w:t>66</w:t>
            </w:r>
          </w:p>
        </w:tc>
        <w:tc>
          <w:tcPr>
            <w:tcW w:w="1513" w:type="dxa"/>
          </w:tcPr>
          <w:p w14:paraId="30024DCB" w14:textId="77777777" w:rsidR="00DD20D8" w:rsidRDefault="00DD20D8" w:rsidP="00DD20D8">
            <w:pPr>
              <w:pStyle w:val="a0"/>
              <w:spacing w:line="400" w:lineRule="exact"/>
              <w:ind w:firstLine="0"/>
              <w:jc w:val="center"/>
            </w:pPr>
            <w:r>
              <w:rPr>
                <w:rFonts w:hint="eastAsia"/>
              </w:rPr>
              <w:t>66</w:t>
            </w:r>
            <w:r>
              <w:t>%</w:t>
            </w:r>
          </w:p>
        </w:tc>
      </w:tr>
      <w:tr w:rsidR="00DD20D8" w14:paraId="5136F6A3" w14:textId="77777777" w:rsidTr="00DD20D8">
        <w:trPr>
          <w:jc w:val="center"/>
        </w:trPr>
        <w:tc>
          <w:tcPr>
            <w:tcW w:w="1696" w:type="dxa"/>
          </w:tcPr>
          <w:p w14:paraId="3EA3E7F3"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31061C03" w14:textId="77777777" w:rsidR="00DD20D8" w:rsidRDefault="00DD20D8" w:rsidP="00DD20D8">
            <w:pPr>
              <w:pStyle w:val="a0"/>
              <w:spacing w:line="400" w:lineRule="exact"/>
              <w:ind w:firstLine="0"/>
              <w:jc w:val="center"/>
            </w:pPr>
            <w:r>
              <w:t>1</w:t>
            </w:r>
            <w:r>
              <w:rPr>
                <w:rFonts w:hint="eastAsia"/>
              </w:rPr>
              <w:t>00</w:t>
            </w:r>
          </w:p>
        </w:tc>
        <w:tc>
          <w:tcPr>
            <w:tcW w:w="1370" w:type="dxa"/>
          </w:tcPr>
          <w:p w14:paraId="526D648C" w14:textId="77777777" w:rsidR="00DD20D8" w:rsidRDefault="00DD20D8" w:rsidP="00DD20D8">
            <w:pPr>
              <w:pStyle w:val="a0"/>
              <w:spacing w:line="400" w:lineRule="exact"/>
              <w:ind w:firstLine="0"/>
              <w:jc w:val="center"/>
            </w:pPr>
            <w:r>
              <w:rPr>
                <w:rFonts w:hint="eastAsia"/>
              </w:rPr>
              <w:t>9:1</w:t>
            </w:r>
          </w:p>
        </w:tc>
        <w:tc>
          <w:tcPr>
            <w:tcW w:w="1735" w:type="dxa"/>
          </w:tcPr>
          <w:p w14:paraId="49B7374F" w14:textId="77777777" w:rsidR="00DD20D8" w:rsidRDefault="00DD20D8" w:rsidP="00DD20D8">
            <w:pPr>
              <w:pStyle w:val="a0"/>
              <w:spacing w:line="400" w:lineRule="exact"/>
              <w:ind w:firstLine="0"/>
              <w:jc w:val="center"/>
            </w:pPr>
            <w:r>
              <w:rPr>
                <w:rFonts w:hint="eastAsia"/>
              </w:rPr>
              <w:t>1:1</w:t>
            </w:r>
          </w:p>
        </w:tc>
        <w:tc>
          <w:tcPr>
            <w:tcW w:w="1174" w:type="dxa"/>
          </w:tcPr>
          <w:p w14:paraId="14D1B37C" w14:textId="77777777" w:rsidR="00DD20D8" w:rsidRDefault="00DD20D8" w:rsidP="00DD20D8">
            <w:pPr>
              <w:pStyle w:val="a0"/>
              <w:spacing w:line="400" w:lineRule="exact"/>
              <w:ind w:firstLine="0"/>
              <w:jc w:val="center"/>
            </w:pPr>
            <w:r>
              <w:rPr>
                <w:rFonts w:hint="eastAsia"/>
              </w:rPr>
              <w:t>72</w:t>
            </w:r>
          </w:p>
        </w:tc>
        <w:tc>
          <w:tcPr>
            <w:tcW w:w="1513" w:type="dxa"/>
          </w:tcPr>
          <w:p w14:paraId="4BDF5119" w14:textId="77777777" w:rsidR="00DD20D8" w:rsidRDefault="00DD20D8" w:rsidP="00DD20D8">
            <w:pPr>
              <w:pStyle w:val="a0"/>
              <w:spacing w:line="400" w:lineRule="exact"/>
              <w:ind w:firstLine="0"/>
              <w:jc w:val="center"/>
            </w:pPr>
            <w:r>
              <w:rPr>
                <w:rFonts w:hint="eastAsia"/>
              </w:rPr>
              <w:t>72</w:t>
            </w:r>
            <w:r>
              <w:t>%</w:t>
            </w:r>
          </w:p>
        </w:tc>
      </w:tr>
      <w:tr w:rsidR="00DD20D8" w14:paraId="6FC9B173" w14:textId="77777777" w:rsidTr="00DD20D8">
        <w:trPr>
          <w:jc w:val="center"/>
        </w:trPr>
        <w:tc>
          <w:tcPr>
            <w:tcW w:w="1696" w:type="dxa"/>
          </w:tcPr>
          <w:p w14:paraId="44A09ACA" w14:textId="77777777" w:rsidR="00DD20D8" w:rsidRDefault="00DD20D8" w:rsidP="00DD20D8">
            <w:pPr>
              <w:pStyle w:val="a0"/>
              <w:spacing w:line="400" w:lineRule="exact"/>
              <w:ind w:firstLine="0"/>
              <w:jc w:val="center"/>
            </w:pPr>
            <w:r>
              <w:rPr>
                <w:rFonts w:hint="eastAsia"/>
              </w:rPr>
              <w:t>混合横向</w:t>
            </w:r>
            <w:r>
              <w:t>展开</w:t>
            </w:r>
          </w:p>
        </w:tc>
        <w:tc>
          <w:tcPr>
            <w:tcW w:w="1290" w:type="dxa"/>
          </w:tcPr>
          <w:p w14:paraId="605F0D79" w14:textId="77777777" w:rsidR="00DD20D8" w:rsidRDefault="00DD20D8" w:rsidP="00DD20D8">
            <w:pPr>
              <w:pStyle w:val="a0"/>
              <w:spacing w:line="400" w:lineRule="exact"/>
              <w:ind w:firstLine="0"/>
              <w:jc w:val="center"/>
            </w:pPr>
            <w:r>
              <w:t>1</w:t>
            </w:r>
            <w:r>
              <w:rPr>
                <w:rFonts w:hint="eastAsia"/>
              </w:rPr>
              <w:t>00</w:t>
            </w:r>
          </w:p>
        </w:tc>
        <w:tc>
          <w:tcPr>
            <w:tcW w:w="1370" w:type="dxa"/>
          </w:tcPr>
          <w:p w14:paraId="3994CFD9" w14:textId="77777777" w:rsidR="00DD20D8" w:rsidRDefault="00DD20D8" w:rsidP="00DD20D8">
            <w:pPr>
              <w:pStyle w:val="a0"/>
              <w:spacing w:line="400" w:lineRule="exact"/>
              <w:ind w:firstLine="0"/>
              <w:jc w:val="center"/>
            </w:pPr>
            <w:r>
              <w:rPr>
                <w:rFonts w:hint="eastAsia"/>
              </w:rPr>
              <w:t>9:1</w:t>
            </w:r>
          </w:p>
        </w:tc>
        <w:tc>
          <w:tcPr>
            <w:tcW w:w="1735" w:type="dxa"/>
          </w:tcPr>
          <w:p w14:paraId="1CF67919" w14:textId="77777777" w:rsidR="00DD20D8" w:rsidRDefault="00DD20D8" w:rsidP="00DD20D8">
            <w:pPr>
              <w:pStyle w:val="a0"/>
              <w:spacing w:line="400" w:lineRule="exact"/>
              <w:ind w:firstLine="0"/>
              <w:jc w:val="center"/>
            </w:pPr>
            <w:r>
              <w:rPr>
                <w:rFonts w:hint="eastAsia"/>
              </w:rPr>
              <w:t>9:1</w:t>
            </w:r>
          </w:p>
        </w:tc>
        <w:tc>
          <w:tcPr>
            <w:tcW w:w="1174" w:type="dxa"/>
          </w:tcPr>
          <w:p w14:paraId="36906F93" w14:textId="77777777" w:rsidR="00DD20D8" w:rsidRDefault="00DD20D8" w:rsidP="00DD20D8">
            <w:pPr>
              <w:pStyle w:val="a0"/>
              <w:spacing w:line="400" w:lineRule="exact"/>
              <w:ind w:firstLine="0"/>
              <w:jc w:val="center"/>
            </w:pPr>
            <w:r>
              <w:rPr>
                <w:rFonts w:hint="eastAsia"/>
              </w:rPr>
              <w:t>88</w:t>
            </w:r>
          </w:p>
        </w:tc>
        <w:tc>
          <w:tcPr>
            <w:tcW w:w="1513" w:type="dxa"/>
          </w:tcPr>
          <w:p w14:paraId="5E153CC8" w14:textId="77777777" w:rsidR="00DD20D8" w:rsidRDefault="00DD20D8" w:rsidP="00DD20D8">
            <w:pPr>
              <w:pStyle w:val="a0"/>
              <w:spacing w:line="400" w:lineRule="exact"/>
              <w:ind w:firstLine="0"/>
              <w:jc w:val="center"/>
            </w:pPr>
            <w:r>
              <w:rPr>
                <w:rFonts w:hint="eastAsia"/>
              </w:rPr>
              <w:t>88</w:t>
            </w:r>
            <w:r>
              <w:t>%</w:t>
            </w:r>
          </w:p>
        </w:tc>
      </w:tr>
      <w:tr w:rsidR="00DD20D8" w14:paraId="4AC7875A" w14:textId="77777777" w:rsidTr="00DD20D8">
        <w:trPr>
          <w:jc w:val="center"/>
        </w:trPr>
        <w:tc>
          <w:tcPr>
            <w:tcW w:w="1696" w:type="dxa"/>
          </w:tcPr>
          <w:p w14:paraId="27A97F17" w14:textId="77777777" w:rsidR="00DD20D8" w:rsidRDefault="00DD20D8" w:rsidP="00DD20D8">
            <w:pPr>
              <w:pStyle w:val="a0"/>
              <w:spacing w:line="400" w:lineRule="exact"/>
              <w:ind w:firstLine="0"/>
              <w:jc w:val="center"/>
            </w:pPr>
            <w:r>
              <w:rPr>
                <w:rFonts w:hint="eastAsia"/>
              </w:rPr>
              <w:t>混合纵向</w:t>
            </w:r>
            <w:r>
              <w:t>展开</w:t>
            </w:r>
          </w:p>
        </w:tc>
        <w:tc>
          <w:tcPr>
            <w:tcW w:w="1290" w:type="dxa"/>
          </w:tcPr>
          <w:p w14:paraId="2C7D6801" w14:textId="77777777" w:rsidR="00DD20D8" w:rsidRDefault="00DD20D8" w:rsidP="00DD20D8">
            <w:pPr>
              <w:pStyle w:val="a0"/>
              <w:spacing w:line="400" w:lineRule="exact"/>
              <w:ind w:firstLine="0"/>
              <w:jc w:val="center"/>
            </w:pPr>
            <w:r>
              <w:t>1</w:t>
            </w:r>
            <w:r>
              <w:rPr>
                <w:rFonts w:hint="eastAsia"/>
              </w:rPr>
              <w:t>00</w:t>
            </w:r>
          </w:p>
        </w:tc>
        <w:tc>
          <w:tcPr>
            <w:tcW w:w="1370" w:type="dxa"/>
          </w:tcPr>
          <w:p w14:paraId="620BAF40" w14:textId="77777777" w:rsidR="00DD20D8" w:rsidRDefault="00DD20D8" w:rsidP="00DD20D8">
            <w:pPr>
              <w:pStyle w:val="a0"/>
              <w:spacing w:line="400" w:lineRule="exact"/>
              <w:ind w:firstLine="0"/>
              <w:jc w:val="center"/>
            </w:pPr>
            <w:r>
              <w:rPr>
                <w:rFonts w:hint="eastAsia"/>
              </w:rPr>
              <w:t>9:1</w:t>
            </w:r>
          </w:p>
        </w:tc>
        <w:tc>
          <w:tcPr>
            <w:tcW w:w="1735" w:type="dxa"/>
          </w:tcPr>
          <w:p w14:paraId="754F0FA0" w14:textId="77777777" w:rsidR="00DD20D8" w:rsidRDefault="00DD20D8" w:rsidP="00DD20D8">
            <w:pPr>
              <w:pStyle w:val="a0"/>
              <w:spacing w:line="400" w:lineRule="exact"/>
              <w:ind w:firstLine="0"/>
              <w:jc w:val="center"/>
            </w:pPr>
            <w:r>
              <w:rPr>
                <w:rFonts w:hint="eastAsia"/>
              </w:rPr>
              <w:t>9:1</w:t>
            </w:r>
          </w:p>
        </w:tc>
        <w:tc>
          <w:tcPr>
            <w:tcW w:w="1174" w:type="dxa"/>
          </w:tcPr>
          <w:p w14:paraId="7517641C" w14:textId="77777777" w:rsidR="00DD20D8" w:rsidRDefault="00DD20D8" w:rsidP="00DD20D8">
            <w:pPr>
              <w:pStyle w:val="a0"/>
              <w:spacing w:line="400" w:lineRule="exact"/>
              <w:ind w:firstLine="0"/>
              <w:jc w:val="center"/>
            </w:pPr>
            <w:r>
              <w:rPr>
                <w:rFonts w:hint="eastAsia"/>
              </w:rPr>
              <w:t>93</w:t>
            </w:r>
          </w:p>
        </w:tc>
        <w:tc>
          <w:tcPr>
            <w:tcW w:w="1513" w:type="dxa"/>
          </w:tcPr>
          <w:p w14:paraId="1D687119" w14:textId="77777777" w:rsidR="00DD20D8" w:rsidRDefault="00DD20D8" w:rsidP="00DD20D8">
            <w:pPr>
              <w:pStyle w:val="a0"/>
              <w:spacing w:line="400" w:lineRule="exact"/>
              <w:ind w:firstLine="0"/>
              <w:jc w:val="center"/>
            </w:pPr>
            <w:r>
              <w:rPr>
                <w:rFonts w:hint="eastAsia"/>
              </w:rPr>
              <w:t>93</w:t>
            </w:r>
            <w:r>
              <w:t>%</w:t>
            </w:r>
          </w:p>
        </w:tc>
      </w:tr>
      <w:tr w:rsidR="00DD20D8" w14:paraId="39890524" w14:textId="77777777" w:rsidTr="00DD20D8">
        <w:trPr>
          <w:jc w:val="center"/>
        </w:trPr>
        <w:tc>
          <w:tcPr>
            <w:tcW w:w="1696" w:type="dxa"/>
          </w:tcPr>
          <w:p w14:paraId="63A0552B" w14:textId="77777777" w:rsidR="00DD20D8" w:rsidRDefault="00DD20D8" w:rsidP="00DD20D8">
            <w:pPr>
              <w:pStyle w:val="a0"/>
              <w:spacing w:line="400" w:lineRule="exact"/>
              <w:ind w:firstLine="0"/>
              <w:jc w:val="center"/>
            </w:pPr>
            <w:r>
              <w:rPr>
                <w:rFonts w:hint="eastAsia"/>
              </w:rPr>
              <w:t>混合综合</w:t>
            </w:r>
            <w:r>
              <w:t>展开</w:t>
            </w:r>
          </w:p>
        </w:tc>
        <w:tc>
          <w:tcPr>
            <w:tcW w:w="1290" w:type="dxa"/>
          </w:tcPr>
          <w:p w14:paraId="18F04BC8" w14:textId="77777777" w:rsidR="00DD20D8" w:rsidRDefault="00DD20D8" w:rsidP="00DD20D8">
            <w:pPr>
              <w:pStyle w:val="a0"/>
              <w:spacing w:line="400" w:lineRule="exact"/>
              <w:ind w:firstLine="0"/>
              <w:jc w:val="center"/>
            </w:pPr>
            <w:r>
              <w:t>1</w:t>
            </w:r>
            <w:r>
              <w:rPr>
                <w:rFonts w:hint="eastAsia"/>
              </w:rPr>
              <w:t>00</w:t>
            </w:r>
          </w:p>
        </w:tc>
        <w:tc>
          <w:tcPr>
            <w:tcW w:w="1370" w:type="dxa"/>
          </w:tcPr>
          <w:p w14:paraId="5598067B" w14:textId="77777777" w:rsidR="00DD20D8" w:rsidRDefault="00DD20D8" w:rsidP="00DD20D8">
            <w:pPr>
              <w:pStyle w:val="a0"/>
              <w:spacing w:line="400" w:lineRule="exact"/>
              <w:ind w:firstLine="0"/>
              <w:jc w:val="center"/>
            </w:pPr>
            <w:r>
              <w:rPr>
                <w:rFonts w:hint="eastAsia"/>
              </w:rPr>
              <w:t>9:1</w:t>
            </w:r>
          </w:p>
        </w:tc>
        <w:tc>
          <w:tcPr>
            <w:tcW w:w="1735" w:type="dxa"/>
          </w:tcPr>
          <w:p w14:paraId="443D79D2" w14:textId="77777777" w:rsidR="00DD20D8" w:rsidRDefault="00DD20D8" w:rsidP="00DD20D8">
            <w:pPr>
              <w:pStyle w:val="a0"/>
              <w:spacing w:line="400" w:lineRule="exact"/>
              <w:ind w:firstLine="0"/>
              <w:jc w:val="center"/>
            </w:pPr>
            <w:r>
              <w:rPr>
                <w:rFonts w:hint="eastAsia"/>
              </w:rPr>
              <w:t>9:1</w:t>
            </w:r>
          </w:p>
        </w:tc>
        <w:tc>
          <w:tcPr>
            <w:tcW w:w="1174" w:type="dxa"/>
          </w:tcPr>
          <w:p w14:paraId="05773EAA" w14:textId="77777777" w:rsidR="00DD20D8" w:rsidRDefault="00DD20D8" w:rsidP="00DD20D8">
            <w:pPr>
              <w:pStyle w:val="a0"/>
              <w:spacing w:line="400" w:lineRule="exact"/>
              <w:ind w:firstLine="0"/>
              <w:jc w:val="center"/>
            </w:pPr>
            <w:r>
              <w:rPr>
                <w:rFonts w:hint="eastAsia"/>
              </w:rPr>
              <w:t>96</w:t>
            </w:r>
          </w:p>
        </w:tc>
        <w:tc>
          <w:tcPr>
            <w:tcW w:w="1513" w:type="dxa"/>
          </w:tcPr>
          <w:p w14:paraId="4AABBD46" w14:textId="77777777" w:rsidR="00DD20D8" w:rsidRDefault="00DD20D8" w:rsidP="00DD20D8">
            <w:pPr>
              <w:pStyle w:val="a0"/>
              <w:spacing w:line="400" w:lineRule="exact"/>
              <w:ind w:firstLine="0"/>
              <w:jc w:val="center"/>
            </w:pPr>
            <w:r>
              <w:rPr>
                <w:rFonts w:hint="eastAsia"/>
              </w:rPr>
              <w:t>96</w:t>
            </w:r>
            <w:r>
              <w:t>%</w:t>
            </w:r>
          </w:p>
        </w:tc>
      </w:tr>
    </w:tbl>
    <w:p w14:paraId="58970055" w14:textId="77777777" w:rsidR="00AB137F" w:rsidRPr="00BC52CA" w:rsidRDefault="00AB137F" w:rsidP="00AB137F">
      <w:pPr>
        <w:pStyle w:val="07415"/>
        <w:spacing w:line="360" w:lineRule="auto"/>
        <w:ind w:firstLine="0"/>
        <w:jc w:val="center"/>
        <w:rPr>
          <w:rFonts w:ascii="楷体_GB2312" w:eastAsia="楷体_GB2312" w:hAnsi="Calibri" w:cs="Times New Roman"/>
          <w:kern w:val="2"/>
          <w:sz w:val="21"/>
          <w:szCs w:val="21"/>
        </w:rPr>
      </w:pPr>
      <w:r>
        <w:rPr>
          <w:rFonts w:ascii="楷体_GB2312" w:eastAsia="楷体_GB2312" w:hAnsi="Calibri" w:cs="Times New Roman" w:hint="eastAsia"/>
          <w:kern w:val="2"/>
          <w:sz w:val="21"/>
          <w:szCs w:val="21"/>
        </w:rPr>
        <w:t>表5</w:t>
      </w:r>
      <w:r>
        <w:rPr>
          <w:rFonts w:ascii="楷体_GB2312" w:eastAsia="楷体_GB2312" w:hAnsi="Calibri" w:cs="Times New Roman"/>
          <w:kern w:val="2"/>
          <w:sz w:val="21"/>
          <w:szCs w:val="21"/>
        </w:rPr>
        <w:t xml:space="preserve">-6 </w:t>
      </w:r>
      <w:r w:rsidRPr="00BC52CA">
        <w:rPr>
          <w:rFonts w:ascii="楷体_GB2312" w:eastAsia="楷体_GB2312" w:hAnsi="Calibri" w:cs="Times New Roman" w:hint="eastAsia"/>
          <w:kern w:val="2"/>
          <w:sz w:val="21"/>
          <w:szCs w:val="21"/>
        </w:rPr>
        <w:t>结合</w:t>
      </w:r>
      <w:r w:rsidRPr="00BC52CA">
        <w:rPr>
          <w:rFonts w:ascii="楷体_GB2312" w:eastAsia="楷体_GB2312" w:hAnsi="Calibri" w:cs="Times New Roman"/>
          <w:kern w:val="2"/>
          <w:sz w:val="21"/>
          <w:szCs w:val="21"/>
        </w:rPr>
        <w:t>两者综合识别的结果</w:t>
      </w:r>
    </w:p>
    <w:p w14:paraId="33F496F2" w14:textId="77777777" w:rsidR="004653E2" w:rsidRPr="004653E2" w:rsidRDefault="004653E2" w:rsidP="00053FDC">
      <w:pPr>
        <w:pStyle w:val="a0"/>
        <w:spacing w:line="400" w:lineRule="exact"/>
        <w:ind w:firstLine="0"/>
      </w:pPr>
      <w:r w:rsidRPr="004653E2">
        <w:rPr>
          <w:rFonts w:hint="eastAsia"/>
        </w:rPr>
        <w:t>比较</w:t>
      </w:r>
      <w:r w:rsidRPr="004653E2">
        <w:t>以上</w:t>
      </w:r>
      <w:r w:rsidR="00AB137F">
        <w:rPr>
          <w:rFonts w:hint="eastAsia"/>
        </w:rPr>
        <w:t>三组</w:t>
      </w:r>
      <w:r w:rsidRPr="004653E2">
        <w:t>数据，不难发现：</w:t>
      </w:r>
    </w:p>
    <w:p w14:paraId="494F8221" w14:textId="35DB60FD" w:rsidR="004653E2" w:rsidRDefault="004653E2" w:rsidP="00053FDC">
      <w:pPr>
        <w:pStyle w:val="a0"/>
        <w:numPr>
          <w:ilvl w:val="0"/>
          <w:numId w:val="21"/>
        </w:numPr>
        <w:spacing w:line="400" w:lineRule="exact"/>
      </w:pPr>
      <w:r w:rsidRPr="004653E2">
        <w:rPr>
          <w:rFonts w:hint="eastAsia"/>
        </w:rPr>
        <w:t>针对</w:t>
      </w:r>
      <w:r w:rsidRPr="004653E2">
        <w:t>具体的类别，基于单元格内容的识别方式具有非常高的准确率</w:t>
      </w:r>
      <w:r>
        <w:rPr>
          <w:rFonts w:hint="eastAsia"/>
        </w:rPr>
        <w:t>。</w:t>
      </w:r>
      <w:r>
        <w:t>表</w:t>
      </w:r>
      <w:r>
        <w:rPr>
          <w:rFonts w:hint="eastAsia"/>
        </w:rPr>
        <w:t>5</w:t>
      </w:r>
      <w:r>
        <w:t>-4</w:t>
      </w:r>
      <w:r>
        <w:rPr>
          <w:rFonts w:hint="eastAsia"/>
        </w:rPr>
        <w:t>中</w:t>
      </w:r>
      <w:r>
        <w:t>，</w:t>
      </w:r>
      <w:r w:rsidR="00913D8F">
        <w:rPr>
          <w:rFonts w:hint="eastAsia"/>
        </w:rPr>
        <w:t>财务</w:t>
      </w:r>
      <w:r>
        <w:t>类</w:t>
      </w:r>
      <w:r>
        <w:rPr>
          <w:rFonts w:hint="eastAsia"/>
        </w:rPr>
        <w:t>和</w:t>
      </w:r>
      <w:r w:rsidR="00913D8F">
        <w:rPr>
          <w:rFonts w:hint="eastAsia"/>
        </w:rPr>
        <w:t>基金</w:t>
      </w:r>
      <w:r>
        <w:t>类的</w:t>
      </w:r>
      <w:r>
        <w:rPr>
          <w:rFonts w:hint="eastAsia"/>
        </w:rPr>
        <w:t>展开</w:t>
      </w:r>
      <w:r>
        <w:t>方式均有良好的</w:t>
      </w:r>
      <w:r>
        <w:rPr>
          <w:rFonts w:hint="eastAsia"/>
        </w:rPr>
        <w:t>测试</w:t>
      </w:r>
      <w:r>
        <w:t>效果。</w:t>
      </w:r>
    </w:p>
    <w:p w14:paraId="0A3FF905" w14:textId="77777777" w:rsidR="004653E2" w:rsidRDefault="004653E2" w:rsidP="00053FDC">
      <w:pPr>
        <w:pStyle w:val="a0"/>
        <w:numPr>
          <w:ilvl w:val="0"/>
          <w:numId w:val="21"/>
        </w:numPr>
        <w:spacing w:line="400" w:lineRule="exact"/>
      </w:pPr>
      <w:r>
        <w:rPr>
          <w:rFonts w:hint="eastAsia"/>
        </w:rPr>
        <w:t>针对</w:t>
      </w:r>
      <w:r>
        <w:t>普通类别，基于单元格</w:t>
      </w:r>
      <w:r>
        <w:rPr>
          <w:rFonts w:hint="eastAsia"/>
        </w:rPr>
        <w:t>内容</w:t>
      </w:r>
      <w:r>
        <w:t>的识别方式几乎没有效果。表</w:t>
      </w:r>
      <w:r>
        <w:rPr>
          <w:rFonts w:hint="eastAsia"/>
        </w:rPr>
        <w:t>5</w:t>
      </w:r>
      <w:r>
        <w:t>-4</w:t>
      </w:r>
      <w:r>
        <w:rPr>
          <w:rFonts w:hint="eastAsia"/>
        </w:rPr>
        <w:t>中</w:t>
      </w:r>
      <w:r>
        <w:t>普通类表格的识别效果低于</w:t>
      </w:r>
      <w:r>
        <w:rPr>
          <w:rFonts w:hint="eastAsia"/>
        </w:rPr>
        <w:t>1/3</w:t>
      </w:r>
      <w:r>
        <w:rPr>
          <w:rFonts w:hint="eastAsia"/>
        </w:rPr>
        <w:t>，</w:t>
      </w:r>
      <w:r>
        <w:t>即</w:t>
      </w:r>
      <w:r>
        <w:rPr>
          <w:rFonts w:hint="eastAsia"/>
        </w:rPr>
        <w:t>低于</w:t>
      </w:r>
      <w:r>
        <w:t>随机猜测概率。</w:t>
      </w:r>
    </w:p>
    <w:p w14:paraId="5340DDCD" w14:textId="77777777" w:rsidR="004653E2" w:rsidRDefault="004653E2" w:rsidP="00053FDC">
      <w:pPr>
        <w:pStyle w:val="a0"/>
        <w:numPr>
          <w:ilvl w:val="0"/>
          <w:numId w:val="21"/>
        </w:numPr>
        <w:spacing w:line="400" w:lineRule="exact"/>
      </w:pPr>
      <w:r>
        <w:rPr>
          <w:rFonts w:hint="eastAsia"/>
        </w:rPr>
        <w:t>基于</w:t>
      </w:r>
      <w:r>
        <w:t>行列相似</w:t>
      </w:r>
      <w:r>
        <w:rPr>
          <w:rFonts w:hint="eastAsia"/>
        </w:rPr>
        <w:t>度</w:t>
      </w:r>
      <w:r>
        <w:t>的识别方式对于不同类别表格的准确率基本一致。表</w:t>
      </w:r>
      <w:r>
        <w:rPr>
          <w:rFonts w:hint="eastAsia"/>
        </w:rPr>
        <w:t>5</w:t>
      </w:r>
      <w:r>
        <w:t>-5</w:t>
      </w:r>
      <w:r>
        <w:rPr>
          <w:rFonts w:hint="eastAsia"/>
        </w:rPr>
        <w:t>中</w:t>
      </w:r>
      <w:r>
        <w:t>，各类表格的识别率</w:t>
      </w:r>
      <w:r>
        <w:rPr>
          <w:rFonts w:hint="eastAsia"/>
        </w:rPr>
        <w:t>均在</w:t>
      </w:r>
      <w:r>
        <w:rPr>
          <w:rFonts w:hint="eastAsia"/>
        </w:rPr>
        <w:t>60</w:t>
      </w:r>
      <w:r>
        <w:t>%</w:t>
      </w:r>
      <w:r>
        <w:t>上。</w:t>
      </w:r>
    </w:p>
    <w:p w14:paraId="7A89E905" w14:textId="77777777" w:rsidR="004653E2" w:rsidRDefault="00B21AB3" w:rsidP="00053FDC">
      <w:pPr>
        <w:pStyle w:val="a0"/>
        <w:numPr>
          <w:ilvl w:val="0"/>
          <w:numId w:val="21"/>
        </w:numPr>
        <w:spacing w:line="400" w:lineRule="exact"/>
      </w:pPr>
      <w:r>
        <w:rPr>
          <w:rFonts w:hint="eastAsia"/>
        </w:rPr>
        <w:t>表</w:t>
      </w:r>
      <w:r>
        <w:rPr>
          <w:rFonts w:hint="eastAsia"/>
        </w:rPr>
        <w:t>5</w:t>
      </w:r>
      <w:r>
        <w:t>-6</w:t>
      </w:r>
      <w:r>
        <w:rPr>
          <w:rFonts w:hint="eastAsia"/>
        </w:rPr>
        <w:t>综合</w:t>
      </w:r>
      <w:r>
        <w:t>测试了不同比例下各类型表格的识别情况</w:t>
      </w:r>
      <w:r>
        <w:rPr>
          <w:rFonts w:hint="eastAsia"/>
        </w:rPr>
        <w:t>。</w:t>
      </w:r>
      <w:r w:rsidR="004653E2">
        <w:t>当</w:t>
      </w:r>
      <w:r w:rsidR="004653E2">
        <w:rPr>
          <w:rFonts w:hint="eastAsia"/>
        </w:rPr>
        <w:t>表格</w:t>
      </w:r>
      <w:r w:rsidR="004653E2">
        <w:t>类型</w:t>
      </w:r>
      <w:r w:rsidR="004C1ECC">
        <w:rPr>
          <w:rFonts w:hint="eastAsia"/>
        </w:rPr>
        <w:t>偏向</w:t>
      </w:r>
      <w:r w:rsidR="004C1ECC">
        <w:t>某一特定类型时</w:t>
      </w:r>
      <w:r w:rsidR="004C1ECC">
        <w:rPr>
          <w:rFonts w:hint="eastAsia"/>
        </w:rPr>
        <w:t>（如</w:t>
      </w:r>
      <w:r w:rsidR="004C1ECC">
        <w:t>图</w:t>
      </w:r>
      <w:r w:rsidR="004C1ECC">
        <w:rPr>
          <w:rFonts w:hint="eastAsia"/>
        </w:rPr>
        <w:t>中</w:t>
      </w:r>
      <w:r w:rsidR="004C1ECC">
        <w:t>的</w:t>
      </w:r>
      <w:r w:rsidR="004C1ECC">
        <w:rPr>
          <w:rFonts w:hint="eastAsia"/>
        </w:rPr>
        <w:t>金融</w:t>
      </w:r>
      <w:r w:rsidR="004C1ECC">
        <w:t>类表格），加大</w:t>
      </w:r>
      <w:r w:rsidR="004C1ECC">
        <w:rPr>
          <w:rFonts w:hint="eastAsia"/>
        </w:rPr>
        <w:t>内容</w:t>
      </w:r>
      <w:r w:rsidR="004C1ECC">
        <w:t>识别比例能有效的提高</w:t>
      </w:r>
      <w:r w:rsidR="004C1ECC">
        <w:rPr>
          <w:rFonts w:hint="eastAsia"/>
        </w:rPr>
        <w:t>表格</w:t>
      </w:r>
      <w:r w:rsidR="004C1ECC">
        <w:t>特征识别率</w:t>
      </w:r>
      <w:r>
        <w:rPr>
          <w:rFonts w:hint="eastAsia"/>
        </w:rPr>
        <w:t>。</w:t>
      </w:r>
      <w:r w:rsidR="004653E2">
        <w:t>而当表格类型不明确时</w:t>
      </w:r>
      <w:r>
        <w:rPr>
          <w:rFonts w:hint="eastAsia"/>
        </w:rPr>
        <w:t>（普通</w:t>
      </w:r>
      <w:r>
        <w:t>类型表格</w:t>
      </w:r>
      <w:r w:rsidR="004C1ECC">
        <w:rPr>
          <w:rFonts w:hint="eastAsia"/>
        </w:rPr>
        <w:t>占</w:t>
      </w:r>
      <w:r w:rsidR="004C1ECC">
        <w:t>比大</w:t>
      </w:r>
      <w:r>
        <w:t>）</w:t>
      </w:r>
      <w:r w:rsidR="004653E2">
        <w:t>，</w:t>
      </w:r>
      <w:r>
        <w:rPr>
          <w:rFonts w:hint="eastAsia"/>
        </w:rPr>
        <w:t>则</w:t>
      </w:r>
      <w:r w:rsidR="004C1ECC">
        <w:rPr>
          <w:rFonts w:hint="eastAsia"/>
        </w:rPr>
        <w:t>采用</w:t>
      </w:r>
      <w:r w:rsidR="004C1ECC">
        <w:t>行列</w:t>
      </w:r>
      <w:r w:rsidR="004C1ECC">
        <w:rPr>
          <w:rFonts w:hint="eastAsia"/>
        </w:rPr>
        <w:t>相似度</w:t>
      </w:r>
      <w:r w:rsidR="004C1ECC">
        <w:t>方式进行表格类别</w:t>
      </w:r>
      <w:r w:rsidR="004C1ECC">
        <w:rPr>
          <w:rFonts w:hint="eastAsia"/>
        </w:rPr>
        <w:t>识别</w:t>
      </w:r>
      <w:r w:rsidR="004C1ECC">
        <w:t>即可。</w:t>
      </w:r>
    </w:p>
    <w:p w14:paraId="17BD6612" w14:textId="77777777" w:rsidR="004C1ECC" w:rsidRPr="004653E2" w:rsidRDefault="004C1ECC" w:rsidP="00053FDC">
      <w:pPr>
        <w:pStyle w:val="a0"/>
        <w:numPr>
          <w:ilvl w:val="0"/>
          <w:numId w:val="21"/>
        </w:numPr>
        <w:spacing w:line="400" w:lineRule="exact"/>
      </w:pPr>
      <w:r>
        <w:rPr>
          <w:rFonts w:hint="eastAsia"/>
        </w:rPr>
        <w:t>综上</w:t>
      </w:r>
      <w:r>
        <w:t>，当表格类型已知时采用基于内容的表格</w:t>
      </w:r>
      <w:r>
        <w:rPr>
          <w:rFonts w:hint="eastAsia"/>
        </w:rPr>
        <w:t>结构</w:t>
      </w:r>
      <w:r>
        <w:t>识别</w:t>
      </w:r>
      <w:r>
        <w:rPr>
          <w:rFonts w:hint="eastAsia"/>
        </w:rPr>
        <w:t>方法</w:t>
      </w:r>
      <w:r>
        <w:t>具有明显的优势。当</w:t>
      </w:r>
      <w:r>
        <w:rPr>
          <w:rFonts w:hint="eastAsia"/>
        </w:rPr>
        <w:t>表格</w:t>
      </w:r>
      <w:r>
        <w:t>类型具有一定偏向时，采用内容</w:t>
      </w:r>
      <w:r>
        <w:rPr>
          <w:rFonts w:hint="eastAsia"/>
        </w:rPr>
        <w:t>与</w:t>
      </w:r>
      <w:r>
        <w:t>行列相似度结合的方式</w:t>
      </w:r>
      <w:r w:rsidR="001F572B">
        <w:rPr>
          <w:rFonts w:hint="eastAsia"/>
        </w:rPr>
        <w:t>识别</w:t>
      </w:r>
      <w:r w:rsidR="001F572B">
        <w:t>效果较好，</w:t>
      </w:r>
      <w:r w:rsidR="001F572B">
        <w:rPr>
          <w:rFonts w:hint="eastAsia"/>
        </w:rPr>
        <w:t>同时</w:t>
      </w:r>
      <w:r w:rsidR="001F572B">
        <w:t>可根据具体</w:t>
      </w:r>
      <w:r w:rsidR="001F572B">
        <w:rPr>
          <w:rFonts w:hint="eastAsia"/>
        </w:rPr>
        <w:t>情况适当</w:t>
      </w:r>
      <w:r w:rsidR="001F572B">
        <w:t>调整打分比例，即</w:t>
      </w:r>
      <w:r w:rsidR="001F572B">
        <w:rPr>
          <w:rFonts w:hint="eastAsia"/>
        </w:rPr>
        <w:t>公式</w:t>
      </w:r>
      <w:r w:rsidR="001F572B">
        <w:t>中的</w:t>
      </w:r>
      <w:r w:rsidR="001F572B">
        <w:sym w:font="Symbol" w:char="F062"/>
      </w:r>
      <w:r w:rsidR="001F572B">
        <w:rPr>
          <w:rFonts w:hint="eastAsia"/>
        </w:rPr>
        <w:t>值</w:t>
      </w:r>
      <w:r w:rsidR="001F572B">
        <w:t>。当</w:t>
      </w:r>
      <w:r w:rsidR="001F572B">
        <w:rPr>
          <w:rFonts w:hint="eastAsia"/>
        </w:rPr>
        <w:t>表格</w:t>
      </w:r>
      <w:r w:rsidR="001F572B">
        <w:t>类型无明显倾向时采用单纯的行列相似度方式</w:t>
      </w:r>
      <w:r w:rsidR="001F572B">
        <w:rPr>
          <w:rFonts w:hint="eastAsia"/>
        </w:rPr>
        <w:t>具有</w:t>
      </w:r>
      <w:r w:rsidR="001F572B">
        <w:t>较好的识别效果。</w:t>
      </w:r>
    </w:p>
    <w:p w14:paraId="580180C0" w14:textId="77777777" w:rsidR="00173303" w:rsidRDefault="00173303">
      <w:pPr>
        <w:pStyle w:val="2"/>
      </w:pPr>
      <w:bookmarkStart w:id="227" w:name="_Toc406841195"/>
      <w:r>
        <w:rPr>
          <w:rFonts w:hint="eastAsia"/>
        </w:rPr>
        <w:t>本章小结</w:t>
      </w:r>
      <w:bookmarkEnd w:id="227"/>
    </w:p>
    <w:p w14:paraId="4CB53924" w14:textId="7A0DF58E" w:rsidR="00944D21" w:rsidRDefault="00173303" w:rsidP="00057CFE">
      <w:pPr>
        <w:pStyle w:val="a0"/>
        <w:spacing w:line="400" w:lineRule="exact"/>
        <w:sectPr w:rsidR="00944D21">
          <w:headerReference w:type="default" r:id="rId97"/>
          <w:endnotePr>
            <w:numFmt w:val="decimal"/>
          </w:endnotePr>
          <w:pgSz w:w="11906" w:h="16838"/>
          <w:pgMar w:top="1440" w:right="1559" w:bottom="1440" w:left="1559" w:header="851" w:footer="992" w:gutter="0"/>
          <w:cols w:space="720"/>
          <w:docGrid w:type="lines" w:linePitch="312"/>
        </w:sectPr>
      </w:pPr>
      <w:r>
        <w:rPr>
          <w:rFonts w:hint="eastAsia"/>
        </w:rPr>
        <w:t>本章首先</w:t>
      </w:r>
      <w:r w:rsidR="00876E81">
        <w:rPr>
          <w:rFonts w:hint="eastAsia"/>
        </w:rPr>
        <w:t>给出</w:t>
      </w:r>
      <w:r w:rsidR="00876E81">
        <w:t>了</w:t>
      </w:r>
      <w:r w:rsidR="00876E81">
        <w:rPr>
          <w:rFonts w:hint="eastAsia"/>
        </w:rPr>
        <w:t>表格</w:t>
      </w:r>
      <w:r w:rsidR="00876E81">
        <w:t>解析系统的整体流程图，</w:t>
      </w:r>
      <w:r w:rsidR="00876E81">
        <w:rPr>
          <w:rFonts w:hint="eastAsia"/>
        </w:rPr>
        <w:t>将</w:t>
      </w:r>
      <w:r w:rsidR="00876E81">
        <w:t>系统分成三层分别进行描述。接着</w:t>
      </w:r>
      <w:r w:rsidR="00876E81">
        <w:rPr>
          <w:rFonts w:hint="eastAsia"/>
        </w:rPr>
        <w:t>分层</w:t>
      </w:r>
      <w:r w:rsidR="00876E81">
        <w:t>对各个部分进行详细的介绍。在</w:t>
      </w:r>
      <w:r w:rsidR="00876E81">
        <w:rPr>
          <w:rFonts w:hint="eastAsia"/>
        </w:rPr>
        <w:t>文档</w:t>
      </w:r>
      <w:r w:rsidR="00876E81">
        <w:t>解析层着重介绍了</w:t>
      </w:r>
      <w:r w:rsidR="00876E81">
        <w:rPr>
          <w:rFonts w:hint="eastAsia"/>
        </w:rPr>
        <w:t>基于</w:t>
      </w:r>
      <w:r w:rsidR="00876E81">
        <w:t>PDFBox</w:t>
      </w:r>
      <w:r w:rsidR="00876E81">
        <w:t>的文字和</w:t>
      </w:r>
      <w:r w:rsidR="00876E81">
        <w:rPr>
          <w:rFonts w:hint="eastAsia"/>
        </w:rPr>
        <w:lastRenderedPageBreak/>
        <w:t>线条</w:t>
      </w:r>
      <w:r w:rsidR="00876E81">
        <w:t>提取方法</w:t>
      </w:r>
      <w:r w:rsidR="00876E81">
        <w:rPr>
          <w:rFonts w:hint="eastAsia"/>
        </w:rPr>
        <w:t>，</w:t>
      </w:r>
      <w:r w:rsidR="00876E81">
        <w:t>并展示了</w:t>
      </w:r>
      <w:r w:rsidR="00876E81">
        <w:rPr>
          <w:rFonts w:hint="eastAsia"/>
        </w:rPr>
        <w:t>文字</w:t>
      </w:r>
      <w:r w:rsidR="00876E81">
        <w:t>和线条封装后的结构。在</w:t>
      </w:r>
      <w:r w:rsidR="00876E81">
        <w:rPr>
          <w:rFonts w:hint="eastAsia"/>
        </w:rPr>
        <w:t>表格</w:t>
      </w:r>
      <w:r w:rsidR="00876E81">
        <w:t>还原层，针对三个</w:t>
      </w:r>
      <w:r w:rsidR="00876E81">
        <w:rPr>
          <w:rFonts w:hint="eastAsia"/>
        </w:rPr>
        <w:t>核心</w:t>
      </w:r>
      <w:r w:rsidR="00876E81">
        <w:t>的</w:t>
      </w:r>
      <w:r w:rsidR="00913D8F">
        <w:rPr>
          <w:rFonts w:hint="eastAsia"/>
        </w:rPr>
        <w:t>技术</w:t>
      </w:r>
      <w:r w:rsidR="00876E81">
        <w:t>进行详细的介绍，包括表格轮廓栅格化，</w:t>
      </w:r>
      <w:r w:rsidR="00876E81">
        <w:rPr>
          <w:rFonts w:hint="eastAsia"/>
        </w:rPr>
        <w:t>复杂</w:t>
      </w:r>
      <w:r w:rsidR="00876E81">
        <w:t>表头识别和转换以及表格内容还原。经过</w:t>
      </w:r>
      <w:r w:rsidR="00876E81">
        <w:rPr>
          <w:rFonts w:hint="eastAsia"/>
        </w:rPr>
        <w:t>该</w:t>
      </w:r>
      <w:r w:rsidR="00876E81">
        <w:t>层，表格已被处理</w:t>
      </w:r>
      <w:r w:rsidR="00876E81">
        <w:rPr>
          <w:rFonts w:hint="eastAsia"/>
        </w:rPr>
        <w:t>成</w:t>
      </w:r>
      <w:r w:rsidR="00876E81">
        <w:t>便于表示的二维数组结构。最后</w:t>
      </w:r>
      <w:r w:rsidR="00876E81">
        <w:rPr>
          <w:rFonts w:hint="eastAsia"/>
        </w:rPr>
        <w:t>介绍</w:t>
      </w:r>
      <w:r w:rsidR="00876E81">
        <w:t>了表格数据的封装格式，包括</w:t>
      </w:r>
      <w:r w:rsidR="00876E81">
        <w:t>HTML</w:t>
      </w:r>
      <w:r w:rsidR="00876E81">
        <w:t>和</w:t>
      </w:r>
      <w:r w:rsidR="00876E81">
        <w:t>JSON</w:t>
      </w:r>
      <w:r w:rsidR="00876E81">
        <w:t>两种形式</w:t>
      </w:r>
      <w:r w:rsidR="00876E81">
        <w:rPr>
          <w:rFonts w:hint="eastAsia"/>
        </w:rPr>
        <w:t>。并</w:t>
      </w:r>
      <w:r w:rsidR="00876E81">
        <w:t>展示了两种格式的</w:t>
      </w:r>
      <w:r w:rsidR="00876E81">
        <w:rPr>
          <w:rFonts w:hint="eastAsia"/>
        </w:rPr>
        <w:t>封装</w:t>
      </w:r>
      <w:r w:rsidR="00876E81">
        <w:t>效果图。</w:t>
      </w:r>
      <w:r w:rsidR="00894F82">
        <w:rPr>
          <w:rFonts w:hint="eastAsia"/>
        </w:rPr>
        <w:t>最后利用</w:t>
      </w:r>
      <w:r w:rsidR="00894F82">
        <w:t>本系统对</w:t>
      </w:r>
      <w:r w:rsidR="00894F82">
        <w:rPr>
          <w:rFonts w:hint="eastAsia"/>
        </w:rPr>
        <w:t>2000</w:t>
      </w:r>
      <w:r w:rsidR="00894F82">
        <w:rPr>
          <w:rFonts w:hint="eastAsia"/>
        </w:rPr>
        <w:t>余家上市</w:t>
      </w:r>
      <w:r w:rsidR="00894F82">
        <w:t>公司的</w:t>
      </w:r>
      <w:r w:rsidR="00894F82">
        <w:rPr>
          <w:rFonts w:hint="eastAsia"/>
        </w:rPr>
        <w:t>财务</w:t>
      </w:r>
      <w:r w:rsidR="00894F82">
        <w:t>报表</w:t>
      </w:r>
      <w:r w:rsidR="00894F82">
        <w:rPr>
          <w:rFonts w:hint="eastAsia"/>
        </w:rPr>
        <w:t>进行解析分析</w:t>
      </w:r>
      <w:r w:rsidR="00894F82">
        <w:t>，</w:t>
      </w:r>
      <w:r w:rsidR="00894F82">
        <w:rPr>
          <w:rFonts w:hint="eastAsia"/>
        </w:rPr>
        <w:t>从</w:t>
      </w:r>
      <w:r w:rsidR="00894F82">
        <w:t>查全率，查准率，</w:t>
      </w:r>
      <w:r w:rsidR="00894F82">
        <w:t>F</w:t>
      </w:r>
      <w:r w:rsidR="00894F82">
        <w:t>值三个方面综合</w:t>
      </w:r>
      <w:r w:rsidR="00894F82">
        <w:rPr>
          <w:rFonts w:hint="eastAsia"/>
        </w:rPr>
        <w:t>测试</w:t>
      </w:r>
      <w:r w:rsidR="00894F82">
        <w:t>了本系统的性能。</w:t>
      </w:r>
      <w:r w:rsidR="008C5337">
        <w:rPr>
          <w:rFonts w:hint="eastAsia"/>
        </w:rPr>
        <w:t>实验</w:t>
      </w:r>
      <w:r w:rsidR="008C5337">
        <w:t>表明</w:t>
      </w:r>
      <w:r w:rsidR="008C5337">
        <w:rPr>
          <w:rFonts w:hint="eastAsia"/>
        </w:rPr>
        <w:t>本</w:t>
      </w:r>
      <w:r w:rsidR="008C5337">
        <w:t>系统采用算法</w:t>
      </w:r>
      <w:r w:rsidR="008C5337">
        <w:rPr>
          <w:rFonts w:hint="eastAsia"/>
        </w:rPr>
        <w:t>对于</w:t>
      </w:r>
      <w:r w:rsidR="00944D21">
        <w:t>全框线的表格具有较高的查准率</w:t>
      </w:r>
      <w:r w:rsidR="00944D21">
        <w:rPr>
          <w:rFonts w:hint="eastAsia"/>
        </w:rPr>
        <w:t>。</w:t>
      </w:r>
      <w:r w:rsidR="00944D21">
        <w:t>最后</w:t>
      </w:r>
      <w:r w:rsidR="00944D21">
        <w:rPr>
          <w:rFonts w:hint="eastAsia"/>
        </w:rPr>
        <w:t>从内容</w:t>
      </w:r>
      <w:r w:rsidR="00944D21">
        <w:t>和行列相似度两方面对表格结构识别</w:t>
      </w:r>
      <w:r w:rsidR="00944D21">
        <w:rPr>
          <w:rFonts w:hint="eastAsia"/>
        </w:rPr>
        <w:t>进行</w:t>
      </w:r>
      <w:r w:rsidR="00944D21">
        <w:t>了测试和总结。</w:t>
      </w:r>
    </w:p>
    <w:p w14:paraId="5F5DE96D" w14:textId="77777777" w:rsidR="00173303" w:rsidRDefault="008D2BFE">
      <w:pPr>
        <w:pStyle w:val="1"/>
      </w:pPr>
      <w:bookmarkStart w:id="228" w:name="_Toc406841196"/>
      <w:bookmarkStart w:id="229" w:name="_Toc248481482"/>
      <w:bookmarkEnd w:id="187"/>
      <w:r>
        <w:rPr>
          <w:rFonts w:hint="eastAsia"/>
        </w:rPr>
        <w:lastRenderedPageBreak/>
        <w:t>总结</w:t>
      </w:r>
      <w:r>
        <w:t>与展望</w:t>
      </w:r>
      <w:bookmarkEnd w:id="228"/>
    </w:p>
    <w:p w14:paraId="30D0E226" w14:textId="77777777" w:rsidR="007F080E" w:rsidRDefault="00173303" w:rsidP="007F080E">
      <w:pPr>
        <w:pStyle w:val="2"/>
      </w:pPr>
      <w:bookmarkStart w:id="230" w:name="_Toc375491738"/>
      <w:bookmarkStart w:id="231" w:name="_Toc406841197"/>
      <w:r>
        <w:rPr>
          <w:rFonts w:hint="eastAsia"/>
        </w:rPr>
        <w:t>论文总结</w:t>
      </w:r>
      <w:bookmarkEnd w:id="230"/>
      <w:bookmarkEnd w:id="231"/>
    </w:p>
    <w:p w14:paraId="5880A6B1" w14:textId="2EBF3E7F"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232" w:name="_Toc375491739"/>
      <w:bookmarkStart w:id="233" w:name="_Toc406841198"/>
      <w:r>
        <w:rPr>
          <w:rFonts w:hint="eastAsia"/>
        </w:rPr>
        <w:lastRenderedPageBreak/>
        <w:t>工作展望</w:t>
      </w:r>
      <w:bookmarkEnd w:id="232"/>
      <w:bookmarkEnd w:id="233"/>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98"/>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234" w:name="_Toc375491740"/>
      <w:bookmarkStart w:id="235" w:name="_Toc406841199"/>
      <w:r>
        <w:lastRenderedPageBreak/>
        <w:t>参考文献</w:t>
      </w:r>
      <w:bookmarkStart w:id="236" w:name="_Ref219018130"/>
      <w:bookmarkEnd w:id="229"/>
      <w:bookmarkEnd w:id="234"/>
      <w:bookmarkEnd w:id="235"/>
      <w:bookmarkEnd w:id="236"/>
    </w:p>
    <w:p w14:paraId="7C6588BE" w14:textId="77777777" w:rsidR="005F23C8" w:rsidRDefault="00C57606" w:rsidP="00053FDC">
      <w:pPr>
        <w:pStyle w:val="a8"/>
        <w:numPr>
          <w:ilvl w:val="0"/>
          <w:numId w:val="2"/>
        </w:numPr>
        <w:spacing w:line="400" w:lineRule="exact"/>
        <w:rPr>
          <w:rFonts w:ascii="Times New Roman" w:hAnsi="Times New Roman"/>
          <w:szCs w:val="20"/>
        </w:rPr>
      </w:pPr>
      <w:hyperlink r:id="rId99"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C57606" w:rsidP="00053FDC">
      <w:pPr>
        <w:pStyle w:val="a8"/>
        <w:numPr>
          <w:ilvl w:val="0"/>
          <w:numId w:val="2"/>
        </w:numPr>
        <w:spacing w:line="400" w:lineRule="exact"/>
        <w:rPr>
          <w:rFonts w:ascii="Times New Roman" w:hAnsi="Times New Roman"/>
          <w:szCs w:val="20"/>
        </w:rPr>
      </w:pPr>
      <w:hyperlink r:id="rId100"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C57606" w:rsidP="00053FDC">
      <w:pPr>
        <w:pStyle w:val="a8"/>
        <w:numPr>
          <w:ilvl w:val="0"/>
          <w:numId w:val="2"/>
        </w:numPr>
        <w:spacing w:line="400" w:lineRule="exact"/>
        <w:rPr>
          <w:rFonts w:ascii="Times New Roman" w:hAnsi="Times New Roman"/>
          <w:szCs w:val="20"/>
        </w:rPr>
      </w:pPr>
      <w:hyperlink r:id="rId101"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C57606" w:rsidP="00053FDC">
      <w:pPr>
        <w:pStyle w:val="a8"/>
        <w:numPr>
          <w:ilvl w:val="0"/>
          <w:numId w:val="2"/>
        </w:numPr>
        <w:spacing w:line="400" w:lineRule="exact"/>
        <w:rPr>
          <w:rFonts w:ascii="Times New Roman" w:hAnsi="Times New Roman"/>
          <w:szCs w:val="20"/>
        </w:rPr>
      </w:pPr>
      <w:hyperlink r:id="rId102"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C57606" w:rsidP="00053FDC">
      <w:pPr>
        <w:pStyle w:val="a8"/>
        <w:numPr>
          <w:ilvl w:val="0"/>
          <w:numId w:val="2"/>
        </w:numPr>
        <w:spacing w:line="400" w:lineRule="exact"/>
        <w:rPr>
          <w:szCs w:val="20"/>
        </w:rPr>
      </w:pPr>
      <w:hyperlink r:id="rId103"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104"/>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237" w:name="_Toc406841200"/>
      <w:r>
        <w:rPr>
          <w:rFonts w:hint="eastAsia"/>
        </w:rPr>
        <w:lastRenderedPageBreak/>
        <w:t>附录</w:t>
      </w:r>
      <w:bookmarkEnd w:id="237"/>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105"/>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238" w:name="_Toc248481483"/>
      <w:bookmarkStart w:id="239" w:name="_Toc343447574"/>
      <w:bookmarkStart w:id="240" w:name="_Toc344200054"/>
      <w:bookmarkStart w:id="241" w:name="_Toc344923145"/>
      <w:bookmarkStart w:id="242" w:name="_Toc375491741"/>
      <w:bookmarkStart w:id="243" w:name="_Toc406841201"/>
      <w:bookmarkStart w:id="244" w:name="_Toc344923146"/>
      <w:bookmarkStart w:id="245" w:name="_Toc375491742"/>
      <w:r>
        <w:lastRenderedPageBreak/>
        <w:t>致</w:t>
      </w:r>
      <w:r>
        <w:rPr>
          <w:rFonts w:hint="eastAsia"/>
        </w:rPr>
        <w:t xml:space="preserve">  </w:t>
      </w:r>
      <w:r>
        <w:t>谢</w:t>
      </w:r>
      <w:bookmarkEnd w:id="238"/>
      <w:bookmarkEnd w:id="239"/>
      <w:bookmarkEnd w:id="240"/>
      <w:bookmarkEnd w:id="241"/>
      <w:bookmarkEnd w:id="242"/>
      <w:bookmarkEnd w:id="243"/>
    </w:p>
    <w:p w14:paraId="4259B35F" w14:textId="77777777" w:rsidR="004665B2" w:rsidRDefault="004665B2">
      <w:pPr>
        <w:spacing w:line="400" w:lineRule="exact"/>
        <w:jc w:val="left"/>
      </w:pPr>
      <w:r>
        <w:tab/>
      </w:r>
      <w:r>
        <w:rPr>
          <w:rFonts w:hint="eastAsia"/>
        </w:rPr>
        <w:t>光阴</w:t>
      </w:r>
      <w:r>
        <w:t>荏苒，</w:t>
      </w:r>
      <w:r>
        <w:rPr>
          <w:rFonts w:hint="eastAsia"/>
        </w:rPr>
        <w:t>研究生</w:t>
      </w:r>
      <w:r>
        <w:t>的</w:t>
      </w:r>
      <w:r>
        <w:rPr>
          <w:rFonts w:hint="eastAsia"/>
        </w:rPr>
        <w:t>两年</w:t>
      </w:r>
      <w:r>
        <w:t>半学习</w:t>
      </w:r>
      <w:r>
        <w:rPr>
          <w:rFonts w:hint="eastAsia"/>
        </w:rPr>
        <w:t>时光</w:t>
      </w:r>
      <w:r>
        <w:t>一转眼就过去了</w:t>
      </w:r>
      <w:r>
        <w:rPr>
          <w:rFonts w:hint="eastAsia"/>
        </w:rPr>
        <w:t>。</w:t>
      </w:r>
      <w:r>
        <w:t>在这两年半</w:t>
      </w:r>
      <w:r>
        <w:rPr>
          <w:rFonts w:hint="eastAsia"/>
        </w:rPr>
        <w:t>里</w:t>
      </w:r>
      <w:r>
        <w:t>，我不仅学到</w:t>
      </w:r>
      <w:r>
        <w:rPr>
          <w:rFonts w:hint="eastAsia"/>
        </w:rPr>
        <w:t>了</w:t>
      </w:r>
      <w:r>
        <w:t>很</w:t>
      </w:r>
      <w:r>
        <w:rPr>
          <w:rFonts w:hint="eastAsia"/>
        </w:rPr>
        <w:t>多</w:t>
      </w:r>
      <w:r>
        <w:t>计算机</w:t>
      </w:r>
      <w:r>
        <w:rPr>
          <w:rFonts w:hint="eastAsia"/>
        </w:rPr>
        <w:t>专业</w:t>
      </w:r>
      <w:r>
        <w:t>相关的</w:t>
      </w:r>
      <w:r>
        <w:rPr>
          <w:rFonts w:hint="eastAsia"/>
        </w:rPr>
        <w:t>基础</w:t>
      </w:r>
      <w:r>
        <w:t>知识</w:t>
      </w:r>
      <w:r>
        <w:rPr>
          <w:rFonts w:hint="eastAsia"/>
        </w:rPr>
        <w:t>，</w:t>
      </w:r>
      <w:r>
        <w:t>同时在实验室项目</w:t>
      </w:r>
      <w:r>
        <w:rPr>
          <w:rFonts w:hint="eastAsia"/>
        </w:rPr>
        <w:t>中</w:t>
      </w:r>
      <w:r>
        <w:t>锻炼了自己的动手能力</w:t>
      </w:r>
      <w:r>
        <w:rPr>
          <w:rFonts w:hint="eastAsia"/>
        </w:rPr>
        <w:t>。</w:t>
      </w:r>
      <w:r>
        <w:t>编程</w:t>
      </w:r>
      <w:r>
        <w:rPr>
          <w:rFonts w:hint="eastAsia"/>
        </w:rPr>
        <w:t>能力</w:t>
      </w:r>
      <w:r>
        <w:t>也得到了很大的提高。</w:t>
      </w:r>
      <w:r>
        <w:rPr>
          <w:rFonts w:hint="eastAsia"/>
        </w:rPr>
        <w:t>我</w:t>
      </w:r>
      <w:r>
        <w:t>本科并不是计算机专业的学生，</w:t>
      </w:r>
      <w:r>
        <w:rPr>
          <w:rFonts w:hint="eastAsia"/>
        </w:rPr>
        <w:t>转专业</w:t>
      </w:r>
      <w:r>
        <w:t>内心也有过挣扎，</w:t>
      </w:r>
      <w:r>
        <w:rPr>
          <w:rFonts w:hint="eastAsia"/>
        </w:rPr>
        <w:t>怕</w:t>
      </w:r>
      <w:r>
        <w:t>不能很好</w:t>
      </w:r>
      <w:r>
        <w:rPr>
          <w:rFonts w:hint="eastAsia"/>
        </w:rPr>
        <w:t>的</w:t>
      </w:r>
      <w:r>
        <w:t>适应计算机相关专业的学习和科研工作。不过到了今天，</w:t>
      </w:r>
      <w:r>
        <w:rPr>
          <w:rFonts w:hint="eastAsia"/>
        </w:rPr>
        <w:t>经过</w:t>
      </w:r>
      <w:r>
        <w:t>我自己的不断努力</w:t>
      </w:r>
      <w:r>
        <w:rPr>
          <w:rFonts w:hint="eastAsia"/>
        </w:rPr>
        <w:t>以及我</w:t>
      </w:r>
      <w:r>
        <w:t>的</w:t>
      </w:r>
      <w:r>
        <w:rPr>
          <w:rFonts w:hint="eastAsia"/>
        </w:rPr>
        <w:t>导师</w:t>
      </w:r>
      <w:r>
        <w:t>，</w:t>
      </w:r>
      <w:r>
        <w:rPr>
          <w:rFonts w:hint="eastAsia"/>
        </w:rPr>
        <w:t>师兄</w:t>
      </w:r>
      <w:r>
        <w:t>师姐，</w:t>
      </w:r>
      <w:r>
        <w:rPr>
          <w:rFonts w:hint="eastAsia"/>
        </w:rPr>
        <w:t>朋友</w:t>
      </w:r>
      <w:r>
        <w:t>的帮助，我</w:t>
      </w:r>
      <w:r>
        <w:rPr>
          <w:rFonts w:hint="eastAsia"/>
        </w:rPr>
        <w:t>真</w:t>
      </w:r>
      <w:r>
        <w:t>的觉得自己有了很大的进步。</w:t>
      </w:r>
      <w:r>
        <w:rPr>
          <w:rFonts w:hint="eastAsia"/>
        </w:rPr>
        <w:t>在</w:t>
      </w:r>
      <w:r>
        <w:t>这里对曾经给予我</w:t>
      </w:r>
      <w:r>
        <w:rPr>
          <w:rFonts w:hint="eastAsia"/>
        </w:rPr>
        <w:t>指导</w:t>
      </w:r>
      <w:r>
        <w:t>、帮助</w:t>
      </w:r>
      <w:r>
        <w:rPr>
          <w:rFonts w:hint="eastAsia"/>
        </w:rPr>
        <w:t>、</w:t>
      </w:r>
      <w:r>
        <w:t>鼓励</w:t>
      </w:r>
      <w:r>
        <w:rPr>
          <w:rFonts w:hint="eastAsia"/>
        </w:rPr>
        <w:t>的</w:t>
      </w:r>
      <w:r>
        <w:t>老师和同学们表示衷心的感谢。</w:t>
      </w:r>
    </w:p>
    <w:p w14:paraId="06431B8E" w14:textId="77777777" w:rsidR="008A31C5" w:rsidRDefault="004665B2">
      <w:pPr>
        <w:spacing w:line="400" w:lineRule="exact"/>
        <w:jc w:val="left"/>
      </w:pPr>
      <w:r>
        <w:tab/>
      </w:r>
      <w:r>
        <w:rPr>
          <w:rFonts w:hint="eastAsia"/>
        </w:rPr>
        <w:t>首先</w:t>
      </w:r>
      <w:r>
        <w:t>，我要特别感谢我的导师闫丹凤闫老师。闫</w:t>
      </w:r>
      <w:r>
        <w:rPr>
          <w:rFonts w:hint="eastAsia"/>
        </w:rPr>
        <w:t>老师具有</w:t>
      </w:r>
      <w:r>
        <w:t>丰富的科研和教学经验，无论是在学术研究上，项目管理推进上，教书育人上都</w:t>
      </w:r>
      <w:r w:rsidR="008A31C5">
        <w:rPr>
          <w:rFonts w:hint="eastAsia"/>
        </w:rPr>
        <w:t>是</w:t>
      </w:r>
      <w:r w:rsidR="008A31C5">
        <w:t>我们学习的榜样。</w:t>
      </w:r>
      <w:r w:rsidR="008A31C5">
        <w:rPr>
          <w:rFonts w:hint="eastAsia"/>
        </w:rPr>
        <w:t>老师严谨治学</w:t>
      </w:r>
      <w:r w:rsidR="008A31C5">
        <w:t>的态度给我留下了深度的印象，</w:t>
      </w:r>
      <w:r w:rsidR="008A31C5">
        <w:rPr>
          <w:rFonts w:hint="eastAsia"/>
        </w:rPr>
        <w:t>我</w:t>
      </w:r>
      <w:r w:rsidR="008A31C5">
        <w:t>们提交的文档，</w:t>
      </w:r>
      <w:r w:rsidR="00580D61">
        <w:rPr>
          <w:rFonts w:hint="eastAsia"/>
        </w:rPr>
        <w:t>大</w:t>
      </w:r>
      <w:r w:rsidR="008A31C5">
        <w:rPr>
          <w:rFonts w:hint="eastAsia"/>
        </w:rPr>
        <w:t>到</w:t>
      </w:r>
      <w:r w:rsidR="008A31C5">
        <w:t>学术论文</w:t>
      </w:r>
      <w:r w:rsidR="008A31C5">
        <w:rPr>
          <w:rFonts w:hint="eastAsia"/>
        </w:rPr>
        <w:t>，</w:t>
      </w:r>
      <w:r w:rsidR="008A31C5">
        <w:t>小到一次例会的周报，闫老师都会认真的阅读。</w:t>
      </w:r>
      <w:r w:rsidR="008A31C5">
        <w:rPr>
          <w:rFonts w:hint="eastAsia"/>
        </w:rPr>
        <w:t>同时</w:t>
      </w:r>
      <w:r w:rsidR="008A31C5">
        <w:t>给</w:t>
      </w:r>
      <w:r w:rsidR="008A31C5">
        <w:rPr>
          <w:rFonts w:hint="eastAsia"/>
        </w:rPr>
        <w:t>我们</w:t>
      </w:r>
      <w:r w:rsidR="008A31C5">
        <w:t>提</w:t>
      </w:r>
      <w:r w:rsidR="008A31C5">
        <w:rPr>
          <w:rFonts w:hint="eastAsia"/>
        </w:rPr>
        <w:t>出</w:t>
      </w:r>
      <w:r w:rsidR="008A31C5">
        <w:t>宝贵的意见</w:t>
      </w:r>
      <w:r w:rsidR="008A31C5">
        <w:rPr>
          <w:rFonts w:hint="eastAsia"/>
        </w:rPr>
        <w:t>，</w:t>
      </w:r>
      <w:r w:rsidR="008A31C5">
        <w:t>从内容到格式给予全方位的指导</w:t>
      </w:r>
      <w:r w:rsidR="008A31C5">
        <w:rPr>
          <w:rFonts w:hint="eastAsia"/>
        </w:rPr>
        <w:t>，甚至</w:t>
      </w:r>
      <w:r w:rsidR="008A31C5">
        <w:t>连小小的标点符号都不会放过，老师这种</w:t>
      </w:r>
      <w:r w:rsidR="008A31C5">
        <w:rPr>
          <w:rFonts w:hint="eastAsia"/>
        </w:rPr>
        <w:t>对</w:t>
      </w:r>
      <w:r w:rsidR="008A31C5">
        <w:t>学术一丝不苟</w:t>
      </w:r>
      <w:r w:rsidR="008A31C5">
        <w:rPr>
          <w:rFonts w:hint="eastAsia"/>
        </w:rPr>
        <w:t>态度深深</w:t>
      </w:r>
      <w:r w:rsidR="008A31C5">
        <w:t>的影响了我们每一个人，</w:t>
      </w:r>
      <w:r w:rsidR="008A31C5">
        <w:rPr>
          <w:rFonts w:hint="eastAsia"/>
        </w:rPr>
        <w:t>我们</w:t>
      </w:r>
      <w:r w:rsidR="008A31C5">
        <w:t>会将这种严谨扎实的</w:t>
      </w:r>
      <w:r w:rsidR="008A31C5">
        <w:rPr>
          <w:rFonts w:hint="eastAsia"/>
        </w:rPr>
        <w:t>工作</w:t>
      </w:r>
      <w:r w:rsidR="008A31C5">
        <w:t>态度</w:t>
      </w:r>
      <w:r w:rsidR="008A31C5">
        <w:rPr>
          <w:rFonts w:hint="eastAsia"/>
        </w:rPr>
        <w:t>带到工作</w:t>
      </w:r>
      <w:r w:rsidR="008A31C5">
        <w:t>中去，</w:t>
      </w:r>
      <w:r w:rsidR="008A31C5">
        <w:rPr>
          <w:rFonts w:hint="eastAsia"/>
        </w:rPr>
        <w:t>感染</w:t>
      </w:r>
      <w:r w:rsidR="008A31C5">
        <w:t>身边的每个人。</w:t>
      </w:r>
    </w:p>
    <w:p w14:paraId="5784DA78" w14:textId="77777777" w:rsidR="00580D61" w:rsidRDefault="00173303">
      <w:pPr>
        <w:spacing w:line="400" w:lineRule="exact"/>
        <w:ind w:firstLine="480"/>
        <w:jc w:val="left"/>
      </w:pPr>
      <w:r>
        <w:rPr>
          <w:rFonts w:hint="eastAsia"/>
        </w:rPr>
        <w:t>其次，我还要感谢项目组的师兄</w:t>
      </w:r>
      <w:r w:rsidR="00580D61">
        <w:rPr>
          <w:rFonts w:hint="eastAsia"/>
        </w:rPr>
        <w:t>师</w:t>
      </w:r>
      <w:r>
        <w:rPr>
          <w:rFonts w:hint="eastAsia"/>
        </w:rPr>
        <w:t>姐、师弟</w:t>
      </w:r>
      <w:r w:rsidR="00580D61">
        <w:rPr>
          <w:rFonts w:hint="eastAsia"/>
        </w:rPr>
        <w:t>师妹们，感谢</w:t>
      </w:r>
      <w:r>
        <w:rPr>
          <w:rFonts w:hint="eastAsia"/>
        </w:rPr>
        <w:t>田瑞</w:t>
      </w:r>
      <w:r w:rsidR="00580D61">
        <w:rPr>
          <w:rFonts w:hint="eastAsia"/>
        </w:rPr>
        <w:t>师兄、张</w:t>
      </w:r>
      <w:r w:rsidR="00580D61">
        <w:t>丽莹师姐</w:t>
      </w:r>
      <w:r>
        <w:rPr>
          <w:rFonts w:hint="eastAsia"/>
        </w:rPr>
        <w:t>、</w:t>
      </w:r>
      <w:r w:rsidR="00580D61">
        <w:rPr>
          <w:rFonts w:hint="eastAsia"/>
        </w:rPr>
        <w:t>黄</w:t>
      </w:r>
      <w:r w:rsidR="00580D61">
        <w:t>俊霖师兄</w:t>
      </w:r>
      <w:r>
        <w:rPr>
          <w:rFonts w:hint="eastAsia"/>
        </w:rPr>
        <w:t>、邹文涛</w:t>
      </w:r>
      <w:r w:rsidR="00580D61">
        <w:rPr>
          <w:rFonts w:hint="eastAsia"/>
        </w:rPr>
        <w:t>师弟、</w:t>
      </w:r>
      <w:r w:rsidR="00580D61">
        <w:t>徐佳师妹</w:t>
      </w:r>
      <w:r w:rsidR="00580D61">
        <w:rPr>
          <w:rFonts w:hint="eastAsia"/>
        </w:rPr>
        <w:t>、</w:t>
      </w:r>
      <w:r w:rsidR="00580D61">
        <w:t>华恩正师弟</w:t>
      </w:r>
      <w:r w:rsidR="00580D61">
        <w:rPr>
          <w:rFonts w:hint="eastAsia"/>
        </w:rPr>
        <w:t>等等。</w:t>
      </w:r>
      <w:r w:rsidR="00580D61">
        <w:t>项目组</w:t>
      </w:r>
      <w:r w:rsidR="00580D61">
        <w:rPr>
          <w:rFonts w:hint="eastAsia"/>
        </w:rPr>
        <w:t>就像</w:t>
      </w:r>
      <w:r w:rsidR="00580D61">
        <w:t>一个大家庭，</w:t>
      </w:r>
      <w:r w:rsidR="00580D61">
        <w:rPr>
          <w:rFonts w:hint="eastAsia"/>
        </w:rPr>
        <w:t>大家</w:t>
      </w:r>
      <w:r w:rsidR="00580D61">
        <w:t>互帮互助</w:t>
      </w:r>
      <w:r w:rsidR="00580D61">
        <w:rPr>
          <w:rFonts w:hint="eastAsia"/>
        </w:rPr>
        <w:t>，共同</w:t>
      </w:r>
      <w:r w:rsidR="00580D61">
        <w:t>学习进步。</w:t>
      </w:r>
      <w:r w:rsidR="00580D61">
        <w:rPr>
          <w:rFonts w:hint="eastAsia"/>
        </w:rPr>
        <w:t>正是</w:t>
      </w:r>
      <w:r w:rsidR="00580D61">
        <w:t>由于大家的团结踏实，项目才能顺利的推进。也</w:t>
      </w:r>
      <w:r w:rsidR="00580D61">
        <w:rPr>
          <w:rFonts w:hint="eastAsia"/>
        </w:rPr>
        <w:t>正是</w:t>
      </w:r>
      <w:r w:rsidR="00580D61">
        <w:t>由于</w:t>
      </w:r>
      <w:r w:rsidR="00580D61">
        <w:rPr>
          <w:rFonts w:hint="eastAsia"/>
        </w:rPr>
        <w:t>他们</w:t>
      </w:r>
      <w:r w:rsidR="00580D61">
        <w:t>的帮助</w:t>
      </w:r>
      <w:r w:rsidR="00384502">
        <w:rPr>
          <w:rFonts w:hint="eastAsia"/>
        </w:rPr>
        <w:t>和</w:t>
      </w:r>
      <w:r w:rsidR="00384502">
        <w:t>协作</w:t>
      </w:r>
      <w:r w:rsidR="00580D61">
        <w:t>，我才能顺利</w:t>
      </w:r>
      <w:r w:rsidR="00384502">
        <w:rPr>
          <w:rFonts w:hint="eastAsia"/>
        </w:rPr>
        <w:t>完成我</w:t>
      </w:r>
      <w:r w:rsidR="00384502">
        <w:t>的</w:t>
      </w:r>
      <w:r w:rsidR="00384502">
        <w:rPr>
          <w:rFonts w:hint="eastAsia"/>
        </w:rPr>
        <w:t>硕士</w:t>
      </w:r>
      <w:r w:rsidR="00384502">
        <w:t>论文。</w:t>
      </w:r>
    </w:p>
    <w:p w14:paraId="1EBE1D2A" w14:textId="77777777" w:rsidR="00384502" w:rsidRDefault="00173303">
      <w:pPr>
        <w:spacing w:line="400" w:lineRule="exact"/>
        <w:ind w:firstLine="480"/>
        <w:jc w:val="left"/>
      </w:pPr>
      <w:r>
        <w:rPr>
          <w:rFonts w:hint="eastAsia"/>
        </w:rPr>
        <w:t>再次，我要感谢一直</w:t>
      </w:r>
      <w:r w:rsidR="00384502">
        <w:rPr>
          <w:rFonts w:hint="eastAsia"/>
        </w:rPr>
        <w:t>在</w:t>
      </w:r>
      <w:r w:rsidR="00384502">
        <w:t>我身后</w:t>
      </w:r>
      <w:r>
        <w:rPr>
          <w:rFonts w:hint="eastAsia"/>
        </w:rPr>
        <w:t>支持我的家人，</w:t>
      </w:r>
      <w:r w:rsidR="00384502">
        <w:rPr>
          <w:rFonts w:hint="eastAsia"/>
        </w:rPr>
        <w:t>朋友</w:t>
      </w:r>
      <w:r w:rsidR="00384502">
        <w:t>。</w:t>
      </w:r>
      <w:r w:rsidR="00384502">
        <w:rPr>
          <w:rFonts w:hint="eastAsia"/>
        </w:rPr>
        <w:t>一路</w:t>
      </w:r>
      <w:r w:rsidR="00384502">
        <w:t>走来，从小学到大学再到研究生，</w:t>
      </w:r>
      <w:r w:rsidR="00384502">
        <w:rPr>
          <w:rFonts w:hint="eastAsia"/>
        </w:rPr>
        <w:t>是</w:t>
      </w:r>
      <w:r w:rsidR="00384502">
        <w:t>他们</w:t>
      </w:r>
      <w:r w:rsidR="00384502">
        <w:rPr>
          <w:rFonts w:hint="eastAsia"/>
        </w:rPr>
        <w:t>在</w:t>
      </w:r>
      <w:r w:rsidR="00384502">
        <w:t>背后</w:t>
      </w:r>
      <w:r w:rsidR="00384502">
        <w:rPr>
          <w:rFonts w:hint="eastAsia"/>
        </w:rPr>
        <w:t>默默</w:t>
      </w:r>
      <w:r w:rsidR="00384502">
        <w:t>的鼓励和支持</w:t>
      </w:r>
      <w:r w:rsidR="00384502">
        <w:rPr>
          <w:rFonts w:hint="eastAsia"/>
        </w:rPr>
        <w:t>才使我</w:t>
      </w:r>
      <w:r w:rsidR="00384502">
        <w:t>变得</w:t>
      </w:r>
      <w:r w:rsidR="00384502">
        <w:rPr>
          <w:rFonts w:hint="eastAsia"/>
        </w:rPr>
        <w:t>越来</w:t>
      </w:r>
      <w:r w:rsidR="00384502">
        <w:t>越好。</w:t>
      </w:r>
    </w:p>
    <w:p w14:paraId="7E71997D" w14:textId="77777777" w:rsidR="00384502" w:rsidRDefault="00384502">
      <w:pPr>
        <w:pStyle w:val="Char2"/>
        <w:rPr>
          <w:kern w:val="2"/>
        </w:rPr>
      </w:pPr>
      <w:r>
        <w:rPr>
          <w:rFonts w:hint="eastAsia"/>
          <w:kern w:val="2"/>
        </w:rPr>
        <w:t>最后</w:t>
      </w:r>
      <w:r>
        <w:rPr>
          <w:kern w:val="2"/>
        </w:rPr>
        <w:t>，感谢我的母校北京邮电大学。七年</w:t>
      </w:r>
      <w:r>
        <w:rPr>
          <w:rFonts w:hint="eastAsia"/>
          <w:kern w:val="2"/>
        </w:rPr>
        <w:t>的</w:t>
      </w:r>
      <w:r>
        <w:rPr>
          <w:kern w:val="2"/>
        </w:rPr>
        <w:t>大学生活即将结束，</w:t>
      </w:r>
      <w:r>
        <w:rPr>
          <w:rFonts w:hint="eastAsia"/>
          <w:kern w:val="2"/>
        </w:rPr>
        <w:t>真</w:t>
      </w:r>
      <w:r>
        <w:rPr>
          <w:kern w:val="2"/>
        </w:rPr>
        <w:t>的很舍不得</w:t>
      </w:r>
      <w:r>
        <w:rPr>
          <w:rFonts w:hint="eastAsia"/>
          <w:kern w:val="2"/>
        </w:rPr>
        <w:t>我</w:t>
      </w:r>
      <w:r>
        <w:rPr>
          <w:kern w:val="2"/>
        </w:rPr>
        <w:t>的母校。虽然</w:t>
      </w:r>
      <w:r>
        <w:rPr>
          <w:rFonts w:hint="eastAsia"/>
          <w:kern w:val="2"/>
        </w:rPr>
        <w:t>她</w:t>
      </w:r>
      <w:r>
        <w:rPr>
          <w:kern w:val="2"/>
        </w:rPr>
        <w:t>不大，但是处处都是温暖。</w:t>
      </w:r>
      <w:r>
        <w:rPr>
          <w:rFonts w:hint="eastAsia"/>
          <w:kern w:val="2"/>
        </w:rPr>
        <w:t>即将</w:t>
      </w:r>
      <w:r>
        <w:rPr>
          <w:kern w:val="2"/>
        </w:rPr>
        <w:t>走入社会，</w:t>
      </w:r>
      <w:r>
        <w:rPr>
          <w:rFonts w:hint="eastAsia"/>
          <w:kern w:val="2"/>
        </w:rPr>
        <w:t>我</w:t>
      </w:r>
      <w:r>
        <w:rPr>
          <w:kern w:val="2"/>
        </w:rPr>
        <w:t>不会忘记母校对我的谆谆教诲，</w:t>
      </w:r>
      <w:r>
        <w:rPr>
          <w:rFonts w:hint="eastAsia"/>
          <w:kern w:val="2"/>
        </w:rPr>
        <w:t>厚德博学、</w:t>
      </w:r>
      <w:r>
        <w:rPr>
          <w:kern w:val="2"/>
        </w:rPr>
        <w:t>敬业</w:t>
      </w:r>
      <w:r>
        <w:rPr>
          <w:rFonts w:hint="eastAsia"/>
          <w:kern w:val="2"/>
        </w:rPr>
        <w:t>乐</w:t>
      </w:r>
      <w:r>
        <w:rPr>
          <w:kern w:val="2"/>
        </w:rPr>
        <w:t>群</w:t>
      </w:r>
      <w:r>
        <w:rPr>
          <w:rFonts w:hint="eastAsia"/>
          <w:kern w:val="2"/>
        </w:rPr>
        <w:t>的</w:t>
      </w:r>
      <w:r w:rsidR="00F27C3C">
        <w:rPr>
          <w:rFonts w:hint="eastAsia"/>
          <w:kern w:val="2"/>
        </w:rPr>
        <w:t>“</w:t>
      </w:r>
      <w:r>
        <w:rPr>
          <w:kern w:val="2"/>
        </w:rPr>
        <w:t>北邮精神</w:t>
      </w:r>
      <w:r w:rsidR="00F27C3C">
        <w:rPr>
          <w:rFonts w:hint="eastAsia"/>
          <w:kern w:val="2"/>
        </w:rPr>
        <w:t>”</w:t>
      </w:r>
      <w:r>
        <w:rPr>
          <w:kern w:val="2"/>
        </w:rPr>
        <w:t>将长</w:t>
      </w:r>
      <w:r>
        <w:rPr>
          <w:rFonts w:hint="eastAsia"/>
          <w:kern w:val="2"/>
        </w:rPr>
        <w:t>留</w:t>
      </w:r>
      <w:r>
        <w:rPr>
          <w:kern w:val="2"/>
        </w:rPr>
        <w:t>我心中。</w:t>
      </w:r>
    </w:p>
    <w:p w14:paraId="671A4A51" w14:textId="77777777" w:rsidR="00173303" w:rsidRDefault="00173303">
      <w:pPr>
        <w:spacing w:line="400" w:lineRule="exact"/>
        <w:jc w:val="left"/>
      </w:pPr>
    </w:p>
    <w:p w14:paraId="76A1F3A4" w14:textId="77777777" w:rsidR="00173303" w:rsidRDefault="00173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14:paraId="3E0CE233" w14:textId="77777777" w:rsidR="00173303" w:rsidRDefault="004665B2">
      <w:pPr>
        <w:ind w:firstLineChars="3100" w:firstLine="7440"/>
      </w:pPr>
      <w:r>
        <w:rPr>
          <w:rFonts w:hint="eastAsia"/>
        </w:rPr>
        <w:t>唐皓瑾</w:t>
      </w:r>
      <w:r w:rsidR="00173303">
        <w:t xml:space="preserve">    </w:t>
      </w:r>
    </w:p>
    <w:p w14:paraId="0F4E8FAE" w14:textId="77777777" w:rsidR="00173303" w:rsidRDefault="00173303">
      <w:pPr>
        <w:rPr>
          <w:rFonts w:ascii="Times New Roman" w:hAnsi="Times New Roman"/>
        </w:rPr>
        <w:sectPr w:rsidR="00173303">
          <w:headerReference w:type="default" r:id="rId106"/>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4665B2">
        <w:rPr>
          <w:rFonts w:ascii="Times New Roman" w:hAnsi="Times New Roman" w:hint="eastAsia"/>
        </w:rPr>
        <w:t>4</w:t>
      </w:r>
      <w:r>
        <w:t>年</w:t>
      </w:r>
      <w:r>
        <w:rPr>
          <w:rFonts w:ascii="Times New Roman" w:hAnsi="Times New Roman" w:hint="eastAsia"/>
        </w:rPr>
        <w:t>12</w:t>
      </w:r>
      <w:r>
        <w:t>月</w:t>
      </w:r>
      <w:r>
        <w:rPr>
          <w:rFonts w:hint="eastAsia"/>
        </w:rPr>
        <w:t>30</w:t>
      </w:r>
      <w:r>
        <w:rPr>
          <w:rFonts w:hint="eastAsia"/>
        </w:rPr>
        <w:t>日</w:t>
      </w:r>
    </w:p>
    <w:p w14:paraId="53EAAED2" w14:textId="77777777" w:rsidR="00173303" w:rsidRDefault="00173303">
      <w:pPr>
        <w:pStyle w:val="1"/>
        <w:numPr>
          <w:ilvl w:val="0"/>
          <w:numId w:val="0"/>
        </w:numPr>
      </w:pPr>
      <w:bookmarkStart w:id="246" w:name="_Toc406841202"/>
      <w:r>
        <w:rPr>
          <w:rFonts w:hint="eastAsia"/>
        </w:rPr>
        <w:lastRenderedPageBreak/>
        <w:t>攻读学位期间发表的学术论文目录</w:t>
      </w:r>
      <w:bookmarkEnd w:id="244"/>
      <w:bookmarkEnd w:id="245"/>
      <w:bookmarkEnd w:id="246"/>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107"/>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C59578" w14:textId="77777777" w:rsidR="002619BA" w:rsidRDefault="002619BA">
      <w:pPr>
        <w:rPr>
          <w:sz w:val="18"/>
        </w:rPr>
      </w:pPr>
    </w:p>
  </w:endnote>
  <w:endnote w:type="continuationSeparator" w:id="0">
    <w:p w14:paraId="118B91A1" w14:textId="77777777" w:rsidR="002619BA" w:rsidRDefault="002619BA">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C57606" w:rsidRDefault="00C57606">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C57606" w:rsidRDefault="00C57606">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C14BE5" w14:textId="6977C258" w:rsidR="00C57606" w:rsidRDefault="00C5760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F1DB6" w:rsidRPr="00DF1DB6">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6977C258" w:rsidR="00C57606" w:rsidRDefault="00C5760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F1DB6" w:rsidRPr="00DF1DB6">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C57606" w:rsidRDefault="00C57606">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6282A63" w14:textId="4C997B6F" w:rsidR="00C57606" w:rsidRDefault="00C57606">
                          <w:pPr>
                            <w:pStyle w:val="af3"/>
                            <w:jc w:val="center"/>
                          </w:pPr>
                          <w:r>
                            <w:fldChar w:fldCharType="begin"/>
                          </w:r>
                          <w:r>
                            <w:instrText xml:space="preserve"> PAGE   \* MERGEFORMAT </w:instrText>
                          </w:r>
                          <w:r>
                            <w:fldChar w:fldCharType="separate"/>
                          </w:r>
                          <w:r w:rsidR="00DF1DB6">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4C997B6F" w:rsidR="00C57606" w:rsidRDefault="00C57606">
                    <w:pPr>
                      <w:pStyle w:val="af3"/>
                      <w:jc w:val="center"/>
                    </w:pPr>
                    <w:r>
                      <w:fldChar w:fldCharType="begin"/>
                    </w:r>
                    <w:r>
                      <w:instrText xml:space="preserve"> PAGE   \* MERGEFORMAT </w:instrText>
                    </w:r>
                    <w:r>
                      <w:fldChar w:fldCharType="separate"/>
                    </w:r>
                    <w:r w:rsidR="00DF1DB6">
                      <w:rPr>
                        <w:noProof/>
                      </w:rPr>
                      <w:t>V</w:t>
                    </w:r>
                    <w:r>
                      <w:fldChar w:fldCharType="end"/>
                    </w:r>
                  </w:p>
                </w:txbxContent>
              </v:textbox>
              <w10:wrap anchorx="margin"/>
            </v:shape>
          </w:pict>
        </mc:Fallback>
      </mc:AlternateContent>
    </w:r>
  </w:p>
  <w:p w14:paraId="0FBC2CD6" w14:textId="77777777" w:rsidR="00C57606" w:rsidRDefault="00C57606">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C57606" w:rsidRDefault="00C57606">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7747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70" cy="18605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046D9F6" w14:textId="6653DF46" w:rsidR="00C57606" w:rsidRDefault="00C5760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F1DB6" w:rsidRPr="00DF1DB6">
                            <w:rPr>
                              <w:noProof/>
                            </w:rPr>
                            <w:t>8</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6.1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" filled="f" stroked="f">
              <v:textbox style="mso-fit-shape-to-text:t" inset="0,0,0,0">
                <w:txbxContent>
                  <w:p w14:paraId="2046D9F6" w14:textId="6653DF46" w:rsidR="00C57606" w:rsidRDefault="00C5760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DF1DB6" w:rsidRPr="00DF1DB6">
                      <w:rPr>
                        <w:noProof/>
                      </w:rPr>
                      <w:t>8</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C57606" w:rsidRDefault="00C57606">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58420"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7F5F803" w14:textId="34290ED8" w:rsidR="00C57606" w:rsidRDefault="00C57606">
                          <w:pPr>
                            <w:pStyle w:val="af3"/>
                            <w:jc w:val="center"/>
                          </w:pPr>
                          <w:r>
                            <w:fldChar w:fldCharType="begin"/>
                          </w:r>
                          <w:r>
                            <w:instrText xml:space="preserve"> PAGE   \* MERGEFORMAT </w:instrText>
                          </w:r>
                          <w:r>
                            <w:fldChar w:fldCharType="separate"/>
                          </w:r>
                          <w:r w:rsidR="00DF1DB6">
                            <w:rPr>
                              <w:noProof/>
                            </w:rPr>
                            <w:t>7</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4.6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" filled="f" stroked="f">
              <v:textbox style="mso-fit-shape-to-text:t" inset="0,0,0,0">
                <w:txbxContent>
                  <w:p w14:paraId="67F5F803" w14:textId="34290ED8" w:rsidR="00C57606" w:rsidRDefault="00C57606">
                    <w:pPr>
                      <w:pStyle w:val="af3"/>
                      <w:jc w:val="center"/>
                    </w:pPr>
                    <w:r>
                      <w:fldChar w:fldCharType="begin"/>
                    </w:r>
                    <w:r>
                      <w:instrText xml:space="preserve"> PAGE   \* MERGEFORMAT </w:instrText>
                    </w:r>
                    <w:r>
                      <w:fldChar w:fldCharType="separate"/>
                    </w:r>
                    <w:r w:rsidR="00DF1DB6">
                      <w:rPr>
                        <w:noProof/>
                      </w:rPr>
                      <w:t>7</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466387" w14:textId="77777777" w:rsidR="002619BA" w:rsidRDefault="002619BA">
      <w:pPr>
        <w:rPr>
          <w:sz w:val="18"/>
        </w:rPr>
      </w:pPr>
    </w:p>
  </w:footnote>
  <w:footnote w:type="continuationSeparator" w:id="0">
    <w:p w14:paraId="053BF733" w14:textId="77777777" w:rsidR="002619BA" w:rsidRDefault="002619BA">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C57606" w:rsidRDefault="00C57606">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C57606" w:rsidRDefault="00C57606">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C57606" w:rsidRDefault="00C57606">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C57606" w:rsidRDefault="00C57606">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C57606" w:rsidRDefault="00C57606">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C57606" w:rsidRDefault="00C57606">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C57606" w:rsidRDefault="00C57606">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C57606" w:rsidRDefault="00C57606">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C57606" w:rsidRDefault="00C57606">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C57606" w:rsidRDefault="00C57606">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C57606" w:rsidRDefault="00C57606">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C57606" w:rsidRDefault="00C57606">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C57606" w:rsidRDefault="00C57606">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94828" w14:textId="77777777" w:rsidR="00C57606" w:rsidRDefault="00C57606">
    <w:pPr>
      <w:pStyle w:val="ad"/>
      <w:tabs>
        <w:tab w:val="clear" w:pos="4153"/>
        <w:tab w:val="clear" w:pos="8306"/>
        <w:tab w:val="right" w:pos="8788"/>
      </w:tabs>
    </w:pPr>
    <w:r>
      <w:rPr>
        <w:rFonts w:hint="eastAsia"/>
      </w:rPr>
      <w:t>第</w:t>
    </w:r>
    <w:r>
      <w:rPr>
        <w:rFonts w:hint="eastAsia"/>
      </w:rPr>
      <w:t>5</w:t>
    </w:r>
    <w:r>
      <w:rPr>
        <w:rFonts w:hint="eastAsia"/>
      </w:rPr>
      <w:t>章</w:t>
    </w:r>
    <w:r>
      <w:rPr>
        <w:rFonts w:hint="eastAsia"/>
      </w:rPr>
      <w:t xml:space="preserve"> P</w:t>
    </w:r>
    <w:r>
      <w:t>DF</w:t>
    </w:r>
    <w:r>
      <w:t>表格数据抽取系统</w:t>
    </w:r>
    <w:r>
      <w:rPr>
        <w:rFonts w:hint="eastAsia"/>
      </w:rPr>
      <w:t>设计与</w:t>
    </w:r>
    <w:r>
      <w:t>实现</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31864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1"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0"/>
  </w:num>
  <w:num w:numId="2">
    <w:abstractNumId w:val="12"/>
  </w:num>
  <w:num w:numId="3">
    <w:abstractNumId w:val="22"/>
  </w:num>
  <w:num w:numId="4">
    <w:abstractNumId w:val="3"/>
  </w:num>
  <w:num w:numId="5">
    <w:abstractNumId w:val="20"/>
  </w:num>
  <w:num w:numId="6">
    <w:abstractNumId w:val="21"/>
  </w:num>
  <w:num w:numId="7">
    <w:abstractNumId w:val="15"/>
  </w:num>
  <w:num w:numId="8">
    <w:abstractNumId w:val="5"/>
  </w:num>
  <w:num w:numId="9">
    <w:abstractNumId w:val="13"/>
  </w:num>
  <w:num w:numId="10">
    <w:abstractNumId w:val="18"/>
  </w:num>
  <w:num w:numId="11">
    <w:abstractNumId w:val="9"/>
  </w:num>
  <w:num w:numId="12">
    <w:abstractNumId w:val="11"/>
  </w:num>
  <w:num w:numId="13">
    <w:abstractNumId w:val="7"/>
  </w:num>
  <w:num w:numId="14">
    <w:abstractNumId w:val="17"/>
  </w:num>
  <w:num w:numId="15">
    <w:abstractNumId w:val="16"/>
  </w:num>
  <w:num w:numId="16">
    <w:abstractNumId w:val="0"/>
  </w:num>
  <w:num w:numId="17">
    <w:abstractNumId w:val="4"/>
  </w:num>
  <w:num w:numId="18">
    <w:abstractNumId w:val="19"/>
  </w:num>
  <w:num w:numId="19">
    <w:abstractNumId w:val="14"/>
  </w:num>
  <w:num w:numId="20">
    <w:abstractNumId w:val="6"/>
  </w:num>
  <w:num w:numId="21">
    <w:abstractNumId w:val="1"/>
  </w:num>
  <w:num w:numId="22">
    <w:abstractNumId w:val="10"/>
  </w:num>
  <w:num w:numId="23">
    <w:abstractNumId w:val="10"/>
  </w:num>
  <w:num w:numId="24">
    <w:abstractNumId w:val="8"/>
  </w:num>
  <w:num w:numId="25">
    <w:abstractNumId w:val="2"/>
  </w:num>
  <w:numIdMacAtCleanup w:val="2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xuan Zhao">
    <w15:presenceInfo w15:providerId="Windows Live" w15:userId="25ae40edcd1be0d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3F16"/>
    <w:rsid w:val="0000532C"/>
    <w:rsid w:val="000106C7"/>
    <w:rsid w:val="00010FDA"/>
    <w:rsid w:val="00012455"/>
    <w:rsid w:val="00017F71"/>
    <w:rsid w:val="00021609"/>
    <w:rsid w:val="0002415A"/>
    <w:rsid w:val="000258E1"/>
    <w:rsid w:val="00027673"/>
    <w:rsid w:val="00031E91"/>
    <w:rsid w:val="00041C22"/>
    <w:rsid w:val="000420B4"/>
    <w:rsid w:val="000431E4"/>
    <w:rsid w:val="0004608C"/>
    <w:rsid w:val="000525A2"/>
    <w:rsid w:val="00052F76"/>
    <w:rsid w:val="000534DA"/>
    <w:rsid w:val="00053FDC"/>
    <w:rsid w:val="00055907"/>
    <w:rsid w:val="00055C30"/>
    <w:rsid w:val="00057019"/>
    <w:rsid w:val="00057CFE"/>
    <w:rsid w:val="00060F12"/>
    <w:rsid w:val="00072969"/>
    <w:rsid w:val="00073669"/>
    <w:rsid w:val="00082CC7"/>
    <w:rsid w:val="00085009"/>
    <w:rsid w:val="000861AD"/>
    <w:rsid w:val="00095123"/>
    <w:rsid w:val="00097B1A"/>
    <w:rsid w:val="000A300B"/>
    <w:rsid w:val="000A36AD"/>
    <w:rsid w:val="000A7B64"/>
    <w:rsid w:val="000A7FF7"/>
    <w:rsid w:val="000B2975"/>
    <w:rsid w:val="000B3963"/>
    <w:rsid w:val="000B3BAB"/>
    <w:rsid w:val="000B3CF3"/>
    <w:rsid w:val="000B4895"/>
    <w:rsid w:val="000B66FA"/>
    <w:rsid w:val="000B6CC3"/>
    <w:rsid w:val="000B6F75"/>
    <w:rsid w:val="000C5AC8"/>
    <w:rsid w:val="000C7471"/>
    <w:rsid w:val="000D1402"/>
    <w:rsid w:val="000D522C"/>
    <w:rsid w:val="000D6AC2"/>
    <w:rsid w:val="000D73BF"/>
    <w:rsid w:val="000E5D40"/>
    <w:rsid w:val="000E7F4A"/>
    <w:rsid w:val="000F2F04"/>
    <w:rsid w:val="000F378F"/>
    <w:rsid w:val="000F46AF"/>
    <w:rsid w:val="000F5EB2"/>
    <w:rsid w:val="001007B8"/>
    <w:rsid w:val="00103E44"/>
    <w:rsid w:val="00104552"/>
    <w:rsid w:val="00104DEB"/>
    <w:rsid w:val="00107454"/>
    <w:rsid w:val="00112A56"/>
    <w:rsid w:val="00113261"/>
    <w:rsid w:val="00114893"/>
    <w:rsid w:val="00115EAC"/>
    <w:rsid w:val="0011617F"/>
    <w:rsid w:val="001217F1"/>
    <w:rsid w:val="00121E0A"/>
    <w:rsid w:val="00123122"/>
    <w:rsid w:val="001254EC"/>
    <w:rsid w:val="0013198C"/>
    <w:rsid w:val="001319D0"/>
    <w:rsid w:val="00133B53"/>
    <w:rsid w:val="00135CFF"/>
    <w:rsid w:val="00136CA2"/>
    <w:rsid w:val="00136CD0"/>
    <w:rsid w:val="0013760C"/>
    <w:rsid w:val="00141440"/>
    <w:rsid w:val="001439FA"/>
    <w:rsid w:val="00145EC8"/>
    <w:rsid w:val="00151915"/>
    <w:rsid w:val="00152FA3"/>
    <w:rsid w:val="00153B5D"/>
    <w:rsid w:val="00155E17"/>
    <w:rsid w:val="001566D2"/>
    <w:rsid w:val="00156B98"/>
    <w:rsid w:val="00161842"/>
    <w:rsid w:val="001619C9"/>
    <w:rsid w:val="00164740"/>
    <w:rsid w:val="00164A18"/>
    <w:rsid w:val="001663F2"/>
    <w:rsid w:val="00170374"/>
    <w:rsid w:val="00172A27"/>
    <w:rsid w:val="00173303"/>
    <w:rsid w:val="00174A22"/>
    <w:rsid w:val="001750AB"/>
    <w:rsid w:val="00177EE7"/>
    <w:rsid w:val="00180EE5"/>
    <w:rsid w:val="0018280B"/>
    <w:rsid w:val="00182BE8"/>
    <w:rsid w:val="00183AE2"/>
    <w:rsid w:val="001909F4"/>
    <w:rsid w:val="00197111"/>
    <w:rsid w:val="001972F8"/>
    <w:rsid w:val="001A7F80"/>
    <w:rsid w:val="001A7F98"/>
    <w:rsid w:val="001B4DE8"/>
    <w:rsid w:val="001B6CE7"/>
    <w:rsid w:val="001C0BF2"/>
    <w:rsid w:val="001C1CB2"/>
    <w:rsid w:val="001C3B69"/>
    <w:rsid w:val="001C40D1"/>
    <w:rsid w:val="001C47B3"/>
    <w:rsid w:val="001C64CE"/>
    <w:rsid w:val="001C6763"/>
    <w:rsid w:val="001D0267"/>
    <w:rsid w:val="001D3D5B"/>
    <w:rsid w:val="001D4585"/>
    <w:rsid w:val="001E095E"/>
    <w:rsid w:val="001E2702"/>
    <w:rsid w:val="001F131D"/>
    <w:rsid w:val="001F186C"/>
    <w:rsid w:val="001F4782"/>
    <w:rsid w:val="001F4FC8"/>
    <w:rsid w:val="001F53CE"/>
    <w:rsid w:val="001F572B"/>
    <w:rsid w:val="001F6132"/>
    <w:rsid w:val="001F7760"/>
    <w:rsid w:val="002005C5"/>
    <w:rsid w:val="002020F0"/>
    <w:rsid w:val="002054ED"/>
    <w:rsid w:val="00206761"/>
    <w:rsid w:val="00207062"/>
    <w:rsid w:val="002107D0"/>
    <w:rsid w:val="0021149C"/>
    <w:rsid w:val="002133E6"/>
    <w:rsid w:val="00214804"/>
    <w:rsid w:val="00217079"/>
    <w:rsid w:val="00222401"/>
    <w:rsid w:val="00227EED"/>
    <w:rsid w:val="00232801"/>
    <w:rsid w:val="00237047"/>
    <w:rsid w:val="00240C51"/>
    <w:rsid w:val="002410FB"/>
    <w:rsid w:val="00246EE5"/>
    <w:rsid w:val="002479C6"/>
    <w:rsid w:val="00250BEC"/>
    <w:rsid w:val="0025155C"/>
    <w:rsid w:val="00251F10"/>
    <w:rsid w:val="0025549F"/>
    <w:rsid w:val="002570AC"/>
    <w:rsid w:val="002601C8"/>
    <w:rsid w:val="002619BA"/>
    <w:rsid w:val="00271353"/>
    <w:rsid w:val="00271B3D"/>
    <w:rsid w:val="00275DA0"/>
    <w:rsid w:val="002818C6"/>
    <w:rsid w:val="00282CA4"/>
    <w:rsid w:val="00290399"/>
    <w:rsid w:val="00291123"/>
    <w:rsid w:val="002926FE"/>
    <w:rsid w:val="002928FA"/>
    <w:rsid w:val="00296B88"/>
    <w:rsid w:val="00297DD3"/>
    <w:rsid w:val="002A1944"/>
    <w:rsid w:val="002A2422"/>
    <w:rsid w:val="002A3C3E"/>
    <w:rsid w:val="002C013F"/>
    <w:rsid w:val="002C7848"/>
    <w:rsid w:val="002D06D0"/>
    <w:rsid w:val="002D172E"/>
    <w:rsid w:val="002D28C8"/>
    <w:rsid w:val="002D48BE"/>
    <w:rsid w:val="002D4EA6"/>
    <w:rsid w:val="002D6EAE"/>
    <w:rsid w:val="002D7EB5"/>
    <w:rsid w:val="002E0D35"/>
    <w:rsid w:val="002E155A"/>
    <w:rsid w:val="002E2FF1"/>
    <w:rsid w:val="002E7E29"/>
    <w:rsid w:val="00300619"/>
    <w:rsid w:val="00303109"/>
    <w:rsid w:val="00311E14"/>
    <w:rsid w:val="003146C6"/>
    <w:rsid w:val="003151DD"/>
    <w:rsid w:val="003262AB"/>
    <w:rsid w:val="003264CA"/>
    <w:rsid w:val="00326BC4"/>
    <w:rsid w:val="0032797F"/>
    <w:rsid w:val="00331993"/>
    <w:rsid w:val="00331BD9"/>
    <w:rsid w:val="0034009D"/>
    <w:rsid w:val="00341072"/>
    <w:rsid w:val="003419FD"/>
    <w:rsid w:val="00344F43"/>
    <w:rsid w:val="003457BA"/>
    <w:rsid w:val="00346640"/>
    <w:rsid w:val="00346F20"/>
    <w:rsid w:val="003525A8"/>
    <w:rsid w:val="0035333B"/>
    <w:rsid w:val="00355B90"/>
    <w:rsid w:val="00367687"/>
    <w:rsid w:val="00376F2F"/>
    <w:rsid w:val="00381F67"/>
    <w:rsid w:val="003825E3"/>
    <w:rsid w:val="00384502"/>
    <w:rsid w:val="00386C82"/>
    <w:rsid w:val="0039382A"/>
    <w:rsid w:val="00394E01"/>
    <w:rsid w:val="00396B8C"/>
    <w:rsid w:val="003A062D"/>
    <w:rsid w:val="003A0907"/>
    <w:rsid w:val="003A2557"/>
    <w:rsid w:val="003A3CD3"/>
    <w:rsid w:val="003A4264"/>
    <w:rsid w:val="003B018F"/>
    <w:rsid w:val="003B09A7"/>
    <w:rsid w:val="003B1DBA"/>
    <w:rsid w:val="003B50C3"/>
    <w:rsid w:val="003C004A"/>
    <w:rsid w:val="003C525D"/>
    <w:rsid w:val="003C557A"/>
    <w:rsid w:val="003D1951"/>
    <w:rsid w:val="003D5653"/>
    <w:rsid w:val="003D5F8C"/>
    <w:rsid w:val="003D6DF8"/>
    <w:rsid w:val="003D6E57"/>
    <w:rsid w:val="003D7F48"/>
    <w:rsid w:val="003E0E9A"/>
    <w:rsid w:val="003E10F3"/>
    <w:rsid w:val="003E35C6"/>
    <w:rsid w:val="003E4443"/>
    <w:rsid w:val="003E673E"/>
    <w:rsid w:val="003E709A"/>
    <w:rsid w:val="003F1249"/>
    <w:rsid w:val="003F1F07"/>
    <w:rsid w:val="003F6E89"/>
    <w:rsid w:val="00407A33"/>
    <w:rsid w:val="00410C3C"/>
    <w:rsid w:val="004122FE"/>
    <w:rsid w:val="00420B5C"/>
    <w:rsid w:val="00420BA9"/>
    <w:rsid w:val="00421A10"/>
    <w:rsid w:val="00424EE2"/>
    <w:rsid w:val="00432382"/>
    <w:rsid w:val="00447806"/>
    <w:rsid w:val="00447DED"/>
    <w:rsid w:val="00452B7F"/>
    <w:rsid w:val="004542B0"/>
    <w:rsid w:val="00454BCC"/>
    <w:rsid w:val="00456481"/>
    <w:rsid w:val="00462CF6"/>
    <w:rsid w:val="00463163"/>
    <w:rsid w:val="004653E2"/>
    <w:rsid w:val="004656E9"/>
    <w:rsid w:val="004665B2"/>
    <w:rsid w:val="00467A52"/>
    <w:rsid w:val="00472EAE"/>
    <w:rsid w:val="0047360F"/>
    <w:rsid w:val="00474706"/>
    <w:rsid w:val="00476498"/>
    <w:rsid w:val="004773ED"/>
    <w:rsid w:val="0048390F"/>
    <w:rsid w:val="0048569D"/>
    <w:rsid w:val="0048591B"/>
    <w:rsid w:val="00494E97"/>
    <w:rsid w:val="0049565D"/>
    <w:rsid w:val="004A2207"/>
    <w:rsid w:val="004A4A78"/>
    <w:rsid w:val="004A60BA"/>
    <w:rsid w:val="004B20D1"/>
    <w:rsid w:val="004B3DE2"/>
    <w:rsid w:val="004C0FD2"/>
    <w:rsid w:val="004C1ECC"/>
    <w:rsid w:val="004C2537"/>
    <w:rsid w:val="004C7D25"/>
    <w:rsid w:val="004D42DB"/>
    <w:rsid w:val="004D6D2F"/>
    <w:rsid w:val="004E330B"/>
    <w:rsid w:val="004E3572"/>
    <w:rsid w:val="004E3C25"/>
    <w:rsid w:val="004E4D6F"/>
    <w:rsid w:val="004F1B83"/>
    <w:rsid w:val="004F334C"/>
    <w:rsid w:val="004F433E"/>
    <w:rsid w:val="004F754B"/>
    <w:rsid w:val="004F7C5E"/>
    <w:rsid w:val="00500372"/>
    <w:rsid w:val="005056CE"/>
    <w:rsid w:val="005207C5"/>
    <w:rsid w:val="00522EE9"/>
    <w:rsid w:val="00523C88"/>
    <w:rsid w:val="00525FB7"/>
    <w:rsid w:val="005268CC"/>
    <w:rsid w:val="005279F7"/>
    <w:rsid w:val="00533BE8"/>
    <w:rsid w:val="00534918"/>
    <w:rsid w:val="00534EB8"/>
    <w:rsid w:val="00535811"/>
    <w:rsid w:val="00537718"/>
    <w:rsid w:val="00540D81"/>
    <w:rsid w:val="00540ED3"/>
    <w:rsid w:val="00541A21"/>
    <w:rsid w:val="005463DB"/>
    <w:rsid w:val="00546B82"/>
    <w:rsid w:val="00546BFA"/>
    <w:rsid w:val="00551FEE"/>
    <w:rsid w:val="00554003"/>
    <w:rsid w:val="00563E0E"/>
    <w:rsid w:val="00565B4A"/>
    <w:rsid w:val="005676F1"/>
    <w:rsid w:val="00567845"/>
    <w:rsid w:val="00570D3F"/>
    <w:rsid w:val="00573419"/>
    <w:rsid w:val="00580D61"/>
    <w:rsid w:val="00581C40"/>
    <w:rsid w:val="00581D28"/>
    <w:rsid w:val="005835C4"/>
    <w:rsid w:val="00585A1A"/>
    <w:rsid w:val="00585C4D"/>
    <w:rsid w:val="00593259"/>
    <w:rsid w:val="00594732"/>
    <w:rsid w:val="005A2321"/>
    <w:rsid w:val="005A450E"/>
    <w:rsid w:val="005A57E1"/>
    <w:rsid w:val="005B2D7F"/>
    <w:rsid w:val="005B2DFD"/>
    <w:rsid w:val="005C028D"/>
    <w:rsid w:val="005D3596"/>
    <w:rsid w:val="005D54E1"/>
    <w:rsid w:val="005D5583"/>
    <w:rsid w:val="005D6C71"/>
    <w:rsid w:val="005D7F91"/>
    <w:rsid w:val="005E0602"/>
    <w:rsid w:val="005E477A"/>
    <w:rsid w:val="005F23C8"/>
    <w:rsid w:val="005F3294"/>
    <w:rsid w:val="005F65A1"/>
    <w:rsid w:val="006019EC"/>
    <w:rsid w:val="00605BC9"/>
    <w:rsid w:val="0061114A"/>
    <w:rsid w:val="00611BD3"/>
    <w:rsid w:val="006173A5"/>
    <w:rsid w:val="00624295"/>
    <w:rsid w:val="006279CE"/>
    <w:rsid w:val="00627FCC"/>
    <w:rsid w:val="00630090"/>
    <w:rsid w:val="0063583B"/>
    <w:rsid w:val="0064075E"/>
    <w:rsid w:val="0064106D"/>
    <w:rsid w:val="00641CA8"/>
    <w:rsid w:val="00647BD3"/>
    <w:rsid w:val="00652010"/>
    <w:rsid w:val="006570DE"/>
    <w:rsid w:val="00662EC1"/>
    <w:rsid w:val="006638B8"/>
    <w:rsid w:val="00664D5A"/>
    <w:rsid w:val="00665A6C"/>
    <w:rsid w:val="0066602F"/>
    <w:rsid w:val="006671A2"/>
    <w:rsid w:val="00675545"/>
    <w:rsid w:val="0067614A"/>
    <w:rsid w:val="00676736"/>
    <w:rsid w:val="00676CA9"/>
    <w:rsid w:val="006834CB"/>
    <w:rsid w:val="00691E34"/>
    <w:rsid w:val="006A004A"/>
    <w:rsid w:val="006A0172"/>
    <w:rsid w:val="006A028B"/>
    <w:rsid w:val="006B1B38"/>
    <w:rsid w:val="006B2A4C"/>
    <w:rsid w:val="006B5750"/>
    <w:rsid w:val="006C0266"/>
    <w:rsid w:val="006C3054"/>
    <w:rsid w:val="006C3574"/>
    <w:rsid w:val="006C5AED"/>
    <w:rsid w:val="006C72FA"/>
    <w:rsid w:val="006C7FC0"/>
    <w:rsid w:val="006D2715"/>
    <w:rsid w:val="006D5521"/>
    <w:rsid w:val="006D74F4"/>
    <w:rsid w:val="006E31DE"/>
    <w:rsid w:val="006E7A03"/>
    <w:rsid w:val="006F3422"/>
    <w:rsid w:val="006F5971"/>
    <w:rsid w:val="00706A38"/>
    <w:rsid w:val="00712744"/>
    <w:rsid w:val="0071634E"/>
    <w:rsid w:val="00717E84"/>
    <w:rsid w:val="00720A06"/>
    <w:rsid w:val="00720E2F"/>
    <w:rsid w:val="00723837"/>
    <w:rsid w:val="007272D7"/>
    <w:rsid w:val="0072761F"/>
    <w:rsid w:val="00730EBC"/>
    <w:rsid w:val="007318EF"/>
    <w:rsid w:val="007331EB"/>
    <w:rsid w:val="007352B2"/>
    <w:rsid w:val="007400F7"/>
    <w:rsid w:val="00740F3A"/>
    <w:rsid w:val="007501BB"/>
    <w:rsid w:val="0075062D"/>
    <w:rsid w:val="00752E9A"/>
    <w:rsid w:val="00760E54"/>
    <w:rsid w:val="0076320C"/>
    <w:rsid w:val="007634AB"/>
    <w:rsid w:val="00767840"/>
    <w:rsid w:val="0077363F"/>
    <w:rsid w:val="00776CB1"/>
    <w:rsid w:val="00790E9E"/>
    <w:rsid w:val="007910D8"/>
    <w:rsid w:val="007A390C"/>
    <w:rsid w:val="007B3C21"/>
    <w:rsid w:val="007B3C2D"/>
    <w:rsid w:val="007C07BB"/>
    <w:rsid w:val="007C1487"/>
    <w:rsid w:val="007C17B1"/>
    <w:rsid w:val="007C4B20"/>
    <w:rsid w:val="007C4E7C"/>
    <w:rsid w:val="007C5D84"/>
    <w:rsid w:val="007C5E75"/>
    <w:rsid w:val="007D02B2"/>
    <w:rsid w:val="007D0EF2"/>
    <w:rsid w:val="007D2BC8"/>
    <w:rsid w:val="007D5DC0"/>
    <w:rsid w:val="007E2A88"/>
    <w:rsid w:val="007E2E46"/>
    <w:rsid w:val="007E3B05"/>
    <w:rsid w:val="007F01DE"/>
    <w:rsid w:val="007F080E"/>
    <w:rsid w:val="007F2B1F"/>
    <w:rsid w:val="007F5296"/>
    <w:rsid w:val="007F66A5"/>
    <w:rsid w:val="007F6E6B"/>
    <w:rsid w:val="00802E11"/>
    <w:rsid w:val="008049FA"/>
    <w:rsid w:val="00805DD9"/>
    <w:rsid w:val="00806F8E"/>
    <w:rsid w:val="00810164"/>
    <w:rsid w:val="00817A70"/>
    <w:rsid w:val="00823A32"/>
    <w:rsid w:val="008251BD"/>
    <w:rsid w:val="00825674"/>
    <w:rsid w:val="008256C0"/>
    <w:rsid w:val="00825703"/>
    <w:rsid w:val="0082708B"/>
    <w:rsid w:val="0083481F"/>
    <w:rsid w:val="00835B15"/>
    <w:rsid w:val="00840A17"/>
    <w:rsid w:val="0084335A"/>
    <w:rsid w:val="008461B2"/>
    <w:rsid w:val="00847F3B"/>
    <w:rsid w:val="008500BE"/>
    <w:rsid w:val="00850580"/>
    <w:rsid w:val="00857036"/>
    <w:rsid w:val="00857E10"/>
    <w:rsid w:val="00864A05"/>
    <w:rsid w:val="0086668B"/>
    <w:rsid w:val="00867A1A"/>
    <w:rsid w:val="00867CED"/>
    <w:rsid w:val="00871CCA"/>
    <w:rsid w:val="00872CD9"/>
    <w:rsid w:val="0087486D"/>
    <w:rsid w:val="008767FB"/>
    <w:rsid w:val="00876E81"/>
    <w:rsid w:val="00877A13"/>
    <w:rsid w:val="00880780"/>
    <w:rsid w:val="0088204A"/>
    <w:rsid w:val="008823FB"/>
    <w:rsid w:val="00883C0A"/>
    <w:rsid w:val="00884A0A"/>
    <w:rsid w:val="00885E12"/>
    <w:rsid w:val="00886C2F"/>
    <w:rsid w:val="00891C1D"/>
    <w:rsid w:val="00894F82"/>
    <w:rsid w:val="00896E57"/>
    <w:rsid w:val="008974E2"/>
    <w:rsid w:val="008A31C5"/>
    <w:rsid w:val="008A52E7"/>
    <w:rsid w:val="008A53CE"/>
    <w:rsid w:val="008A67AB"/>
    <w:rsid w:val="008A73BE"/>
    <w:rsid w:val="008B0B80"/>
    <w:rsid w:val="008B3597"/>
    <w:rsid w:val="008B7BF9"/>
    <w:rsid w:val="008C240C"/>
    <w:rsid w:val="008C5337"/>
    <w:rsid w:val="008C5BD0"/>
    <w:rsid w:val="008C79DE"/>
    <w:rsid w:val="008D03A1"/>
    <w:rsid w:val="008D233E"/>
    <w:rsid w:val="008D2BFE"/>
    <w:rsid w:val="008D3B20"/>
    <w:rsid w:val="008D4BFF"/>
    <w:rsid w:val="008D6C95"/>
    <w:rsid w:val="008D7D6B"/>
    <w:rsid w:val="008E0A8F"/>
    <w:rsid w:val="008E392B"/>
    <w:rsid w:val="008E4CE3"/>
    <w:rsid w:val="008E7196"/>
    <w:rsid w:val="008E71A6"/>
    <w:rsid w:val="008E7A03"/>
    <w:rsid w:val="008F1641"/>
    <w:rsid w:val="008F4D40"/>
    <w:rsid w:val="008F5A0D"/>
    <w:rsid w:val="009032AD"/>
    <w:rsid w:val="0091357D"/>
    <w:rsid w:val="00913D8F"/>
    <w:rsid w:val="00916E57"/>
    <w:rsid w:val="00917A69"/>
    <w:rsid w:val="00920756"/>
    <w:rsid w:val="009227FC"/>
    <w:rsid w:val="00927057"/>
    <w:rsid w:val="00931884"/>
    <w:rsid w:val="009318C2"/>
    <w:rsid w:val="00937429"/>
    <w:rsid w:val="00941398"/>
    <w:rsid w:val="00942F9A"/>
    <w:rsid w:val="009440F4"/>
    <w:rsid w:val="00944C0F"/>
    <w:rsid w:val="00944D21"/>
    <w:rsid w:val="00950723"/>
    <w:rsid w:val="00952EE0"/>
    <w:rsid w:val="0095302C"/>
    <w:rsid w:val="00954C5F"/>
    <w:rsid w:val="00955375"/>
    <w:rsid w:val="0095619B"/>
    <w:rsid w:val="00956FA2"/>
    <w:rsid w:val="0096008C"/>
    <w:rsid w:val="0096107C"/>
    <w:rsid w:val="00962FC4"/>
    <w:rsid w:val="0096653B"/>
    <w:rsid w:val="00970A4C"/>
    <w:rsid w:val="00972EC5"/>
    <w:rsid w:val="0097307D"/>
    <w:rsid w:val="0097411C"/>
    <w:rsid w:val="00975B26"/>
    <w:rsid w:val="00980D02"/>
    <w:rsid w:val="0098336B"/>
    <w:rsid w:val="00986B9B"/>
    <w:rsid w:val="0098793E"/>
    <w:rsid w:val="00987C03"/>
    <w:rsid w:val="00995270"/>
    <w:rsid w:val="009A727A"/>
    <w:rsid w:val="009B0853"/>
    <w:rsid w:val="009B199F"/>
    <w:rsid w:val="009B73C9"/>
    <w:rsid w:val="009D00D7"/>
    <w:rsid w:val="009D29C2"/>
    <w:rsid w:val="009D3993"/>
    <w:rsid w:val="009E6DD5"/>
    <w:rsid w:val="009F1B85"/>
    <w:rsid w:val="009F4C07"/>
    <w:rsid w:val="009F7A41"/>
    <w:rsid w:val="009F7D62"/>
    <w:rsid w:val="00A0013D"/>
    <w:rsid w:val="00A045DC"/>
    <w:rsid w:val="00A05A5B"/>
    <w:rsid w:val="00A1273A"/>
    <w:rsid w:val="00A14694"/>
    <w:rsid w:val="00A2023B"/>
    <w:rsid w:val="00A20275"/>
    <w:rsid w:val="00A2197E"/>
    <w:rsid w:val="00A27BEE"/>
    <w:rsid w:val="00A30494"/>
    <w:rsid w:val="00A32314"/>
    <w:rsid w:val="00A33833"/>
    <w:rsid w:val="00A35BA6"/>
    <w:rsid w:val="00A36571"/>
    <w:rsid w:val="00A409D8"/>
    <w:rsid w:val="00A420D4"/>
    <w:rsid w:val="00A441FC"/>
    <w:rsid w:val="00A45A53"/>
    <w:rsid w:val="00A46AB3"/>
    <w:rsid w:val="00A500E8"/>
    <w:rsid w:val="00A5157E"/>
    <w:rsid w:val="00A5465E"/>
    <w:rsid w:val="00A63A9A"/>
    <w:rsid w:val="00A66BF5"/>
    <w:rsid w:val="00A735BC"/>
    <w:rsid w:val="00A73DB7"/>
    <w:rsid w:val="00A73DD6"/>
    <w:rsid w:val="00A760D5"/>
    <w:rsid w:val="00A773F3"/>
    <w:rsid w:val="00A83969"/>
    <w:rsid w:val="00A87FF9"/>
    <w:rsid w:val="00A90884"/>
    <w:rsid w:val="00A9221C"/>
    <w:rsid w:val="00A9261F"/>
    <w:rsid w:val="00A96213"/>
    <w:rsid w:val="00AA1258"/>
    <w:rsid w:val="00AA21EF"/>
    <w:rsid w:val="00AA238C"/>
    <w:rsid w:val="00AA3B6B"/>
    <w:rsid w:val="00AA3D05"/>
    <w:rsid w:val="00AA4FA7"/>
    <w:rsid w:val="00AA5131"/>
    <w:rsid w:val="00AA5F74"/>
    <w:rsid w:val="00AA72F8"/>
    <w:rsid w:val="00AA7944"/>
    <w:rsid w:val="00AB137F"/>
    <w:rsid w:val="00AB39C4"/>
    <w:rsid w:val="00AB4CAC"/>
    <w:rsid w:val="00AB6AD2"/>
    <w:rsid w:val="00AC778F"/>
    <w:rsid w:val="00AC7DDB"/>
    <w:rsid w:val="00AD2647"/>
    <w:rsid w:val="00AD423F"/>
    <w:rsid w:val="00AD49C1"/>
    <w:rsid w:val="00AD4B1B"/>
    <w:rsid w:val="00AD5E5F"/>
    <w:rsid w:val="00AD62B2"/>
    <w:rsid w:val="00AE017C"/>
    <w:rsid w:val="00AE045E"/>
    <w:rsid w:val="00AE19FA"/>
    <w:rsid w:val="00AE1B5C"/>
    <w:rsid w:val="00AE5496"/>
    <w:rsid w:val="00AE7809"/>
    <w:rsid w:val="00AE7C04"/>
    <w:rsid w:val="00AF1145"/>
    <w:rsid w:val="00AF70E4"/>
    <w:rsid w:val="00AF713C"/>
    <w:rsid w:val="00B017EA"/>
    <w:rsid w:val="00B07E70"/>
    <w:rsid w:val="00B10909"/>
    <w:rsid w:val="00B122C4"/>
    <w:rsid w:val="00B13571"/>
    <w:rsid w:val="00B1365B"/>
    <w:rsid w:val="00B177DA"/>
    <w:rsid w:val="00B21093"/>
    <w:rsid w:val="00B21AB3"/>
    <w:rsid w:val="00B237A0"/>
    <w:rsid w:val="00B262B3"/>
    <w:rsid w:val="00B33C95"/>
    <w:rsid w:val="00B35C18"/>
    <w:rsid w:val="00B37778"/>
    <w:rsid w:val="00B46A2C"/>
    <w:rsid w:val="00B51A75"/>
    <w:rsid w:val="00B5269C"/>
    <w:rsid w:val="00B5390F"/>
    <w:rsid w:val="00B54182"/>
    <w:rsid w:val="00B610B0"/>
    <w:rsid w:val="00B621D9"/>
    <w:rsid w:val="00B62DF7"/>
    <w:rsid w:val="00B74605"/>
    <w:rsid w:val="00B750B7"/>
    <w:rsid w:val="00B7536C"/>
    <w:rsid w:val="00B75661"/>
    <w:rsid w:val="00B76E07"/>
    <w:rsid w:val="00B81203"/>
    <w:rsid w:val="00B861A0"/>
    <w:rsid w:val="00B871D8"/>
    <w:rsid w:val="00B87AED"/>
    <w:rsid w:val="00B90305"/>
    <w:rsid w:val="00B929AA"/>
    <w:rsid w:val="00B933CB"/>
    <w:rsid w:val="00BA2B36"/>
    <w:rsid w:val="00BA57A4"/>
    <w:rsid w:val="00BA6CF1"/>
    <w:rsid w:val="00BB27CE"/>
    <w:rsid w:val="00BC30AC"/>
    <w:rsid w:val="00BC52CA"/>
    <w:rsid w:val="00BC597E"/>
    <w:rsid w:val="00BC74E9"/>
    <w:rsid w:val="00BD0FCB"/>
    <w:rsid w:val="00BD119C"/>
    <w:rsid w:val="00BD27C1"/>
    <w:rsid w:val="00BD6545"/>
    <w:rsid w:val="00BD751D"/>
    <w:rsid w:val="00BE268B"/>
    <w:rsid w:val="00BF19FE"/>
    <w:rsid w:val="00BF3147"/>
    <w:rsid w:val="00BF5BC7"/>
    <w:rsid w:val="00BF724C"/>
    <w:rsid w:val="00BF7C9E"/>
    <w:rsid w:val="00C02524"/>
    <w:rsid w:val="00C026D4"/>
    <w:rsid w:val="00C04708"/>
    <w:rsid w:val="00C056BD"/>
    <w:rsid w:val="00C0774E"/>
    <w:rsid w:val="00C1753D"/>
    <w:rsid w:val="00C17655"/>
    <w:rsid w:val="00C20727"/>
    <w:rsid w:val="00C20945"/>
    <w:rsid w:val="00C2096D"/>
    <w:rsid w:val="00C21495"/>
    <w:rsid w:val="00C2523A"/>
    <w:rsid w:val="00C26ADC"/>
    <w:rsid w:val="00C26EB2"/>
    <w:rsid w:val="00C33A05"/>
    <w:rsid w:val="00C346F4"/>
    <w:rsid w:val="00C4046B"/>
    <w:rsid w:val="00C4184D"/>
    <w:rsid w:val="00C434C1"/>
    <w:rsid w:val="00C44F6F"/>
    <w:rsid w:val="00C47189"/>
    <w:rsid w:val="00C53853"/>
    <w:rsid w:val="00C5456E"/>
    <w:rsid w:val="00C57606"/>
    <w:rsid w:val="00C57CEA"/>
    <w:rsid w:val="00C646B0"/>
    <w:rsid w:val="00C674F2"/>
    <w:rsid w:val="00C7099E"/>
    <w:rsid w:val="00C70E03"/>
    <w:rsid w:val="00C711F8"/>
    <w:rsid w:val="00C71892"/>
    <w:rsid w:val="00C72AA9"/>
    <w:rsid w:val="00C7704C"/>
    <w:rsid w:val="00C832BC"/>
    <w:rsid w:val="00C838EF"/>
    <w:rsid w:val="00C86CC6"/>
    <w:rsid w:val="00C933E3"/>
    <w:rsid w:val="00C95D2E"/>
    <w:rsid w:val="00CA0DF5"/>
    <w:rsid w:val="00CB57A5"/>
    <w:rsid w:val="00CB7196"/>
    <w:rsid w:val="00CB7D1E"/>
    <w:rsid w:val="00CC1CFE"/>
    <w:rsid w:val="00CC1D7F"/>
    <w:rsid w:val="00CC4C47"/>
    <w:rsid w:val="00CC525E"/>
    <w:rsid w:val="00CC5BDE"/>
    <w:rsid w:val="00CC6154"/>
    <w:rsid w:val="00CC7639"/>
    <w:rsid w:val="00CD155E"/>
    <w:rsid w:val="00CD1811"/>
    <w:rsid w:val="00CD1C0F"/>
    <w:rsid w:val="00CD1F98"/>
    <w:rsid w:val="00CD5BF2"/>
    <w:rsid w:val="00CD7C85"/>
    <w:rsid w:val="00CE4125"/>
    <w:rsid w:val="00CE5B9E"/>
    <w:rsid w:val="00CF0144"/>
    <w:rsid w:val="00CF0A35"/>
    <w:rsid w:val="00CF21D6"/>
    <w:rsid w:val="00CF24C0"/>
    <w:rsid w:val="00D06A8C"/>
    <w:rsid w:val="00D1152C"/>
    <w:rsid w:val="00D125D8"/>
    <w:rsid w:val="00D151FB"/>
    <w:rsid w:val="00D206B5"/>
    <w:rsid w:val="00D220ED"/>
    <w:rsid w:val="00D26033"/>
    <w:rsid w:val="00D26B54"/>
    <w:rsid w:val="00D31102"/>
    <w:rsid w:val="00D352B4"/>
    <w:rsid w:val="00D36CFD"/>
    <w:rsid w:val="00D42555"/>
    <w:rsid w:val="00D433D1"/>
    <w:rsid w:val="00D442C9"/>
    <w:rsid w:val="00D47B66"/>
    <w:rsid w:val="00D51472"/>
    <w:rsid w:val="00D52065"/>
    <w:rsid w:val="00D5274A"/>
    <w:rsid w:val="00D56A85"/>
    <w:rsid w:val="00D56F09"/>
    <w:rsid w:val="00D60325"/>
    <w:rsid w:val="00D611CF"/>
    <w:rsid w:val="00D6122E"/>
    <w:rsid w:val="00D671A9"/>
    <w:rsid w:val="00D70992"/>
    <w:rsid w:val="00D717B1"/>
    <w:rsid w:val="00D7210B"/>
    <w:rsid w:val="00D77597"/>
    <w:rsid w:val="00D777D1"/>
    <w:rsid w:val="00D82C5F"/>
    <w:rsid w:val="00D85B72"/>
    <w:rsid w:val="00D94BD9"/>
    <w:rsid w:val="00D97FDA"/>
    <w:rsid w:val="00DA0682"/>
    <w:rsid w:val="00DA2F65"/>
    <w:rsid w:val="00DB06F7"/>
    <w:rsid w:val="00DB3A57"/>
    <w:rsid w:val="00DB6D48"/>
    <w:rsid w:val="00DB74D5"/>
    <w:rsid w:val="00DB7AE8"/>
    <w:rsid w:val="00DC0EFC"/>
    <w:rsid w:val="00DC16E2"/>
    <w:rsid w:val="00DC423F"/>
    <w:rsid w:val="00DC4475"/>
    <w:rsid w:val="00DC5C13"/>
    <w:rsid w:val="00DD20D8"/>
    <w:rsid w:val="00DD227A"/>
    <w:rsid w:val="00DD5973"/>
    <w:rsid w:val="00DD63F3"/>
    <w:rsid w:val="00DD78E9"/>
    <w:rsid w:val="00DE098A"/>
    <w:rsid w:val="00DE22EE"/>
    <w:rsid w:val="00DE60F8"/>
    <w:rsid w:val="00DF1DB6"/>
    <w:rsid w:val="00DF35E7"/>
    <w:rsid w:val="00E0024B"/>
    <w:rsid w:val="00E02712"/>
    <w:rsid w:val="00E03355"/>
    <w:rsid w:val="00E06AA2"/>
    <w:rsid w:val="00E1084B"/>
    <w:rsid w:val="00E1227B"/>
    <w:rsid w:val="00E13D52"/>
    <w:rsid w:val="00E1777F"/>
    <w:rsid w:val="00E17FA8"/>
    <w:rsid w:val="00E27084"/>
    <w:rsid w:val="00E279D4"/>
    <w:rsid w:val="00E35AB6"/>
    <w:rsid w:val="00E36545"/>
    <w:rsid w:val="00E40A43"/>
    <w:rsid w:val="00E46F0B"/>
    <w:rsid w:val="00E51BB8"/>
    <w:rsid w:val="00E53088"/>
    <w:rsid w:val="00E60B48"/>
    <w:rsid w:val="00E634E9"/>
    <w:rsid w:val="00E6378D"/>
    <w:rsid w:val="00E63C35"/>
    <w:rsid w:val="00E646B9"/>
    <w:rsid w:val="00E67C44"/>
    <w:rsid w:val="00E67DE2"/>
    <w:rsid w:val="00E7020A"/>
    <w:rsid w:val="00E7077A"/>
    <w:rsid w:val="00E71162"/>
    <w:rsid w:val="00E726B3"/>
    <w:rsid w:val="00E7274C"/>
    <w:rsid w:val="00E7281F"/>
    <w:rsid w:val="00E72A8D"/>
    <w:rsid w:val="00E761F2"/>
    <w:rsid w:val="00E80008"/>
    <w:rsid w:val="00E815B4"/>
    <w:rsid w:val="00E95016"/>
    <w:rsid w:val="00E95D63"/>
    <w:rsid w:val="00EA1258"/>
    <w:rsid w:val="00EA1E8E"/>
    <w:rsid w:val="00EA57A4"/>
    <w:rsid w:val="00EA58A6"/>
    <w:rsid w:val="00EA66F8"/>
    <w:rsid w:val="00EA76BC"/>
    <w:rsid w:val="00EB19B7"/>
    <w:rsid w:val="00EB57BD"/>
    <w:rsid w:val="00EB6756"/>
    <w:rsid w:val="00EC1CBA"/>
    <w:rsid w:val="00EC30F1"/>
    <w:rsid w:val="00EC7339"/>
    <w:rsid w:val="00EC7552"/>
    <w:rsid w:val="00ED272E"/>
    <w:rsid w:val="00ED38C0"/>
    <w:rsid w:val="00ED488E"/>
    <w:rsid w:val="00EE19D1"/>
    <w:rsid w:val="00EE3472"/>
    <w:rsid w:val="00EE45CA"/>
    <w:rsid w:val="00EE4633"/>
    <w:rsid w:val="00EF0227"/>
    <w:rsid w:val="00EF3E11"/>
    <w:rsid w:val="00EF5FA1"/>
    <w:rsid w:val="00F05353"/>
    <w:rsid w:val="00F10F9D"/>
    <w:rsid w:val="00F11626"/>
    <w:rsid w:val="00F14D0C"/>
    <w:rsid w:val="00F2044D"/>
    <w:rsid w:val="00F2446B"/>
    <w:rsid w:val="00F257D6"/>
    <w:rsid w:val="00F27C3C"/>
    <w:rsid w:val="00F30B81"/>
    <w:rsid w:val="00F30F44"/>
    <w:rsid w:val="00F33BBD"/>
    <w:rsid w:val="00F37EE1"/>
    <w:rsid w:val="00F409BA"/>
    <w:rsid w:val="00F41D71"/>
    <w:rsid w:val="00F455ED"/>
    <w:rsid w:val="00F46BD6"/>
    <w:rsid w:val="00F50762"/>
    <w:rsid w:val="00F51228"/>
    <w:rsid w:val="00F53047"/>
    <w:rsid w:val="00F5703D"/>
    <w:rsid w:val="00F62E59"/>
    <w:rsid w:val="00F64630"/>
    <w:rsid w:val="00F6585E"/>
    <w:rsid w:val="00F7144B"/>
    <w:rsid w:val="00F738AC"/>
    <w:rsid w:val="00F8670E"/>
    <w:rsid w:val="00F912B8"/>
    <w:rsid w:val="00F92982"/>
    <w:rsid w:val="00F94F20"/>
    <w:rsid w:val="00F9585E"/>
    <w:rsid w:val="00F97149"/>
    <w:rsid w:val="00FA1453"/>
    <w:rsid w:val="00FA2060"/>
    <w:rsid w:val="00FA3FFD"/>
    <w:rsid w:val="00FA4E81"/>
    <w:rsid w:val="00FB0CE5"/>
    <w:rsid w:val="00FB15EB"/>
    <w:rsid w:val="00FB6D6E"/>
    <w:rsid w:val="00FC14E1"/>
    <w:rsid w:val="00FC4A1C"/>
    <w:rsid w:val="00FC555A"/>
    <w:rsid w:val="00FC75E8"/>
    <w:rsid w:val="00FD2A6E"/>
    <w:rsid w:val="00FD5A93"/>
    <w:rsid w:val="00FE12D8"/>
    <w:rsid w:val="00FE4C63"/>
    <w:rsid w:val="00FE53B6"/>
    <w:rsid w:val="00FE6DE4"/>
    <w:rsid w:val="00FF25C4"/>
    <w:rsid w:val="00FF3496"/>
    <w:rsid w:val="00FF5B4D"/>
    <w:rsid w:val="00FF6CCC"/>
    <w:rsid w:val="00FF7318"/>
    <w:rsid w:val="00FF7C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2.vsdx"/><Relationship Id="rId21" Type="http://schemas.openxmlformats.org/officeDocument/2006/relationships/image" Target="media/image4.emf"/><Relationship Id="rId42" Type="http://schemas.openxmlformats.org/officeDocument/2006/relationships/header" Target="header6.xml"/><Relationship Id="rId47" Type="http://schemas.openxmlformats.org/officeDocument/2006/relationships/image" Target="media/image17.png"/><Relationship Id="rId63" Type="http://schemas.openxmlformats.org/officeDocument/2006/relationships/image" Target="media/image26.emf"/><Relationship Id="rId68" Type="http://schemas.openxmlformats.org/officeDocument/2006/relationships/image" Target="media/image29.emf"/><Relationship Id="rId84" Type="http://schemas.openxmlformats.org/officeDocument/2006/relationships/image" Target="media/image36.emf"/><Relationship Id="rId89" Type="http://schemas.openxmlformats.org/officeDocument/2006/relationships/image" Target="media/image39.emf"/><Relationship Id="rId16" Type="http://schemas.openxmlformats.org/officeDocument/2006/relationships/header" Target="header4.xml"/><Relationship Id="rId107" Type="http://schemas.openxmlformats.org/officeDocument/2006/relationships/header" Target="header14.xml"/><Relationship Id="rId11" Type="http://schemas.openxmlformats.org/officeDocument/2006/relationships/footer" Target="footer1.xml"/><Relationship Id="rId32" Type="http://schemas.openxmlformats.org/officeDocument/2006/relationships/package" Target="embeddings/Microsoft_Visio___5.vsdx"/><Relationship Id="rId37" Type="http://schemas.openxmlformats.org/officeDocument/2006/relationships/image" Target="media/image12.png"/><Relationship Id="rId53" Type="http://schemas.openxmlformats.org/officeDocument/2006/relationships/image" Target="media/image21.emf"/><Relationship Id="rId58" Type="http://schemas.openxmlformats.org/officeDocument/2006/relationships/package" Target="embeddings/Microsoft_Visio___16.vsdx"/><Relationship Id="rId74" Type="http://schemas.openxmlformats.org/officeDocument/2006/relationships/header" Target="header7.xml"/><Relationship Id="rId79" Type="http://schemas.openxmlformats.org/officeDocument/2006/relationships/package" Target="embeddings/Microsoft_Visio___25.vsdx"/><Relationship Id="rId102" Type="http://schemas.openxmlformats.org/officeDocument/2006/relationships/hyperlink" Target="http://open.t.sohu.com/" TargetMode="External"/><Relationship Id="rId5" Type="http://schemas.openxmlformats.org/officeDocument/2006/relationships/webSettings" Target="webSettings.xml"/><Relationship Id="rId90" Type="http://schemas.openxmlformats.org/officeDocument/2006/relationships/package" Target="embeddings/Microsoft_Visio___30.vsdx"/><Relationship Id="rId95" Type="http://schemas.openxmlformats.org/officeDocument/2006/relationships/image" Target="media/image41.png"/><Relationship Id="rId22" Type="http://schemas.openxmlformats.org/officeDocument/2006/relationships/package" Target="embeddings/Microsoft_Visio___.vsdx"/><Relationship Id="rId27" Type="http://schemas.openxmlformats.org/officeDocument/2006/relationships/image" Target="media/image7.emf"/><Relationship Id="rId43" Type="http://schemas.openxmlformats.org/officeDocument/2006/relationships/image" Target="media/image15.emf"/><Relationship Id="rId48" Type="http://schemas.openxmlformats.org/officeDocument/2006/relationships/image" Target="media/image18.png"/><Relationship Id="rId64" Type="http://schemas.openxmlformats.org/officeDocument/2006/relationships/package" Target="embeddings/Microsoft_Visio___19.vsdx"/><Relationship Id="rId69" Type="http://schemas.openxmlformats.org/officeDocument/2006/relationships/package" Target="embeddings/Microsoft_Visio___21.vsdx"/><Relationship Id="rId80" Type="http://schemas.openxmlformats.org/officeDocument/2006/relationships/image" Target="media/image34.emf"/><Relationship Id="rId85" Type="http://schemas.openxmlformats.org/officeDocument/2006/relationships/package" Target="embeddings/Microsoft_Visio___28.vsdx"/><Relationship Id="rId12" Type="http://schemas.openxmlformats.org/officeDocument/2006/relationships/header" Target="header2.xml"/><Relationship Id="rId17" Type="http://schemas.openxmlformats.org/officeDocument/2006/relationships/footer" Target="footer4.xml"/><Relationship Id="rId33" Type="http://schemas.openxmlformats.org/officeDocument/2006/relationships/image" Target="media/image10.emf"/><Relationship Id="rId38" Type="http://schemas.openxmlformats.org/officeDocument/2006/relationships/image" Target="media/image13.emf"/><Relationship Id="rId59" Type="http://schemas.openxmlformats.org/officeDocument/2006/relationships/image" Target="media/image24.emf"/><Relationship Id="rId103" Type="http://schemas.openxmlformats.org/officeDocument/2006/relationships/hyperlink" Target="https://pdfbox.apache.org/,PDFBox" TargetMode="External"/><Relationship Id="rId108" Type="http://schemas.openxmlformats.org/officeDocument/2006/relationships/fontTable" Target="fontTable.xml"/><Relationship Id="rId54" Type="http://schemas.openxmlformats.org/officeDocument/2006/relationships/package" Target="embeddings/Microsoft_Visio___14.vsdx"/><Relationship Id="rId70" Type="http://schemas.openxmlformats.org/officeDocument/2006/relationships/image" Target="media/image30.emf"/><Relationship Id="rId75" Type="http://schemas.openxmlformats.org/officeDocument/2006/relationships/header" Target="header8.xml"/><Relationship Id="rId91" Type="http://schemas.openxmlformats.org/officeDocument/2006/relationships/chart" Target="charts/chart1.xml"/><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5.emf"/><Relationship Id="rId28" Type="http://schemas.openxmlformats.org/officeDocument/2006/relationships/package" Target="embeddings/Microsoft_Visio___3.vsdx"/><Relationship Id="rId36" Type="http://schemas.openxmlformats.org/officeDocument/2006/relationships/package" Target="embeddings/Microsoft_Visio___7.vsdx"/><Relationship Id="rId49" Type="http://schemas.openxmlformats.org/officeDocument/2006/relationships/image" Target="media/image19.emf"/><Relationship Id="rId57" Type="http://schemas.openxmlformats.org/officeDocument/2006/relationships/image" Target="media/image23.emf"/><Relationship Id="rId106" Type="http://schemas.openxmlformats.org/officeDocument/2006/relationships/header" Target="header13.xml"/><Relationship Id="rId10" Type="http://schemas.openxmlformats.org/officeDocument/2006/relationships/header" Target="header1.xml"/><Relationship Id="rId31" Type="http://schemas.openxmlformats.org/officeDocument/2006/relationships/image" Target="media/image9.emf"/><Relationship Id="rId44" Type="http://schemas.openxmlformats.org/officeDocument/2006/relationships/package" Target="embeddings/Microsoft_Visio___10.vsdx"/><Relationship Id="rId52" Type="http://schemas.openxmlformats.org/officeDocument/2006/relationships/package" Target="embeddings/Microsoft_Visio___13.vsdx"/><Relationship Id="rId60" Type="http://schemas.openxmlformats.org/officeDocument/2006/relationships/package" Target="embeddings/Microsoft_Visio___17.vsdx"/><Relationship Id="rId65" Type="http://schemas.openxmlformats.org/officeDocument/2006/relationships/image" Target="media/image27.emf"/><Relationship Id="rId73" Type="http://schemas.openxmlformats.org/officeDocument/2006/relationships/package" Target="embeddings/Microsoft_Visio___23.vsdx"/><Relationship Id="rId78" Type="http://schemas.openxmlformats.org/officeDocument/2006/relationships/image" Target="media/image33.emf"/><Relationship Id="rId81" Type="http://schemas.openxmlformats.org/officeDocument/2006/relationships/package" Target="embeddings/Microsoft_Visio___26.vsdx"/><Relationship Id="rId86" Type="http://schemas.openxmlformats.org/officeDocument/2006/relationships/image" Target="media/image37.png"/><Relationship Id="rId94" Type="http://schemas.openxmlformats.org/officeDocument/2006/relationships/image" Target="media/image40.png"/><Relationship Id="rId99" Type="http://schemas.openxmlformats.org/officeDocument/2006/relationships/hyperlink" Target="https://www.google.com/,google" TargetMode="External"/><Relationship Id="rId101" Type="http://schemas.openxmlformats.org/officeDocument/2006/relationships/hyperlink" Target="http://dev.t.qq.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package" Target="embeddings/Microsoft_Visio___8.vsdx"/><Relationship Id="rId109" Type="http://schemas.microsoft.com/office/2011/relationships/people" Target="people.xml"/><Relationship Id="rId34" Type="http://schemas.openxmlformats.org/officeDocument/2006/relationships/package" Target="embeddings/Microsoft_Visio___6.vsdx"/><Relationship Id="rId50" Type="http://schemas.openxmlformats.org/officeDocument/2006/relationships/package" Target="embeddings/Microsoft_Visio___12.vsdx"/><Relationship Id="rId55" Type="http://schemas.openxmlformats.org/officeDocument/2006/relationships/image" Target="media/image22.emf"/><Relationship Id="rId76" Type="http://schemas.openxmlformats.org/officeDocument/2006/relationships/image" Target="media/image32.emf"/><Relationship Id="rId97" Type="http://schemas.openxmlformats.org/officeDocument/2006/relationships/header" Target="header9.xml"/><Relationship Id="rId104" Type="http://schemas.openxmlformats.org/officeDocument/2006/relationships/header" Target="header11.xml"/><Relationship Id="rId7" Type="http://schemas.openxmlformats.org/officeDocument/2006/relationships/endnotes" Target="endnotes.xml"/><Relationship Id="rId71" Type="http://schemas.openxmlformats.org/officeDocument/2006/relationships/package" Target="embeddings/Microsoft_Visio___22.vsdx"/><Relationship Id="rId92" Type="http://schemas.openxmlformats.org/officeDocument/2006/relationships/chart" Target="charts/chart2.xml"/><Relationship Id="rId2" Type="http://schemas.openxmlformats.org/officeDocument/2006/relationships/numbering" Target="numbering.xml"/><Relationship Id="rId29" Type="http://schemas.openxmlformats.org/officeDocument/2006/relationships/image" Target="media/image8.emf"/><Relationship Id="rId24" Type="http://schemas.openxmlformats.org/officeDocument/2006/relationships/package" Target="embeddings/Microsoft_Visio___1.vsdx"/><Relationship Id="rId40" Type="http://schemas.openxmlformats.org/officeDocument/2006/relationships/image" Target="media/image14.emf"/><Relationship Id="rId45" Type="http://schemas.openxmlformats.org/officeDocument/2006/relationships/image" Target="media/image16.emf"/><Relationship Id="rId66" Type="http://schemas.openxmlformats.org/officeDocument/2006/relationships/package" Target="embeddings/Microsoft_Visio___20.vsdx"/><Relationship Id="rId87" Type="http://schemas.openxmlformats.org/officeDocument/2006/relationships/image" Target="media/image38.emf"/><Relationship Id="rId110" Type="http://schemas.openxmlformats.org/officeDocument/2006/relationships/theme" Target="theme/theme1.xml"/><Relationship Id="rId61" Type="http://schemas.openxmlformats.org/officeDocument/2006/relationships/image" Target="media/image25.emf"/><Relationship Id="rId82" Type="http://schemas.openxmlformats.org/officeDocument/2006/relationships/image" Target="media/image35.emf"/><Relationship Id="rId19" Type="http://schemas.openxmlformats.org/officeDocument/2006/relationships/image" Target="media/image3.png"/><Relationship Id="rId14" Type="http://schemas.openxmlformats.org/officeDocument/2006/relationships/footer" Target="footer3.xml"/><Relationship Id="rId30" Type="http://schemas.openxmlformats.org/officeDocument/2006/relationships/package" Target="embeddings/Microsoft_Visio___4.vsdx"/><Relationship Id="rId35" Type="http://schemas.openxmlformats.org/officeDocument/2006/relationships/image" Target="media/image11.emf"/><Relationship Id="rId56" Type="http://schemas.openxmlformats.org/officeDocument/2006/relationships/package" Target="embeddings/Microsoft_Visio___15.vsdx"/><Relationship Id="rId77" Type="http://schemas.openxmlformats.org/officeDocument/2006/relationships/package" Target="embeddings/Microsoft_Visio___24.vsdx"/><Relationship Id="rId100" Type="http://schemas.openxmlformats.org/officeDocument/2006/relationships/hyperlink" Target="http://open.weibo.com/" TargetMode="External"/><Relationship Id="rId105" Type="http://schemas.openxmlformats.org/officeDocument/2006/relationships/header" Target="header12.xml"/><Relationship Id="rId8" Type="http://schemas.openxmlformats.org/officeDocument/2006/relationships/image" Target="media/image1.jpeg"/><Relationship Id="rId51" Type="http://schemas.openxmlformats.org/officeDocument/2006/relationships/image" Target="media/image20.emf"/><Relationship Id="rId72" Type="http://schemas.openxmlformats.org/officeDocument/2006/relationships/image" Target="media/image31.emf"/><Relationship Id="rId93" Type="http://schemas.openxmlformats.org/officeDocument/2006/relationships/chart" Target="charts/chart3.xml"/><Relationship Id="rId98" Type="http://schemas.openxmlformats.org/officeDocument/2006/relationships/header" Target="header10.xml"/><Relationship Id="rId3" Type="http://schemas.openxmlformats.org/officeDocument/2006/relationships/styles" Target="styles.xml"/><Relationship Id="rId25" Type="http://schemas.openxmlformats.org/officeDocument/2006/relationships/image" Target="media/image6.emf"/><Relationship Id="rId46" Type="http://schemas.openxmlformats.org/officeDocument/2006/relationships/package" Target="embeddings/Microsoft_Visio___11.vsdx"/><Relationship Id="rId67" Type="http://schemas.openxmlformats.org/officeDocument/2006/relationships/image" Target="media/image28.png"/><Relationship Id="rId20" Type="http://schemas.openxmlformats.org/officeDocument/2006/relationships/header" Target="header5.xml"/><Relationship Id="rId41" Type="http://schemas.openxmlformats.org/officeDocument/2006/relationships/package" Target="embeddings/Microsoft_Visio___9.vsdx"/><Relationship Id="rId62" Type="http://schemas.openxmlformats.org/officeDocument/2006/relationships/package" Target="embeddings/Microsoft_Visio___18.vsdx"/><Relationship Id="rId83" Type="http://schemas.openxmlformats.org/officeDocument/2006/relationships/package" Target="embeddings/Microsoft_Visio___27.vsdx"/><Relationship Id="rId88" Type="http://schemas.openxmlformats.org/officeDocument/2006/relationships/package" Target="embeddings/Microsoft_Visio___29.vsdx"/></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___.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___31.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___32.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各季度财报解析查全率柱状分布图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财报数量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4937</c:v>
                </c:pt>
                <c:pt idx="1">
                  <c:v>4986</c:v>
                </c:pt>
                <c:pt idx="2">
                  <c:v>5040</c:v>
                </c:pt>
                <c:pt idx="3">
                  <c:v>4975</c:v>
                </c:pt>
              </c:numCache>
            </c:numRef>
          </c:val>
          <c:extLst>
            <c:ext xmlns:c16="http://schemas.microsoft.com/office/drawing/2014/chart" uri="{C3380CC4-5D6E-409C-BE32-E72D297353CC}">
              <c16:uniqueId val="{00000000-2055-4F57-AAC1-731BDCA46067}"/>
            </c:ext>
          </c:extLst>
        </c:ser>
        <c:ser>
          <c:idx val="1"/>
          <c:order val="1"/>
          <c:tx>
            <c:strRef>
              <c:f>Sheet1!$C$1</c:f>
              <c:strCache>
                <c:ptCount val="1"/>
                <c:pt idx="0">
                  <c:v>解析数量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1-2055-4F57-AAC1-731BDCA46067}"/>
            </c:ext>
          </c:extLst>
        </c:ser>
        <c:dLbls>
          <c:showLegendKey val="0"/>
          <c:showVal val="0"/>
          <c:showCatName val="0"/>
          <c:showSerName val="0"/>
          <c:showPercent val="0"/>
          <c:showBubbleSize val="0"/>
        </c:dLbls>
        <c:gapWidth val="219"/>
        <c:overlap val="-27"/>
        <c:axId val="2112082600"/>
        <c:axId val="2112070616"/>
      </c:barChart>
      <c:lineChart>
        <c:grouping val="standard"/>
        <c:varyColors val="0"/>
        <c:ser>
          <c:idx val="2"/>
          <c:order val="2"/>
          <c:tx>
            <c:strRef>
              <c:f>Sheet1!$D$1</c:f>
              <c:strCache>
                <c:ptCount val="1"/>
                <c:pt idx="0">
                  <c:v>解析率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0.61329999999999996</c:v>
                </c:pt>
                <c:pt idx="1">
                  <c:v>0.61909999999999998</c:v>
                </c:pt>
                <c:pt idx="2">
                  <c:v>0.88649999999999995</c:v>
                </c:pt>
                <c:pt idx="3">
                  <c:v>0.6542</c:v>
                </c:pt>
              </c:numCache>
            </c:numRef>
          </c:val>
          <c:smooth val="0"/>
          <c:extLst>
            <c:ext xmlns:c16="http://schemas.microsoft.com/office/drawing/2014/chart" uri="{C3380CC4-5D6E-409C-BE32-E72D297353CC}">
              <c16:uniqueId val="{00000002-2055-4F57-AAC1-731BDCA46067}"/>
            </c:ext>
          </c:extLst>
        </c:ser>
        <c:dLbls>
          <c:showLegendKey val="0"/>
          <c:showVal val="0"/>
          <c:showCatName val="0"/>
          <c:showSerName val="0"/>
          <c:showPercent val="0"/>
          <c:showBubbleSize val="0"/>
        </c:dLbls>
        <c:marker val="1"/>
        <c:smooth val="0"/>
        <c:axId val="2112066776"/>
        <c:axId val="2112063960"/>
      </c:lineChart>
      <c:catAx>
        <c:axId val="2112082600"/>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2070616"/>
        <c:crosses val="autoZero"/>
        <c:auto val="1"/>
        <c:lblAlgn val="ctr"/>
        <c:lblOffset val="100"/>
        <c:noMultiLvlLbl val="0"/>
      </c:catAx>
      <c:valAx>
        <c:axId val="2112070616"/>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2082600"/>
        <c:crosses val="autoZero"/>
        <c:crossBetween val="between"/>
      </c:valAx>
      <c:catAx>
        <c:axId val="2112066776"/>
        <c:scaling>
          <c:orientation val="minMax"/>
        </c:scaling>
        <c:delete val="1"/>
        <c:axPos val="b"/>
        <c:numFmt formatCode="General" sourceLinked="1"/>
        <c:majorTickMark val="out"/>
        <c:minorTickMark val="none"/>
        <c:tickLblPos val="nextTo"/>
        <c:crossAx val="2112063960"/>
        <c:crosses val="autoZero"/>
        <c:auto val="1"/>
        <c:lblAlgn val="ctr"/>
        <c:lblOffset val="100"/>
        <c:noMultiLvlLbl val="0"/>
      </c:catAx>
      <c:valAx>
        <c:axId val="211206396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2066776"/>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1" b="1" i="0" u="none" strike="noStrike" kern="1200" baseline="0">
                <a:solidFill>
                  <a:schemeClr val="dk1">
                    <a:lumMod val="75000"/>
                    <a:lumOff val="25000"/>
                  </a:schemeClr>
                </a:solidFill>
                <a:latin typeface="+mn-lt"/>
                <a:ea typeface="+mn-ea"/>
                <a:cs typeface="+mn-cs"/>
              </a:defRPr>
            </a:pPr>
            <a:r>
              <a:rPr lang="zh-CN"/>
              <a:t>未解析表格</a:t>
            </a:r>
            <a:r>
              <a:rPr lang="zh-CN" altLang="en-US"/>
              <a:t>统计情况</a:t>
            </a:r>
            <a:endParaRPr lang="zh-CN"/>
          </a:p>
        </c:rich>
      </c:tx>
      <c:overlay val="0"/>
      <c:spPr>
        <a:noFill/>
        <a:ln>
          <a:noFill/>
        </a:ln>
        <a:effectLst/>
      </c:spPr>
    </c:title>
    <c:autoTitleDeleted val="0"/>
    <c:plotArea>
      <c:layout/>
      <c:pieChart>
        <c:varyColors val="1"/>
        <c:ser>
          <c:idx val="0"/>
          <c:order val="0"/>
          <c:tx>
            <c:strRef>
              <c:f>Sheet1!$B$1</c:f>
              <c:strCache>
                <c:ptCount val="1"/>
                <c:pt idx="0">
                  <c:v>百分占比</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0E2B-4251-BAFD-FFBD0AA5DF70}"/>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0E2B-4251-BAFD-FFBD0AA5DF70}"/>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0E2B-4251-BAFD-FFBD0AA5DF70}"/>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zh-CN"/>
              </a:p>
            </c:txPr>
            <c:dLblPos val="ctr"/>
            <c:showLegendKey val="0"/>
            <c:showVal val="0"/>
            <c:showCatName val="0"/>
            <c:showSerName val="0"/>
            <c:showPercent val="1"/>
            <c:showBubbleSize val="0"/>
            <c:showLeaderLines val="1"/>
            <c:leaderLines>
              <c:spPr>
                <a:ln w="9529">
                  <a:solidFill>
                    <a:schemeClr val="dk1">
                      <a:lumMod val="50000"/>
                      <a:lumOff val="50000"/>
                    </a:schemeClr>
                  </a:solidFill>
                </a:ln>
                <a:effectLst/>
              </c:spPr>
            </c:leaderLines>
            <c:extLst>
              <c:ext xmlns:c15="http://schemas.microsoft.com/office/drawing/2012/chart" uri="{CE6537A1-D6FC-4f65-9D91-7224C49458BB}"/>
            </c:extLst>
          </c:dLbls>
          <c:cat>
            <c:strRef>
              <c:f>Sheet1!$A$2:$A$4</c:f>
              <c:strCache>
                <c:ptCount val="3"/>
                <c:pt idx="0">
                  <c:v>无框线表格</c:v>
                </c:pt>
                <c:pt idx="1">
                  <c:v>图片类表格</c:v>
                </c:pt>
                <c:pt idx="2">
                  <c:v>不规范表格</c:v>
                </c:pt>
              </c:strCache>
            </c:strRef>
          </c:cat>
          <c:val>
            <c:numRef>
              <c:f>Sheet1!$B$2:$B$4</c:f>
              <c:numCache>
                <c:formatCode>0.00%</c:formatCode>
                <c:ptCount val="3"/>
                <c:pt idx="0">
                  <c:v>0.6542</c:v>
                </c:pt>
                <c:pt idx="1">
                  <c:v>0.20119999999999999</c:v>
                </c:pt>
                <c:pt idx="2">
                  <c:v>0.14460000000000001</c:v>
                </c:pt>
              </c:numCache>
            </c:numRef>
          </c:val>
          <c:extLst>
            <c:ext xmlns:c16="http://schemas.microsoft.com/office/drawing/2014/chart" uri="{C3380CC4-5D6E-409C-BE32-E72D297353CC}">
              <c16:uniqueId val="{00000006-0E2B-4251-BAFD-FFBD0AA5DF70}"/>
            </c:ext>
          </c:extLst>
        </c:ser>
        <c:dLbls>
          <c:showLegendKey val="0"/>
          <c:showVal val="0"/>
          <c:showCatName val="0"/>
          <c:showSerName val="0"/>
          <c:showPercent val="0"/>
          <c:showBubbleSize val="0"/>
          <c:showLeaderLines val="1"/>
        </c:dLbls>
        <c:firstSliceAng val="0"/>
      </c:pieChart>
      <c:spPr>
        <a:noFill/>
        <a:ln w="25409">
          <a:noFill/>
        </a:ln>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zh-CN"/>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9" cap="flat" cmpd="sng" algn="ctr">
      <a:solidFill>
        <a:schemeClr val="dk1">
          <a:lumMod val="25000"/>
          <a:lumOff val="75000"/>
        </a:schemeClr>
      </a:solidFill>
      <a:round/>
    </a:ln>
    <a:effectLst/>
  </c:spPr>
  <c:txPr>
    <a:bodyPr/>
    <a:lstStyle/>
    <a:p>
      <a:pPr>
        <a:defRPr/>
      </a:pPr>
      <a:endParaRPr lang="zh-CN"/>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1" b="0" i="0" u="none" strike="noStrike" kern="1200" spc="0" baseline="0">
                <a:solidFill>
                  <a:schemeClr val="tx1">
                    <a:lumMod val="65000"/>
                    <a:lumOff val="35000"/>
                  </a:schemeClr>
                </a:solidFill>
                <a:latin typeface="+mn-lt"/>
                <a:ea typeface="+mn-ea"/>
                <a:cs typeface="+mn-cs"/>
              </a:defRPr>
            </a:pPr>
            <a:r>
              <a:rPr lang="zh-CN" altLang="en-US"/>
              <a:t>各季度财报解析查准率柱状分布图</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解析数量</c:v>
                </c:pt>
              </c:strCache>
            </c:strRef>
          </c:tx>
          <c:spPr>
            <a:solidFill>
              <a:schemeClr val="accent1"/>
            </a:solidFill>
            <a:ln>
              <a:noFill/>
            </a:ln>
            <a:effectLst/>
          </c:spPr>
          <c:invertIfNegative val="0"/>
          <c:cat>
            <c:strRef>
              <c:f>Sheet1!$A$2:$A$5</c:f>
              <c:strCache>
                <c:ptCount val="4"/>
                <c:pt idx="0">
                  <c:v>一季度</c:v>
                </c:pt>
                <c:pt idx="1">
                  <c:v>半年报</c:v>
                </c:pt>
                <c:pt idx="2">
                  <c:v>三季度</c:v>
                </c:pt>
                <c:pt idx="3">
                  <c:v>全年报</c:v>
                </c:pt>
              </c:strCache>
            </c:strRef>
          </c:cat>
          <c:val>
            <c:numRef>
              <c:f>Sheet1!$B$2:$B$5</c:f>
              <c:numCache>
                <c:formatCode>General</c:formatCode>
                <c:ptCount val="4"/>
                <c:pt idx="0">
                  <c:v>3028</c:v>
                </c:pt>
                <c:pt idx="1">
                  <c:v>3087</c:v>
                </c:pt>
                <c:pt idx="2">
                  <c:v>4468</c:v>
                </c:pt>
                <c:pt idx="3">
                  <c:v>3255</c:v>
                </c:pt>
              </c:numCache>
            </c:numRef>
          </c:val>
          <c:extLst>
            <c:ext xmlns:c16="http://schemas.microsoft.com/office/drawing/2014/chart" uri="{C3380CC4-5D6E-409C-BE32-E72D297353CC}">
              <c16:uniqueId val="{00000000-FCA9-4DEE-964C-A7FE80363A9A}"/>
            </c:ext>
          </c:extLst>
        </c:ser>
        <c:ser>
          <c:idx val="1"/>
          <c:order val="1"/>
          <c:tx>
            <c:strRef>
              <c:f>Sheet1!$C$1</c:f>
              <c:strCache>
                <c:ptCount val="1"/>
                <c:pt idx="0">
                  <c:v>准确数量</c:v>
                </c:pt>
              </c:strCache>
            </c:strRef>
          </c:tx>
          <c:spPr>
            <a:solidFill>
              <a:schemeClr val="accent2"/>
            </a:solidFill>
            <a:ln>
              <a:noFill/>
            </a:ln>
            <a:effectLst/>
          </c:spPr>
          <c:invertIfNegative val="0"/>
          <c:cat>
            <c:strRef>
              <c:f>Sheet1!$A$2:$A$5</c:f>
              <c:strCache>
                <c:ptCount val="4"/>
                <c:pt idx="0">
                  <c:v>一季度</c:v>
                </c:pt>
                <c:pt idx="1">
                  <c:v>半年报</c:v>
                </c:pt>
                <c:pt idx="2">
                  <c:v>三季度</c:v>
                </c:pt>
                <c:pt idx="3">
                  <c:v>全年报</c:v>
                </c:pt>
              </c:strCache>
            </c:strRef>
          </c:cat>
          <c:val>
            <c:numRef>
              <c:f>Sheet1!$C$2:$C$5</c:f>
              <c:numCache>
                <c:formatCode>General</c:formatCode>
                <c:ptCount val="4"/>
                <c:pt idx="0">
                  <c:v>2663</c:v>
                </c:pt>
                <c:pt idx="1">
                  <c:v>2598</c:v>
                </c:pt>
                <c:pt idx="2">
                  <c:v>3971</c:v>
                </c:pt>
                <c:pt idx="3">
                  <c:v>2803</c:v>
                </c:pt>
              </c:numCache>
            </c:numRef>
          </c:val>
          <c:extLst>
            <c:ext xmlns:c16="http://schemas.microsoft.com/office/drawing/2014/chart" uri="{C3380CC4-5D6E-409C-BE32-E72D297353CC}">
              <c16:uniqueId val="{00000001-FCA9-4DEE-964C-A7FE80363A9A}"/>
            </c:ext>
          </c:extLst>
        </c:ser>
        <c:dLbls>
          <c:showLegendKey val="0"/>
          <c:showVal val="0"/>
          <c:showCatName val="0"/>
          <c:showSerName val="0"/>
          <c:showPercent val="0"/>
          <c:showBubbleSize val="0"/>
        </c:dLbls>
        <c:gapWidth val="219"/>
        <c:overlap val="-27"/>
        <c:axId val="2111920232"/>
        <c:axId val="2111916536"/>
      </c:barChart>
      <c:lineChart>
        <c:grouping val="standard"/>
        <c:varyColors val="0"/>
        <c:ser>
          <c:idx val="2"/>
          <c:order val="2"/>
          <c:tx>
            <c:strRef>
              <c:f>Sheet1!$D$1</c:f>
              <c:strCache>
                <c:ptCount val="1"/>
                <c:pt idx="0">
                  <c:v>查准率</c:v>
                </c:pt>
              </c:strCache>
            </c:strRef>
          </c:tx>
          <c:spPr>
            <a:ln w="28586" cap="rnd">
              <a:solidFill>
                <a:schemeClr val="accent3"/>
              </a:solidFill>
              <a:round/>
            </a:ln>
            <a:effectLst/>
          </c:spPr>
          <c:marker>
            <c:symbol val="none"/>
          </c:marker>
          <c:cat>
            <c:strRef>
              <c:f>Sheet1!$A$2:$A$5</c:f>
              <c:strCache>
                <c:ptCount val="4"/>
                <c:pt idx="0">
                  <c:v>一季度</c:v>
                </c:pt>
                <c:pt idx="1">
                  <c:v>半年报</c:v>
                </c:pt>
                <c:pt idx="2">
                  <c:v>三季度</c:v>
                </c:pt>
                <c:pt idx="3">
                  <c:v>全年报</c:v>
                </c:pt>
              </c:strCache>
            </c:strRef>
          </c:cat>
          <c:val>
            <c:numRef>
              <c:f>Sheet1!$D$2:$D$5</c:f>
              <c:numCache>
                <c:formatCode>0.00%</c:formatCode>
                <c:ptCount val="4"/>
                <c:pt idx="0">
                  <c:v>0.87939999999999996</c:v>
                </c:pt>
                <c:pt idx="1">
                  <c:v>0.84160000000000001</c:v>
                </c:pt>
                <c:pt idx="2">
                  <c:v>0.88870000000000005</c:v>
                </c:pt>
                <c:pt idx="3">
                  <c:v>0.86109999999999998</c:v>
                </c:pt>
              </c:numCache>
            </c:numRef>
          </c:val>
          <c:smooth val="0"/>
          <c:extLst>
            <c:ext xmlns:c16="http://schemas.microsoft.com/office/drawing/2014/chart" uri="{C3380CC4-5D6E-409C-BE32-E72D297353CC}">
              <c16:uniqueId val="{00000002-FCA9-4DEE-964C-A7FE80363A9A}"/>
            </c:ext>
          </c:extLst>
        </c:ser>
        <c:dLbls>
          <c:showLegendKey val="0"/>
          <c:showVal val="0"/>
          <c:showCatName val="0"/>
          <c:showSerName val="0"/>
          <c:showPercent val="0"/>
          <c:showBubbleSize val="0"/>
        </c:dLbls>
        <c:marker val="1"/>
        <c:smooth val="0"/>
        <c:axId val="2111912664"/>
        <c:axId val="2111909848"/>
      </c:lineChart>
      <c:catAx>
        <c:axId val="2111920232"/>
        <c:scaling>
          <c:orientation val="minMax"/>
        </c:scaling>
        <c:delete val="0"/>
        <c:axPos val="b"/>
        <c:numFmt formatCode="General" sourceLinked="1"/>
        <c:majorTickMark val="none"/>
        <c:minorTickMark val="none"/>
        <c:tickLblPos val="nextTo"/>
        <c:spPr>
          <a:noFill/>
          <a:ln w="9529"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1916536"/>
        <c:crosses val="autoZero"/>
        <c:auto val="1"/>
        <c:lblAlgn val="ctr"/>
        <c:lblOffset val="100"/>
        <c:noMultiLvlLbl val="0"/>
      </c:catAx>
      <c:valAx>
        <c:axId val="2111916536"/>
        <c:scaling>
          <c:orientation val="minMax"/>
        </c:scaling>
        <c:delete val="0"/>
        <c:axPos val="l"/>
        <c:majorGridlines>
          <c:spPr>
            <a:ln w="9529"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1920232"/>
        <c:crosses val="autoZero"/>
        <c:crossBetween val="between"/>
      </c:valAx>
      <c:catAx>
        <c:axId val="2111912664"/>
        <c:scaling>
          <c:orientation val="minMax"/>
        </c:scaling>
        <c:delete val="1"/>
        <c:axPos val="b"/>
        <c:numFmt formatCode="General" sourceLinked="1"/>
        <c:majorTickMark val="out"/>
        <c:minorTickMark val="none"/>
        <c:tickLblPos val="nextTo"/>
        <c:crossAx val="2111909848"/>
        <c:crosses val="autoZero"/>
        <c:auto val="1"/>
        <c:lblAlgn val="ctr"/>
        <c:lblOffset val="100"/>
        <c:noMultiLvlLbl val="0"/>
      </c:catAx>
      <c:valAx>
        <c:axId val="2111909848"/>
        <c:scaling>
          <c:orientation val="minMax"/>
          <c:min val="0.61"/>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1912664"/>
        <c:crosses val="max"/>
        <c:crossBetween val="between"/>
      </c:valAx>
      <c:spPr>
        <a:noFill/>
        <a:ln w="25409">
          <a:no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9"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52F58C-547E-477C-9122-D8C613733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69</Pages>
  <Words>7566</Words>
  <Characters>43128</Characters>
  <Application>Microsoft Office Word</Application>
  <DocSecurity>0</DocSecurity>
  <PresentationFormat/>
  <Lines>359</Lines>
  <Paragraphs>101</Paragraphs>
  <Slides>0</Slides>
  <Notes>0</Notes>
  <HiddenSlides>0</HiddenSlides>
  <MMClips>0</MMClips>
  <ScaleCrop>false</ScaleCrop>
  <Company>pku-cis</Company>
  <LinksUpToDate>false</LinksUpToDate>
  <CharactersWithSpaces>50593</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392</cp:revision>
  <cp:lastPrinted>2014-11-24T09:29:00Z</cp:lastPrinted>
  <dcterms:created xsi:type="dcterms:W3CDTF">2014-12-04T10:19:00Z</dcterms:created>
  <dcterms:modified xsi:type="dcterms:W3CDTF">2017-11-11T14:37:00Z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