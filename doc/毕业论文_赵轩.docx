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232801">
      <w:pPr>
        <w:ind w:firstLineChars="300" w:firstLine="1084"/>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pPr>
        <w:ind w:firstLineChars="300" w:firstLine="1084"/>
        <w:rPr>
          <w:b/>
          <w:sz w:val="36"/>
          <w:szCs w:val="32"/>
          <w:u w:val="single"/>
        </w:rPr>
        <w:pPrChange w:id="5" w:author="xuan Zhao" w:date="2017-11-06T14:19: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pPr>
        <w:ind w:leftChars="450" w:left="1911" w:hangingChars="345" w:hanging="831"/>
        <w:rPr>
          <w:b/>
        </w:rPr>
      </w:pPr>
    </w:p>
    <w:p w14:paraId="516FA8CD" w14:textId="205B1A02"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 xml:space="preserve">ross-platform feature makes PDF files widely used in Windows, </w:t>
      </w:r>
      <w:proofErr w:type="gramStart"/>
      <w:r w:rsidRPr="005F3294">
        <w:rPr>
          <w:rFonts w:ascii="Times New Roman" w:hAnsi="Times New Roman"/>
          <w:kern w:val="0"/>
          <w:sz w:val="28"/>
          <w:szCs w:val="28"/>
        </w:rPr>
        <w:t>Unix</w:t>
      </w:r>
      <w:proofErr w:type="gramEnd"/>
      <w:r w:rsidRPr="005F3294">
        <w:rPr>
          <w:rFonts w:ascii="Times New Roman" w:hAnsi="Times New Roman"/>
          <w:kern w:val="0"/>
          <w:sz w:val="28"/>
          <w:szCs w:val="28"/>
        </w:rPr>
        <w:t>,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w:t>
      </w:r>
      <w:proofErr w:type="gramStart"/>
      <w:r>
        <w:rPr>
          <w:rFonts w:ascii="Times New Roman" w:hAnsi="Times New Roman"/>
          <w:kern w:val="0"/>
          <w:sz w:val="28"/>
          <w:szCs w:val="28"/>
        </w:rPr>
        <w:t>tables</w:t>
      </w:r>
      <w:proofErr w:type="gramEnd"/>
      <w:r>
        <w:rPr>
          <w:rFonts w:ascii="Times New Roman" w:hAnsi="Times New Roman"/>
          <w:kern w:val="0"/>
          <w:sz w:val="28"/>
          <w:szCs w:val="28"/>
        </w:rPr>
        <w:t xml:space="preserve">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b"/>
            <w:rFonts w:hint="eastAsia"/>
            <w:noProof/>
          </w:rPr>
          <w:t>第</w:t>
        </w:r>
        <w:r w:rsidR="008C5BD0" w:rsidRPr="00E4333E">
          <w:rPr>
            <w:rStyle w:val="ab"/>
            <w:rFonts w:hint="eastAsia"/>
            <w:noProof/>
          </w:rPr>
          <w:t>1</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0448071E"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b"/>
            <w:noProof/>
          </w:rPr>
          <w:t>1.1</w:t>
        </w:r>
        <w:r w:rsidR="008C5BD0" w:rsidRPr="00E4333E">
          <w:rPr>
            <w:rStyle w:val="ab"/>
            <w:rFonts w:hint="eastAsia"/>
            <w:noProof/>
          </w:rPr>
          <w:t xml:space="preserve"> </w:t>
        </w:r>
        <w:r w:rsidR="008C5BD0" w:rsidRPr="00E4333E">
          <w:rPr>
            <w:rStyle w:val="ab"/>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5A45C6F7"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b"/>
            <w:noProof/>
          </w:rPr>
          <w:t>1.2</w:t>
        </w:r>
        <w:r w:rsidR="008C5BD0" w:rsidRPr="00E4333E">
          <w:rPr>
            <w:rStyle w:val="ab"/>
            <w:rFonts w:hint="eastAsia"/>
            <w:noProof/>
          </w:rPr>
          <w:t xml:space="preserve"> </w:t>
        </w:r>
        <w:r w:rsidR="008C5BD0" w:rsidRPr="00E4333E">
          <w:rPr>
            <w:rStyle w:val="ab"/>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41EECCFE"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b"/>
            <w:noProof/>
          </w:rPr>
          <w:t>1.3</w:t>
        </w:r>
        <w:r w:rsidR="008C5BD0" w:rsidRPr="00E4333E">
          <w:rPr>
            <w:rStyle w:val="ab"/>
            <w:rFonts w:hint="eastAsia"/>
            <w:noProof/>
          </w:rPr>
          <w:t xml:space="preserve"> </w:t>
        </w:r>
        <w:r w:rsidR="008C5BD0" w:rsidRPr="00E4333E">
          <w:rPr>
            <w:rStyle w:val="ab"/>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8C5BD0">
          <w:rPr>
            <w:noProof/>
            <w:webHidden/>
          </w:rPr>
          <w:t>2</w:t>
        </w:r>
        <w:r w:rsidR="008C5BD0">
          <w:rPr>
            <w:noProof/>
            <w:webHidden/>
          </w:rPr>
          <w:fldChar w:fldCharType="end"/>
        </w:r>
      </w:hyperlink>
    </w:p>
    <w:p w14:paraId="013B0F42"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b"/>
            <w:noProof/>
          </w:rPr>
          <w:t>1.4</w:t>
        </w:r>
        <w:r w:rsidR="008C5BD0" w:rsidRPr="00E4333E">
          <w:rPr>
            <w:rStyle w:val="ab"/>
            <w:rFonts w:hint="eastAsia"/>
            <w:noProof/>
          </w:rPr>
          <w:t xml:space="preserve"> </w:t>
        </w:r>
        <w:r w:rsidR="008C5BD0" w:rsidRPr="00E4333E">
          <w:rPr>
            <w:rStyle w:val="ab"/>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8C5BD0">
          <w:rPr>
            <w:noProof/>
            <w:webHidden/>
          </w:rPr>
          <w:t>3</w:t>
        </w:r>
        <w:r w:rsidR="008C5BD0">
          <w:rPr>
            <w:noProof/>
            <w:webHidden/>
          </w:rPr>
          <w:fldChar w:fldCharType="end"/>
        </w:r>
      </w:hyperlink>
    </w:p>
    <w:p w14:paraId="51C5086E" w14:textId="77777777" w:rsidR="008C5BD0" w:rsidRDefault="002C013F">
      <w:pPr>
        <w:pStyle w:val="11"/>
        <w:rPr>
          <w:rFonts w:asciiTheme="minorHAnsi" w:eastAsiaTheme="minorEastAsia" w:hAnsiTheme="minorHAnsi" w:cstheme="minorBidi"/>
          <w:noProof/>
          <w:sz w:val="21"/>
          <w:szCs w:val="22"/>
        </w:rPr>
      </w:pPr>
      <w:hyperlink w:anchor="_Toc406841147" w:history="1">
        <w:r w:rsidR="008C5BD0" w:rsidRPr="00E4333E">
          <w:rPr>
            <w:rStyle w:val="ab"/>
            <w:rFonts w:hint="eastAsia"/>
            <w:noProof/>
          </w:rPr>
          <w:t>第</w:t>
        </w:r>
        <w:r w:rsidR="008C5BD0" w:rsidRPr="00E4333E">
          <w:rPr>
            <w:rStyle w:val="ab"/>
            <w:rFonts w:hint="eastAsia"/>
            <w:noProof/>
          </w:rPr>
          <w:t>2</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0EE1394F"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b"/>
            <w:noProof/>
          </w:rPr>
          <w:t>2.1 PDF</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7160465E"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b"/>
            <w:noProof/>
          </w:rPr>
          <w:t>2.1.1 PDF</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1578669B"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b"/>
            <w:noProof/>
          </w:rPr>
          <w:t>2.1.2 PDF</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8C5BD0">
          <w:rPr>
            <w:noProof/>
            <w:webHidden/>
          </w:rPr>
          <w:t>6</w:t>
        </w:r>
        <w:r w:rsidR="008C5BD0">
          <w:rPr>
            <w:noProof/>
            <w:webHidden/>
          </w:rPr>
          <w:fldChar w:fldCharType="end"/>
        </w:r>
      </w:hyperlink>
    </w:p>
    <w:p w14:paraId="470515DC"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b"/>
            <w:noProof/>
          </w:rPr>
          <w:t>2.1.3 PDF</w:t>
        </w:r>
        <w:r w:rsidR="008C5BD0" w:rsidRPr="00E4333E">
          <w:rPr>
            <w:rStyle w:val="ab"/>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8C5BD0">
          <w:rPr>
            <w:noProof/>
            <w:webHidden/>
          </w:rPr>
          <w:t>10</w:t>
        </w:r>
        <w:r w:rsidR="008C5BD0">
          <w:rPr>
            <w:noProof/>
            <w:webHidden/>
          </w:rPr>
          <w:fldChar w:fldCharType="end"/>
        </w:r>
      </w:hyperlink>
    </w:p>
    <w:p w14:paraId="292472B0"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b"/>
            <w:noProof/>
          </w:rPr>
          <w:t>2.2 PDFBox</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765094A3"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b"/>
            <w:noProof/>
          </w:rPr>
          <w:t>2.2.1 PDFBox</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0C633518"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b"/>
            <w:noProof/>
          </w:rPr>
          <w:t>2.2.2 PDFBox</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8C5BD0">
          <w:rPr>
            <w:noProof/>
            <w:webHidden/>
          </w:rPr>
          <w:t>12</w:t>
        </w:r>
        <w:r w:rsidR="008C5BD0">
          <w:rPr>
            <w:noProof/>
            <w:webHidden/>
          </w:rPr>
          <w:fldChar w:fldCharType="end"/>
        </w:r>
      </w:hyperlink>
    </w:p>
    <w:p w14:paraId="54F88134"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b"/>
            <w:noProof/>
          </w:rPr>
          <w:t>2.3</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8C5BD0">
          <w:rPr>
            <w:noProof/>
            <w:webHidden/>
          </w:rPr>
          <w:t>13</w:t>
        </w:r>
        <w:r w:rsidR="008C5BD0">
          <w:rPr>
            <w:noProof/>
            <w:webHidden/>
          </w:rPr>
          <w:fldChar w:fldCharType="end"/>
        </w:r>
      </w:hyperlink>
    </w:p>
    <w:p w14:paraId="5C819D87" w14:textId="77777777" w:rsidR="008C5BD0" w:rsidRDefault="002C013F">
      <w:pPr>
        <w:pStyle w:val="11"/>
        <w:rPr>
          <w:rFonts w:asciiTheme="minorHAnsi" w:eastAsiaTheme="minorEastAsia" w:hAnsiTheme="minorHAnsi" w:cstheme="minorBidi"/>
          <w:noProof/>
          <w:sz w:val="21"/>
          <w:szCs w:val="22"/>
        </w:rPr>
      </w:pPr>
      <w:hyperlink w:anchor="_Toc406841156" w:history="1">
        <w:r w:rsidR="008C5BD0" w:rsidRPr="00E4333E">
          <w:rPr>
            <w:rStyle w:val="ab"/>
            <w:rFonts w:hint="eastAsia"/>
            <w:noProof/>
          </w:rPr>
          <w:t>第</w:t>
        </w:r>
        <w:r w:rsidR="008C5BD0" w:rsidRPr="00E4333E">
          <w:rPr>
            <w:rStyle w:val="ab"/>
            <w:rFonts w:hint="eastAsia"/>
            <w:noProof/>
          </w:rPr>
          <w:t>3</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7385249F"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b"/>
            <w:noProof/>
          </w:rPr>
          <w:t>3.1</w:t>
        </w:r>
        <w:r w:rsidR="008C5BD0" w:rsidRPr="00E4333E">
          <w:rPr>
            <w:rStyle w:val="ab"/>
            <w:rFonts w:hint="eastAsia"/>
            <w:noProof/>
          </w:rPr>
          <w:t xml:space="preserve"> </w:t>
        </w:r>
        <w:r w:rsidR="008C5BD0" w:rsidRPr="00E4333E">
          <w:rPr>
            <w:rStyle w:val="ab"/>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55DAED22"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b"/>
            <w:noProof/>
          </w:rPr>
          <w:t>3.2</w:t>
        </w:r>
        <w:r w:rsidR="008C5BD0" w:rsidRPr="00E4333E">
          <w:rPr>
            <w:rStyle w:val="ab"/>
            <w:rFonts w:hint="eastAsia"/>
            <w:noProof/>
          </w:rPr>
          <w:t xml:space="preserve"> </w:t>
        </w:r>
        <w:r w:rsidR="008C5BD0" w:rsidRPr="00E4333E">
          <w:rPr>
            <w:rStyle w:val="ab"/>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4AC8177A"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b"/>
            <w:noProof/>
          </w:rPr>
          <w:t>3.2.1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Web</w:t>
        </w:r>
        <w:r w:rsidR="008C5BD0" w:rsidRPr="00E4333E">
          <w:rPr>
            <w:rStyle w:val="ab"/>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79399343"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b"/>
            <w:noProof/>
          </w:rPr>
          <w:t>3.2.2</w:t>
        </w:r>
        <w:r w:rsidR="008C5BD0" w:rsidRPr="00E4333E">
          <w:rPr>
            <w:rStyle w:val="ab"/>
            <w:rFonts w:hint="eastAsia"/>
            <w:noProof/>
          </w:rPr>
          <w:t xml:space="preserve"> </w:t>
        </w:r>
        <w:r w:rsidR="008C5BD0" w:rsidRPr="00E4333E">
          <w:rPr>
            <w:rStyle w:val="ab"/>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8C5BD0">
          <w:rPr>
            <w:noProof/>
            <w:webHidden/>
          </w:rPr>
          <w:t>17</w:t>
        </w:r>
        <w:r w:rsidR="008C5BD0">
          <w:rPr>
            <w:noProof/>
            <w:webHidden/>
          </w:rPr>
          <w:fldChar w:fldCharType="end"/>
        </w:r>
      </w:hyperlink>
    </w:p>
    <w:p w14:paraId="30D3596B"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b"/>
            <w:noProof/>
          </w:rPr>
          <w:t>3.2.3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371A1CE3"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b"/>
            <w:noProof/>
          </w:rPr>
          <w:t>3.3</w:t>
        </w:r>
        <w:r w:rsidR="008C5BD0" w:rsidRPr="00E4333E">
          <w:rPr>
            <w:rStyle w:val="ab"/>
            <w:rFonts w:hint="eastAsia"/>
            <w:noProof/>
          </w:rPr>
          <w:t xml:space="preserve"> </w:t>
        </w:r>
        <w:r w:rsidR="008C5BD0" w:rsidRPr="00E4333E">
          <w:rPr>
            <w:rStyle w:val="ab"/>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7FD30116"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b"/>
            <w:noProof/>
          </w:rPr>
          <w:t>3.3.1</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8C5BD0">
          <w:rPr>
            <w:noProof/>
            <w:webHidden/>
          </w:rPr>
          <w:t>19</w:t>
        </w:r>
        <w:r w:rsidR="008C5BD0">
          <w:rPr>
            <w:noProof/>
            <w:webHidden/>
          </w:rPr>
          <w:fldChar w:fldCharType="end"/>
        </w:r>
      </w:hyperlink>
    </w:p>
    <w:p w14:paraId="5CDD93EA"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b"/>
            <w:noProof/>
          </w:rPr>
          <w:t>3.3.2</w:t>
        </w:r>
        <w:r w:rsidR="008C5BD0" w:rsidRPr="00E4333E">
          <w:rPr>
            <w:rStyle w:val="ab"/>
            <w:rFonts w:hint="eastAsia"/>
            <w:noProof/>
          </w:rPr>
          <w:t xml:space="preserve"> </w:t>
        </w:r>
        <w:r w:rsidR="008C5BD0" w:rsidRPr="00E4333E">
          <w:rPr>
            <w:rStyle w:val="ab"/>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8C5BD0">
          <w:rPr>
            <w:noProof/>
            <w:webHidden/>
          </w:rPr>
          <w:t>20</w:t>
        </w:r>
        <w:r w:rsidR="008C5BD0">
          <w:rPr>
            <w:noProof/>
            <w:webHidden/>
          </w:rPr>
          <w:fldChar w:fldCharType="end"/>
        </w:r>
      </w:hyperlink>
    </w:p>
    <w:p w14:paraId="3B8059A4"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b"/>
            <w:noProof/>
          </w:rPr>
          <w:t>3.3.3</w:t>
        </w:r>
        <w:r w:rsidR="008C5BD0" w:rsidRPr="00E4333E">
          <w:rPr>
            <w:rStyle w:val="ab"/>
            <w:rFonts w:hint="eastAsia"/>
            <w:noProof/>
          </w:rPr>
          <w:t xml:space="preserve"> </w:t>
        </w:r>
        <w:r w:rsidR="008C5BD0" w:rsidRPr="00E4333E">
          <w:rPr>
            <w:rStyle w:val="ab"/>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8C5BD0">
          <w:rPr>
            <w:noProof/>
            <w:webHidden/>
          </w:rPr>
          <w:t>21</w:t>
        </w:r>
        <w:r w:rsidR="008C5BD0">
          <w:rPr>
            <w:noProof/>
            <w:webHidden/>
          </w:rPr>
          <w:fldChar w:fldCharType="end"/>
        </w:r>
      </w:hyperlink>
    </w:p>
    <w:p w14:paraId="45FBB60E"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b"/>
            <w:noProof/>
          </w:rPr>
          <w:t>3.4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8C5BD0">
          <w:rPr>
            <w:noProof/>
            <w:webHidden/>
          </w:rPr>
          <w:t>22</w:t>
        </w:r>
        <w:r w:rsidR="008C5BD0">
          <w:rPr>
            <w:noProof/>
            <w:webHidden/>
          </w:rPr>
          <w:fldChar w:fldCharType="end"/>
        </w:r>
      </w:hyperlink>
    </w:p>
    <w:p w14:paraId="648409E1" w14:textId="77777777" w:rsidR="008C5BD0" w:rsidRDefault="002C013F">
      <w:pPr>
        <w:pStyle w:val="11"/>
        <w:rPr>
          <w:rFonts w:asciiTheme="minorHAnsi" w:eastAsiaTheme="minorEastAsia" w:hAnsiTheme="minorHAnsi" w:cstheme="minorBidi"/>
          <w:noProof/>
          <w:sz w:val="21"/>
          <w:szCs w:val="22"/>
        </w:rPr>
      </w:pPr>
      <w:hyperlink w:anchor="_Toc406841167" w:history="1">
        <w:r w:rsidR="008C5BD0" w:rsidRPr="00E4333E">
          <w:rPr>
            <w:rStyle w:val="ab"/>
            <w:rFonts w:hint="eastAsia"/>
            <w:noProof/>
          </w:rPr>
          <w:t>第</w:t>
        </w:r>
        <w:r w:rsidR="008C5BD0" w:rsidRPr="00E4333E">
          <w:rPr>
            <w:rStyle w:val="ab"/>
            <w:rFonts w:hint="eastAsia"/>
            <w:noProof/>
          </w:rPr>
          <w:t>4</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387BF1ED"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b"/>
            <w:noProof/>
          </w:rPr>
          <w:t>4.1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05FCEE3D"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b"/>
            <w:noProof/>
          </w:rPr>
          <w:t>4.1.1 PDF</w:t>
        </w:r>
        <w:r w:rsidR="008C5BD0" w:rsidRPr="00E4333E">
          <w:rPr>
            <w:rStyle w:val="ab"/>
            <w:rFonts w:hint="eastAsia"/>
            <w:noProof/>
          </w:rPr>
          <w:t>字符流中表格的基本格式介绍</w:t>
        </w:r>
        <w:r w:rsidR="008C5BD0" w:rsidRPr="00E4333E">
          <w:rPr>
            <w:rStyle w:val="ab"/>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534C452B"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b"/>
            <w:noProof/>
          </w:rPr>
          <w:t>4.1.2 PDFBox</w:t>
        </w:r>
        <w:r w:rsidR="008C5BD0" w:rsidRPr="00E4333E">
          <w:rPr>
            <w:rStyle w:val="ab"/>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8C5BD0">
          <w:rPr>
            <w:noProof/>
            <w:webHidden/>
          </w:rPr>
          <w:t>24</w:t>
        </w:r>
        <w:r w:rsidR="008C5BD0">
          <w:rPr>
            <w:noProof/>
            <w:webHidden/>
          </w:rPr>
          <w:fldChar w:fldCharType="end"/>
        </w:r>
      </w:hyperlink>
    </w:p>
    <w:p w14:paraId="30066680"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b"/>
            <w:noProof/>
          </w:rPr>
          <w:t>4.1.3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8C5BD0">
          <w:rPr>
            <w:noProof/>
            <w:webHidden/>
          </w:rPr>
          <w:t>25</w:t>
        </w:r>
        <w:r w:rsidR="008C5BD0">
          <w:rPr>
            <w:noProof/>
            <w:webHidden/>
          </w:rPr>
          <w:fldChar w:fldCharType="end"/>
        </w:r>
      </w:hyperlink>
    </w:p>
    <w:p w14:paraId="00971B37"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b"/>
            <w:noProof/>
          </w:rPr>
          <w:t>4.1.4</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8C5BD0">
          <w:rPr>
            <w:noProof/>
            <w:webHidden/>
          </w:rPr>
          <w:t>26</w:t>
        </w:r>
        <w:r w:rsidR="008C5BD0">
          <w:rPr>
            <w:noProof/>
            <w:webHidden/>
          </w:rPr>
          <w:fldChar w:fldCharType="end"/>
        </w:r>
      </w:hyperlink>
    </w:p>
    <w:p w14:paraId="3FFBB0DF"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b"/>
            <w:noProof/>
          </w:rPr>
          <w:t>4.2</w:t>
        </w:r>
        <w:r w:rsidR="008C5BD0" w:rsidRPr="00E4333E">
          <w:rPr>
            <w:rStyle w:val="ab"/>
            <w:rFonts w:hint="eastAsia"/>
            <w:noProof/>
          </w:rPr>
          <w:t xml:space="preserve"> </w:t>
        </w:r>
        <w:r w:rsidR="008C5BD0" w:rsidRPr="00E4333E">
          <w:rPr>
            <w:rStyle w:val="ab"/>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5BD3514"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b"/>
            <w:noProof/>
          </w:rPr>
          <w:t>4.2.1</w:t>
        </w:r>
        <w:r w:rsidR="008C5BD0" w:rsidRPr="00E4333E">
          <w:rPr>
            <w:rStyle w:val="ab"/>
            <w:rFonts w:hint="eastAsia"/>
            <w:noProof/>
          </w:rPr>
          <w:t xml:space="preserve"> </w:t>
        </w:r>
        <w:r w:rsidR="008C5BD0" w:rsidRPr="00E4333E">
          <w:rPr>
            <w:rStyle w:val="ab"/>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6AA0BF2"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b"/>
            <w:noProof/>
          </w:rPr>
          <w:t>4.2.2</w:t>
        </w:r>
        <w:r w:rsidR="008C5BD0" w:rsidRPr="00E4333E">
          <w:rPr>
            <w:rStyle w:val="ab"/>
            <w:rFonts w:hint="eastAsia"/>
            <w:noProof/>
          </w:rPr>
          <w:t xml:space="preserve"> </w:t>
        </w:r>
        <w:r w:rsidR="008C5BD0" w:rsidRPr="00E4333E">
          <w:rPr>
            <w:rStyle w:val="ab"/>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8C5BD0">
          <w:rPr>
            <w:noProof/>
            <w:webHidden/>
          </w:rPr>
          <w:t>31</w:t>
        </w:r>
        <w:r w:rsidR="008C5BD0">
          <w:rPr>
            <w:noProof/>
            <w:webHidden/>
          </w:rPr>
          <w:fldChar w:fldCharType="end"/>
        </w:r>
      </w:hyperlink>
    </w:p>
    <w:p w14:paraId="349907ED"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b"/>
            <w:noProof/>
          </w:rPr>
          <w:t>4.2.3</w:t>
        </w:r>
        <w:r w:rsidR="008C5BD0" w:rsidRPr="00E4333E">
          <w:rPr>
            <w:rStyle w:val="ab"/>
            <w:rFonts w:hint="eastAsia"/>
            <w:noProof/>
          </w:rPr>
          <w:t xml:space="preserve"> </w:t>
        </w:r>
        <w:r w:rsidR="008C5BD0" w:rsidRPr="00E4333E">
          <w:rPr>
            <w:rStyle w:val="ab"/>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8C5BD0">
          <w:rPr>
            <w:noProof/>
            <w:webHidden/>
          </w:rPr>
          <w:t>33</w:t>
        </w:r>
        <w:r w:rsidR="008C5BD0">
          <w:rPr>
            <w:noProof/>
            <w:webHidden/>
          </w:rPr>
          <w:fldChar w:fldCharType="end"/>
        </w:r>
      </w:hyperlink>
    </w:p>
    <w:p w14:paraId="6DD1CDBC"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b"/>
            <w:noProof/>
          </w:rPr>
          <w:t>4.3</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4CE9FCE"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b"/>
            <w:noProof/>
          </w:rPr>
          <w:t>4.3.1</w:t>
        </w:r>
        <w:r w:rsidR="008C5BD0" w:rsidRPr="00E4333E">
          <w:rPr>
            <w:rStyle w:val="ab"/>
            <w:rFonts w:hint="eastAsia"/>
            <w:noProof/>
          </w:rPr>
          <w:t xml:space="preserve"> </w:t>
        </w:r>
        <w:r w:rsidR="008C5BD0" w:rsidRPr="00E4333E">
          <w:rPr>
            <w:rStyle w:val="ab"/>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5D57B14"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b"/>
            <w:noProof/>
          </w:rPr>
          <w:t>4.3.2</w:t>
        </w:r>
        <w:r w:rsidR="008C5BD0" w:rsidRPr="00E4333E">
          <w:rPr>
            <w:rStyle w:val="ab"/>
            <w:rFonts w:hint="eastAsia"/>
            <w:noProof/>
          </w:rPr>
          <w:t xml:space="preserve"> </w:t>
        </w:r>
        <w:r w:rsidR="008C5BD0" w:rsidRPr="00E4333E">
          <w:rPr>
            <w:rStyle w:val="ab"/>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09DF6E8F"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b"/>
            <w:noProof/>
          </w:rPr>
          <w:t>4.3.3</w:t>
        </w:r>
        <w:r w:rsidR="008C5BD0" w:rsidRPr="00E4333E">
          <w:rPr>
            <w:rStyle w:val="ab"/>
            <w:rFonts w:hint="eastAsia"/>
            <w:noProof/>
          </w:rPr>
          <w:t xml:space="preserve"> </w:t>
        </w:r>
        <w:r w:rsidR="008C5BD0" w:rsidRPr="00E4333E">
          <w:rPr>
            <w:rStyle w:val="ab"/>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5BA11194"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b"/>
            <w:noProof/>
          </w:rPr>
          <w:t>4.4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8C5BD0">
          <w:rPr>
            <w:noProof/>
            <w:webHidden/>
          </w:rPr>
          <w:t>42</w:t>
        </w:r>
        <w:r w:rsidR="008C5BD0">
          <w:rPr>
            <w:noProof/>
            <w:webHidden/>
          </w:rPr>
          <w:fldChar w:fldCharType="end"/>
        </w:r>
      </w:hyperlink>
    </w:p>
    <w:p w14:paraId="4D2C4C5B" w14:textId="77777777" w:rsidR="008C5BD0" w:rsidRDefault="002C013F">
      <w:pPr>
        <w:pStyle w:val="11"/>
        <w:rPr>
          <w:rFonts w:asciiTheme="minorHAnsi" w:eastAsiaTheme="minorEastAsia" w:hAnsiTheme="minorHAnsi" w:cstheme="minorBidi"/>
          <w:noProof/>
          <w:sz w:val="21"/>
          <w:szCs w:val="22"/>
        </w:rPr>
      </w:pPr>
      <w:hyperlink w:anchor="_Toc406841182" w:history="1">
        <w:r w:rsidR="008C5BD0" w:rsidRPr="00E4333E">
          <w:rPr>
            <w:rStyle w:val="ab"/>
            <w:rFonts w:hint="eastAsia"/>
            <w:noProof/>
          </w:rPr>
          <w:t>第</w:t>
        </w:r>
        <w:r w:rsidR="008C5BD0" w:rsidRPr="00E4333E">
          <w:rPr>
            <w:rStyle w:val="ab"/>
            <w:rFonts w:hint="eastAsia"/>
            <w:noProof/>
          </w:rPr>
          <w:t>5</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377A26FC"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b"/>
            <w:noProof/>
          </w:rPr>
          <w:t>5.1 PDF</w:t>
        </w:r>
        <w:r w:rsidR="008C5BD0" w:rsidRPr="00E4333E">
          <w:rPr>
            <w:rStyle w:val="ab"/>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643668E9"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b"/>
            <w:noProof/>
          </w:rPr>
          <w:t>5.1.1</w:t>
        </w:r>
        <w:r w:rsidR="008C5BD0" w:rsidRPr="00E4333E">
          <w:rPr>
            <w:rStyle w:val="ab"/>
            <w:rFonts w:hint="eastAsia"/>
            <w:noProof/>
          </w:rPr>
          <w:t xml:space="preserve"> </w:t>
        </w:r>
        <w:r w:rsidR="008C5BD0" w:rsidRPr="00E4333E">
          <w:rPr>
            <w:rStyle w:val="ab"/>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1663AAE8"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b"/>
            <w:noProof/>
          </w:rPr>
          <w:t>5.1.2</w:t>
        </w:r>
        <w:r w:rsidR="008C5BD0" w:rsidRPr="00E4333E">
          <w:rPr>
            <w:rStyle w:val="ab"/>
            <w:rFonts w:hint="eastAsia"/>
            <w:noProof/>
          </w:rPr>
          <w:t xml:space="preserve"> </w:t>
        </w:r>
        <w:r w:rsidR="008C5BD0" w:rsidRPr="00E4333E">
          <w:rPr>
            <w:rStyle w:val="ab"/>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8C5BD0">
          <w:rPr>
            <w:noProof/>
            <w:webHidden/>
          </w:rPr>
          <w:t>44</w:t>
        </w:r>
        <w:r w:rsidR="008C5BD0">
          <w:rPr>
            <w:noProof/>
            <w:webHidden/>
          </w:rPr>
          <w:fldChar w:fldCharType="end"/>
        </w:r>
      </w:hyperlink>
    </w:p>
    <w:p w14:paraId="08A04E37"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b"/>
            <w:noProof/>
          </w:rPr>
          <w:t>5.2</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8C5BD0">
          <w:rPr>
            <w:noProof/>
            <w:webHidden/>
          </w:rPr>
          <w:t>45</w:t>
        </w:r>
        <w:r w:rsidR="008C5BD0">
          <w:rPr>
            <w:noProof/>
            <w:webHidden/>
          </w:rPr>
          <w:fldChar w:fldCharType="end"/>
        </w:r>
      </w:hyperlink>
    </w:p>
    <w:p w14:paraId="08E555D9"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b"/>
            <w:noProof/>
          </w:rPr>
          <w:t>5.3 PDF</w:t>
        </w:r>
        <w:r w:rsidR="008C5BD0" w:rsidRPr="00E4333E">
          <w:rPr>
            <w:rStyle w:val="ab"/>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8C5BD0">
          <w:rPr>
            <w:noProof/>
            <w:webHidden/>
          </w:rPr>
          <w:t>46</w:t>
        </w:r>
        <w:r w:rsidR="008C5BD0">
          <w:rPr>
            <w:noProof/>
            <w:webHidden/>
          </w:rPr>
          <w:fldChar w:fldCharType="end"/>
        </w:r>
      </w:hyperlink>
    </w:p>
    <w:p w14:paraId="611B0C58"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b"/>
            <w:noProof/>
          </w:rPr>
          <w:t>5.4 PDF</w:t>
        </w:r>
        <w:r w:rsidR="008C5BD0" w:rsidRPr="00E4333E">
          <w:rPr>
            <w:rStyle w:val="ab"/>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65B573BE"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b"/>
            <w:noProof/>
          </w:rPr>
          <w:t>5.4.1</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HTML</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7D262FD0"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b"/>
            <w:noProof/>
          </w:rPr>
          <w:t>5.4.2</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JSON</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8C5BD0">
          <w:rPr>
            <w:noProof/>
            <w:webHidden/>
          </w:rPr>
          <w:t>48</w:t>
        </w:r>
        <w:r w:rsidR="008C5BD0">
          <w:rPr>
            <w:noProof/>
            <w:webHidden/>
          </w:rPr>
          <w:fldChar w:fldCharType="end"/>
        </w:r>
      </w:hyperlink>
    </w:p>
    <w:p w14:paraId="3D053F11"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b"/>
            <w:noProof/>
          </w:rPr>
          <w:t>5.5</w:t>
        </w:r>
        <w:r w:rsidR="008C5BD0" w:rsidRPr="00E4333E">
          <w:rPr>
            <w:rStyle w:val="ab"/>
            <w:rFonts w:hint="eastAsia"/>
            <w:noProof/>
          </w:rPr>
          <w:t xml:space="preserve"> </w:t>
        </w:r>
        <w:r w:rsidR="008C5BD0" w:rsidRPr="00E4333E">
          <w:rPr>
            <w:rStyle w:val="ab"/>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D513670"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b"/>
            <w:noProof/>
          </w:rPr>
          <w:t>5.5.1</w:t>
        </w:r>
        <w:r w:rsidR="008C5BD0" w:rsidRPr="00E4333E">
          <w:rPr>
            <w:rStyle w:val="ab"/>
            <w:rFonts w:hint="eastAsia"/>
            <w:noProof/>
          </w:rPr>
          <w:t xml:space="preserve"> </w:t>
        </w:r>
        <w:r w:rsidR="008C5BD0" w:rsidRPr="00E4333E">
          <w:rPr>
            <w:rStyle w:val="ab"/>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7FA21032"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b"/>
            <w:noProof/>
          </w:rPr>
          <w:t>5.5.2</w:t>
        </w:r>
        <w:r w:rsidR="008C5BD0" w:rsidRPr="00E4333E">
          <w:rPr>
            <w:rStyle w:val="ab"/>
            <w:rFonts w:hint="eastAsia"/>
            <w:noProof/>
          </w:rPr>
          <w:t xml:space="preserve"> </w:t>
        </w:r>
        <w:r w:rsidR="008C5BD0" w:rsidRPr="00E4333E">
          <w:rPr>
            <w:rStyle w:val="ab"/>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7544022" w14:textId="77777777" w:rsidR="008C5BD0" w:rsidRDefault="002C013F">
      <w:pPr>
        <w:pStyle w:val="30"/>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b"/>
            <w:noProof/>
          </w:rPr>
          <w:t>5.5.3</w:t>
        </w:r>
        <w:r w:rsidR="008C5BD0" w:rsidRPr="00E4333E">
          <w:rPr>
            <w:rStyle w:val="ab"/>
            <w:rFonts w:hint="eastAsia"/>
            <w:noProof/>
          </w:rPr>
          <w:t xml:space="preserve"> </w:t>
        </w:r>
        <w:r w:rsidR="008C5BD0" w:rsidRPr="00E4333E">
          <w:rPr>
            <w:rStyle w:val="ab"/>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8C5BD0">
          <w:rPr>
            <w:noProof/>
            <w:webHidden/>
          </w:rPr>
          <w:t>54</w:t>
        </w:r>
        <w:r w:rsidR="008C5BD0">
          <w:rPr>
            <w:noProof/>
            <w:webHidden/>
          </w:rPr>
          <w:fldChar w:fldCharType="end"/>
        </w:r>
      </w:hyperlink>
    </w:p>
    <w:p w14:paraId="462D1678"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b"/>
            <w:noProof/>
          </w:rPr>
          <w:t>5.6</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8C5BD0">
          <w:rPr>
            <w:noProof/>
            <w:webHidden/>
          </w:rPr>
          <w:t>55</w:t>
        </w:r>
        <w:r w:rsidR="008C5BD0">
          <w:rPr>
            <w:noProof/>
            <w:webHidden/>
          </w:rPr>
          <w:fldChar w:fldCharType="end"/>
        </w:r>
      </w:hyperlink>
    </w:p>
    <w:p w14:paraId="4AC3C353" w14:textId="77777777" w:rsidR="008C5BD0" w:rsidRDefault="002C013F">
      <w:pPr>
        <w:pStyle w:val="11"/>
        <w:rPr>
          <w:rFonts w:asciiTheme="minorHAnsi" w:eastAsiaTheme="minorEastAsia" w:hAnsiTheme="minorHAnsi" w:cstheme="minorBidi"/>
          <w:noProof/>
          <w:sz w:val="21"/>
          <w:szCs w:val="22"/>
        </w:rPr>
      </w:pPr>
      <w:hyperlink w:anchor="_Toc406841196" w:history="1">
        <w:r w:rsidR="008C5BD0" w:rsidRPr="00E4333E">
          <w:rPr>
            <w:rStyle w:val="ab"/>
            <w:rFonts w:hint="eastAsia"/>
            <w:noProof/>
          </w:rPr>
          <w:t>第</w:t>
        </w:r>
        <w:r w:rsidR="008C5BD0" w:rsidRPr="00E4333E">
          <w:rPr>
            <w:rStyle w:val="ab"/>
            <w:rFonts w:hint="eastAsia"/>
            <w:noProof/>
          </w:rPr>
          <w:t>6</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532916CD"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b"/>
            <w:noProof/>
          </w:rPr>
          <w:t>6.1</w:t>
        </w:r>
        <w:r w:rsidR="008C5BD0" w:rsidRPr="00E4333E">
          <w:rPr>
            <w:rStyle w:val="ab"/>
            <w:rFonts w:hint="eastAsia"/>
            <w:noProof/>
          </w:rPr>
          <w:t xml:space="preserve"> </w:t>
        </w:r>
        <w:r w:rsidR="008C5BD0" w:rsidRPr="00E4333E">
          <w:rPr>
            <w:rStyle w:val="ab"/>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6A5C9388" w14:textId="77777777" w:rsidR="008C5BD0" w:rsidRDefault="002C013F">
      <w:pPr>
        <w:pStyle w:val="20"/>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b"/>
            <w:noProof/>
          </w:rPr>
          <w:t>6.2</w:t>
        </w:r>
        <w:r w:rsidR="008C5BD0" w:rsidRPr="00E4333E">
          <w:rPr>
            <w:rStyle w:val="ab"/>
            <w:rFonts w:hint="eastAsia"/>
            <w:noProof/>
          </w:rPr>
          <w:t xml:space="preserve"> </w:t>
        </w:r>
        <w:r w:rsidR="008C5BD0" w:rsidRPr="00E4333E">
          <w:rPr>
            <w:rStyle w:val="ab"/>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8C5BD0">
          <w:rPr>
            <w:noProof/>
            <w:webHidden/>
          </w:rPr>
          <w:t>58</w:t>
        </w:r>
        <w:r w:rsidR="008C5BD0">
          <w:rPr>
            <w:noProof/>
            <w:webHidden/>
          </w:rPr>
          <w:fldChar w:fldCharType="end"/>
        </w:r>
      </w:hyperlink>
    </w:p>
    <w:p w14:paraId="7C94B92C" w14:textId="77777777" w:rsidR="008C5BD0" w:rsidRDefault="002C013F">
      <w:pPr>
        <w:pStyle w:val="11"/>
        <w:rPr>
          <w:rFonts w:asciiTheme="minorHAnsi" w:eastAsiaTheme="minorEastAsia" w:hAnsiTheme="minorHAnsi" w:cstheme="minorBidi"/>
          <w:noProof/>
          <w:sz w:val="21"/>
          <w:szCs w:val="22"/>
        </w:rPr>
      </w:pPr>
      <w:hyperlink w:anchor="_Toc406841199" w:history="1">
        <w:r w:rsidR="008C5BD0" w:rsidRPr="00E4333E">
          <w:rPr>
            <w:rStyle w:val="ab"/>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8C5BD0">
          <w:rPr>
            <w:noProof/>
            <w:webHidden/>
          </w:rPr>
          <w:t>59</w:t>
        </w:r>
        <w:r w:rsidR="008C5BD0">
          <w:rPr>
            <w:noProof/>
            <w:webHidden/>
          </w:rPr>
          <w:fldChar w:fldCharType="end"/>
        </w:r>
      </w:hyperlink>
    </w:p>
    <w:p w14:paraId="7090B4FB" w14:textId="294590C3" w:rsidR="008C5BD0" w:rsidRDefault="002C013F">
      <w:pPr>
        <w:pStyle w:val="11"/>
        <w:rPr>
          <w:rFonts w:asciiTheme="minorHAnsi" w:eastAsiaTheme="minorEastAsia" w:hAnsiTheme="minorHAnsi" w:cstheme="minorBidi"/>
          <w:noProof/>
          <w:sz w:val="21"/>
          <w:szCs w:val="22"/>
        </w:rPr>
      </w:pPr>
      <w:hyperlink w:anchor="_Toc406841200" w:history="1">
        <w:r w:rsidR="008C5BD0" w:rsidRPr="00E4333E">
          <w:rPr>
            <w:rStyle w:val="ab"/>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8C5BD0">
          <w:rPr>
            <w:noProof/>
            <w:webHidden/>
          </w:rPr>
          <w:t>61</w:t>
        </w:r>
        <w:r w:rsidR="008C5BD0">
          <w:rPr>
            <w:noProof/>
            <w:webHidden/>
          </w:rPr>
          <w:fldChar w:fldCharType="end"/>
        </w:r>
      </w:hyperlink>
    </w:p>
    <w:p w14:paraId="7A7C05E1" w14:textId="6CCF3FE9" w:rsidR="008C5BD0" w:rsidRDefault="002C013F">
      <w:pPr>
        <w:pStyle w:val="11"/>
        <w:rPr>
          <w:rFonts w:asciiTheme="minorHAnsi" w:eastAsiaTheme="minorEastAsia" w:hAnsiTheme="minorHAnsi" w:cstheme="minorBidi"/>
          <w:noProof/>
          <w:sz w:val="21"/>
          <w:szCs w:val="22"/>
        </w:rPr>
      </w:pPr>
      <w:hyperlink w:anchor="_Toc406841201" w:history="1">
        <w:r w:rsidR="008C5BD0" w:rsidRPr="00E4333E">
          <w:rPr>
            <w:rStyle w:val="ab"/>
            <w:rFonts w:hint="eastAsia"/>
            <w:noProof/>
          </w:rPr>
          <w:t>致</w:t>
        </w:r>
        <w:r w:rsidR="008C5BD0" w:rsidRPr="00E4333E">
          <w:rPr>
            <w:rStyle w:val="ab"/>
            <w:noProof/>
          </w:rPr>
          <w:t xml:space="preserve">  </w:t>
        </w:r>
        <w:r w:rsidR="008C5BD0" w:rsidRPr="00E4333E">
          <w:rPr>
            <w:rStyle w:val="ab"/>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8C5BD0">
          <w:rPr>
            <w:noProof/>
            <w:webHidden/>
          </w:rPr>
          <w:t>62</w:t>
        </w:r>
        <w:r w:rsidR="008C5BD0">
          <w:rPr>
            <w:noProof/>
            <w:webHidden/>
          </w:rPr>
          <w:fldChar w:fldCharType="end"/>
        </w:r>
      </w:hyperlink>
    </w:p>
    <w:p w14:paraId="02FA7CF5" w14:textId="77777777" w:rsidR="008C5BD0" w:rsidRDefault="002C013F">
      <w:pPr>
        <w:pStyle w:val="11"/>
        <w:rPr>
          <w:rFonts w:asciiTheme="minorHAnsi" w:eastAsiaTheme="minorEastAsia" w:hAnsiTheme="minorHAnsi" w:cstheme="minorBidi"/>
          <w:noProof/>
          <w:sz w:val="21"/>
          <w:szCs w:val="22"/>
        </w:rPr>
      </w:pPr>
      <w:hyperlink w:anchor="_Toc406841202" w:history="1">
        <w:r w:rsidR="008C5BD0" w:rsidRPr="00E4333E">
          <w:rPr>
            <w:rStyle w:val="ab"/>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8C5BD0">
          <w:rPr>
            <w:noProof/>
            <w:webHidden/>
          </w:rPr>
          <w:t>63</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3427C6E4"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ins w:id="79" w:author="xuan Zhao" w:date="2017-11-06T16:02:00Z">
        <w:r w:rsidR="00D82C5F">
          <w:rPr>
            <w:rFonts w:ascii="Times New Roman" w:hAnsi="宋体" w:hint="eastAsia"/>
            <w:szCs w:val="24"/>
            <w:lang w:val="en-AU"/>
          </w:rPr>
          <w:t>因此，</w:t>
        </w:r>
      </w:ins>
      <w:ins w:id="80" w:author="xuan Zhao" w:date="2017-11-06T16:05:00Z">
        <w:r w:rsidR="00B54182">
          <w:rPr>
            <w:rFonts w:ascii="Times New Roman" w:hAnsi="宋体" w:hint="eastAsia"/>
            <w:szCs w:val="24"/>
            <w:lang w:val="en-AU"/>
          </w:rPr>
          <w:t>对</w:t>
        </w:r>
      </w:ins>
      <w:ins w:id="81" w:author="xuan Zhao" w:date="2017-11-06T16:02:00Z">
        <w:r w:rsidR="00D82C5F">
          <w:rPr>
            <w:rFonts w:ascii="Times New Roman" w:hAnsi="宋体" w:hint="eastAsia"/>
            <w:szCs w:val="24"/>
            <w:lang w:val="en-AU"/>
          </w:rPr>
          <w:t>排序模型</w:t>
        </w:r>
      </w:ins>
      <w:ins w:id="82" w:author="xuan Zhao" w:date="2017-11-06T16:05:00Z">
        <w:r w:rsidR="00B54182">
          <w:rPr>
            <w:rFonts w:ascii="Times New Roman" w:hAnsi="宋体" w:hint="eastAsia"/>
            <w:szCs w:val="24"/>
            <w:lang w:val="en-AU"/>
          </w:rPr>
          <w:t>和</w:t>
        </w:r>
      </w:ins>
      <w:ins w:id="83" w:author="xuan Zhao" w:date="2017-11-06T16:02:00Z">
        <w:r w:rsidR="00D82C5F">
          <w:rPr>
            <w:rFonts w:ascii="Times New Roman" w:hAnsi="宋体" w:hint="eastAsia"/>
            <w:szCs w:val="24"/>
            <w:lang w:val="en-AU"/>
          </w:rPr>
          <w:t>排序结果</w:t>
        </w:r>
      </w:ins>
      <w:ins w:id="84" w:author="xuan Zhao" w:date="2017-11-06T16:05:00Z">
        <w:r w:rsidR="001E095E">
          <w:rPr>
            <w:rFonts w:ascii="Times New Roman" w:hAnsi="宋体" w:hint="eastAsia"/>
            <w:szCs w:val="24"/>
            <w:lang w:val="en-AU"/>
          </w:rPr>
          <w:t>优化方法</w:t>
        </w:r>
      </w:ins>
      <w:ins w:id="85" w:author="xuan Zhao" w:date="2017-11-07T22:33:00Z">
        <w:r w:rsidR="001E095E">
          <w:rPr>
            <w:rFonts w:ascii="Times New Roman" w:hAnsi="宋体" w:hint="eastAsia"/>
            <w:szCs w:val="24"/>
            <w:lang w:val="en-AU"/>
          </w:rPr>
          <w:t>进行</w:t>
        </w:r>
      </w:ins>
      <w:ins w:id="86" w:author="xuan Zhao" w:date="2017-11-06T16:05:00Z">
        <w:r w:rsidR="00B54182">
          <w:rPr>
            <w:rFonts w:ascii="Times New Roman" w:hAnsi="宋体" w:hint="eastAsia"/>
            <w:szCs w:val="24"/>
            <w:lang w:val="en-AU"/>
          </w:rPr>
          <w:t>研究</w:t>
        </w:r>
      </w:ins>
      <w:ins w:id="87" w:author="xuan Zhao" w:date="2017-11-06T16:16:00Z">
        <w:r w:rsidR="00E53088">
          <w:rPr>
            <w:rFonts w:ascii="Times New Roman" w:hAnsi="宋体" w:hint="eastAsia"/>
            <w:szCs w:val="24"/>
            <w:lang w:val="en-AU"/>
          </w:rPr>
          <w:t>具有很高</w:t>
        </w:r>
      </w:ins>
      <w:ins w:id="88" w:author="xuan Zhao" w:date="2017-11-06T16:18:00Z">
        <w:r w:rsidR="00DC423F">
          <w:rPr>
            <w:rFonts w:ascii="Times New Roman" w:hAnsi="宋体" w:hint="eastAsia"/>
            <w:szCs w:val="24"/>
            <w:lang w:val="en-AU"/>
          </w:rPr>
          <w:t>的</w:t>
        </w:r>
      </w:ins>
      <w:ins w:id="89" w:author="xuan Zhao" w:date="2017-11-06T16:16:00Z">
        <w:r w:rsidR="00E53088">
          <w:rPr>
            <w:rFonts w:ascii="Times New Roman" w:hAnsi="宋体" w:hint="eastAsia"/>
            <w:szCs w:val="24"/>
            <w:lang w:val="en-AU"/>
          </w:rPr>
          <w:t>价值</w:t>
        </w:r>
      </w:ins>
      <w:ins w:id="90" w:author="xuan Zhao" w:date="2017-11-06T14:59:00Z">
        <w:r w:rsidR="000E7F4A" w:rsidRPr="000E7F4A">
          <w:rPr>
            <w:rFonts w:ascii="Times New Roman" w:hAnsi="宋体" w:hint="eastAsia"/>
            <w:szCs w:val="24"/>
            <w:lang w:val="en-AU"/>
          </w:rPr>
          <w:t>。</w:t>
        </w:r>
      </w:ins>
      <w:ins w:id="91" w:author="xuan Zhao" w:date="2017-11-07T22:42:00Z">
        <w:r w:rsidR="002C013F">
          <w:rPr>
            <w:rFonts w:ascii="Times New Roman" w:hAnsi="宋体" w:hint="eastAsia"/>
            <w:szCs w:val="24"/>
            <w:lang w:val="en-AU"/>
          </w:rPr>
          <w:t>排序问题的传统解决方案</w:t>
        </w:r>
        <w:r w:rsidR="002D28C8">
          <w:rPr>
            <w:rFonts w:ascii="Times New Roman" w:hAnsi="宋体" w:hint="eastAsia"/>
            <w:szCs w:val="24"/>
            <w:lang w:val="en-AU"/>
          </w:rPr>
          <w:t>大多</w:t>
        </w:r>
      </w:ins>
      <w:ins w:id="92" w:author="xuan Zhao" w:date="2017-11-07T22:43:00Z">
        <w:r w:rsidR="002D28C8">
          <w:rPr>
            <w:rFonts w:ascii="Times New Roman" w:hAnsi="宋体" w:hint="eastAsia"/>
            <w:szCs w:val="24"/>
            <w:lang w:val="en-AU"/>
          </w:rPr>
          <w:t>依赖人工</w:t>
        </w:r>
      </w:ins>
      <w:ins w:id="93" w:author="xuan Zhao" w:date="2017-11-07T22:44:00Z">
        <w:r w:rsidR="002D28C8">
          <w:rPr>
            <w:rFonts w:ascii="Times New Roman" w:hAnsi="宋体" w:hint="eastAsia"/>
            <w:szCs w:val="24"/>
            <w:lang w:val="en-AU"/>
          </w:rPr>
          <w:t>经验，通过</w:t>
        </w:r>
      </w:ins>
      <w:ins w:id="94" w:author="xuan Zhao" w:date="2017-11-07T23:02:00Z">
        <w:r w:rsidR="00367687">
          <w:rPr>
            <w:rFonts w:ascii="Times New Roman" w:hAnsi="宋体" w:hint="eastAsia"/>
            <w:szCs w:val="24"/>
            <w:lang w:val="en-AU"/>
          </w:rPr>
          <w:t>组合</w:t>
        </w:r>
      </w:ins>
      <w:ins w:id="95" w:author="xuan Zhao" w:date="2017-11-07T22:44:00Z">
        <w:r w:rsidR="002D28C8">
          <w:rPr>
            <w:rFonts w:ascii="Times New Roman" w:hAnsi="宋体" w:hint="eastAsia"/>
            <w:szCs w:val="24"/>
            <w:lang w:val="en-AU"/>
          </w:rPr>
          <w:t>一系列</w:t>
        </w:r>
      </w:ins>
      <w:ins w:id="96" w:author="xuan Zhao" w:date="2017-11-07T22:45:00Z">
        <w:r w:rsidR="002D28C8">
          <w:rPr>
            <w:rFonts w:ascii="Times New Roman" w:hAnsi="宋体" w:hint="eastAsia"/>
            <w:szCs w:val="24"/>
            <w:lang w:val="en-AU"/>
          </w:rPr>
          <w:t>排序</w:t>
        </w:r>
      </w:ins>
      <w:ins w:id="97" w:author="xuan Zhao" w:date="2017-11-07T22:44:00Z">
        <w:r w:rsidR="002D28C8">
          <w:rPr>
            <w:rFonts w:ascii="Times New Roman" w:hAnsi="宋体" w:hint="eastAsia"/>
            <w:szCs w:val="24"/>
            <w:lang w:val="en-AU"/>
          </w:rPr>
          <w:t>规则</w:t>
        </w:r>
      </w:ins>
      <w:ins w:id="98" w:author="xuan Zhao" w:date="2017-11-07T22:45:00Z">
        <w:r w:rsidR="002D28C8">
          <w:rPr>
            <w:rFonts w:ascii="Times New Roman" w:hAnsi="宋体" w:hint="eastAsia"/>
            <w:szCs w:val="24"/>
            <w:lang w:val="en-AU"/>
          </w:rPr>
          <w:t>，或是由专家</w:t>
        </w:r>
      </w:ins>
      <w:ins w:id="99" w:author="xuan Zhao" w:date="2017-11-07T23:03:00Z">
        <w:r w:rsidR="007331EB">
          <w:rPr>
            <w:rFonts w:ascii="Times New Roman" w:hAnsi="宋体" w:hint="eastAsia"/>
            <w:szCs w:val="24"/>
            <w:lang w:val="en-AU"/>
          </w:rPr>
          <w:t>根据待排序项的特征</w:t>
        </w:r>
      </w:ins>
      <w:ins w:id="100" w:author="xuan Zhao" w:date="2017-11-07T22:45:00Z">
        <w:r w:rsidR="002D28C8">
          <w:rPr>
            <w:rFonts w:ascii="Times New Roman" w:hAnsi="宋体" w:hint="eastAsia"/>
            <w:szCs w:val="24"/>
            <w:lang w:val="en-AU"/>
          </w:rPr>
          <w:t>确定</w:t>
        </w:r>
      </w:ins>
      <w:ins w:id="101" w:author="xuan Zhao" w:date="2017-11-07T23:04:00Z">
        <w:r w:rsidR="007331EB">
          <w:rPr>
            <w:rFonts w:ascii="Times New Roman" w:hAnsi="宋体" w:hint="eastAsia"/>
            <w:szCs w:val="24"/>
            <w:lang w:val="en-AU"/>
          </w:rPr>
          <w:t>排序公式。</w:t>
        </w:r>
      </w:ins>
      <w:ins w:id="102" w:author="xuan Zhao" w:date="2017-11-07T23:14:00Z">
        <w:r w:rsidR="00B76E07">
          <w:rPr>
            <w:rFonts w:ascii="Times New Roman" w:hAnsi="宋体" w:hint="eastAsia"/>
            <w:szCs w:val="24"/>
            <w:lang w:val="en-AU"/>
          </w:rPr>
          <w:t>随着</w:t>
        </w:r>
        <w:r w:rsidR="001C6763">
          <w:rPr>
            <w:rFonts w:ascii="Times New Roman" w:hAnsi="宋体" w:hint="eastAsia"/>
            <w:szCs w:val="24"/>
            <w:lang w:val="en-AU"/>
          </w:rPr>
          <w:t>对排序问题</w:t>
        </w:r>
      </w:ins>
      <w:ins w:id="103" w:author="xuan Zhao" w:date="2017-11-07T23:15:00Z">
        <w:r w:rsidR="001C6763">
          <w:rPr>
            <w:rFonts w:ascii="Times New Roman" w:hAnsi="宋体" w:hint="eastAsia"/>
            <w:szCs w:val="24"/>
            <w:lang w:val="en-AU"/>
          </w:rPr>
          <w:t>研究的不断深入</w:t>
        </w:r>
      </w:ins>
      <w:ins w:id="104" w:author="xuan Zhao" w:date="2017-11-07T23:14:00Z">
        <w:r w:rsidR="00B76E07">
          <w:rPr>
            <w:rFonts w:ascii="Times New Roman" w:hAnsi="宋体" w:hint="eastAsia"/>
            <w:szCs w:val="24"/>
            <w:lang w:val="en-AU"/>
          </w:rPr>
          <w:t>，</w:t>
        </w:r>
      </w:ins>
      <w:ins w:id="105" w:author="xuan Zhao" w:date="2017-11-07T23:08:00Z">
        <w:r w:rsidR="00916E57">
          <w:rPr>
            <w:rFonts w:ascii="Times New Roman" w:hAnsi="宋体" w:hint="eastAsia"/>
            <w:szCs w:val="24"/>
            <w:lang w:val="en-AU"/>
          </w:rPr>
          <w:t>目前比较常用的做法是利用机器学习</w:t>
        </w:r>
      </w:ins>
      <w:ins w:id="106" w:author="xuan Zhao" w:date="2017-11-07T23:15:00Z">
        <w:r w:rsidR="00567845">
          <w:rPr>
            <w:rFonts w:ascii="Times New Roman" w:hAnsi="宋体" w:hint="eastAsia"/>
            <w:szCs w:val="24"/>
            <w:lang w:val="en-AU"/>
          </w:rPr>
          <w:t>相关</w:t>
        </w:r>
      </w:ins>
      <w:ins w:id="107" w:author="xuan Zhao" w:date="2017-11-07T23:08:00Z">
        <w:r w:rsidR="00916E57">
          <w:rPr>
            <w:rFonts w:ascii="Times New Roman" w:hAnsi="宋体" w:hint="eastAsia"/>
            <w:szCs w:val="24"/>
            <w:lang w:val="en-AU"/>
          </w:rPr>
          <w:t>技术解决排序问题。</w:t>
        </w:r>
      </w:ins>
      <w:ins w:id="108" w:author="xuan Zhao" w:date="2017-11-07T23:09:00Z">
        <w:r w:rsidR="007A390C">
          <w:rPr>
            <w:rFonts w:ascii="Times New Roman" w:hAnsi="宋体" w:hint="eastAsia"/>
            <w:szCs w:val="24"/>
            <w:lang w:val="en-AU"/>
          </w:rPr>
          <w:t>与传统解决方案</w:t>
        </w:r>
      </w:ins>
      <w:ins w:id="109" w:author="xuan Zhao" w:date="2017-11-07T23:10:00Z">
        <w:r w:rsidR="007A390C">
          <w:rPr>
            <w:rFonts w:ascii="Times New Roman" w:hAnsi="宋体" w:hint="eastAsia"/>
            <w:szCs w:val="24"/>
            <w:lang w:val="en-AU"/>
          </w:rPr>
          <w:t>相比，基于机器学习的排序模型</w:t>
        </w:r>
      </w:ins>
      <w:ins w:id="110" w:author="xuan Zhao" w:date="2017-11-07T23:11:00Z">
        <w:r w:rsidR="007A390C">
          <w:rPr>
            <w:rFonts w:ascii="Times New Roman" w:hAnsi="宋体" w:hint="eastAsia"/>
            <w:szCs w:val="24"/>
            <w:lang w:val="en-AU"/>
          </w:rPr>
          <w:t>具有更高的效率和准确度，</w:t>
        </w:r>
      </w:ins>
      <w:ins w:id="111" w:author="xuan Zhao" w:date="2017-11-07T23:12:00Z">
        <w:r w:rsidR="0067614A">
          <w:rPr>
            <w:rFonts w:ascii="Times New Roman" w:hAnsi="宋体" w:hint="eastAsia"/>
            <w:szCs w:val="24"/>
            <w:lang w:val="en-AU"/>
          </w:rPr>
          <w:t>得到的</w:t>
        </w:r>
      </w:ins>
      <w:ins w:id="112" w:author="xuan Zhao" w:date="2017-11-07T23:11:00Z">
        <w:r w:rsidR="007A390C">
          <w:rPr>
            <w:rFonts w:ascii="Times New Roman" w:hAnsi="宋体" w:hint="eastAsia"/>
            <w:szCs w:val="24"/>
            <w:lang w:val="en-AU"/>
          </w:rPr>
          <w:t>排序结果也具有更强的客观性和可解释性。</w:t>
        </w:r>
      </w:ins>
    </w:p>
    <w:p w14:paraId="19AC4053" w14:textId="4D615489" w:rsidR="000E7F4A" w:rsidRPr="000E7F4A" w:rsidRDefault="000E7F4A" w:rsidP="000E7F4A">
      <w:pPr>
        <w:spacing w:line="400" w:lineRule="exact"/>
        <w:ind w:firstLine="420"/>
        <w:rPr>
          <w:ins w:id="113" w:author="xuan Zhao" w:date="2017-11-06T14:57:00Z"/>
          <w:rFonts w:ascii="Times New Roman" w:hAnsi="宋体"/>
          <w:szCs w:val="24"/>
          <w:lang w:val="en-AU"/>
          <w:rPrChange w:id="114" w:author="xuan Zhao" w:date="2017-11-06T14:59:00Z">
            <w:rPr>
              <w:ins w:id="115" w:author="xuan Zhao" w:date="2017-11-06T14:57:00Z"/>
              <w:rFonts w:ascii="Times New Roman" w:hAnsi="宋体"/>
              <w:szCs w:val="24"/>
            </w:rPr>
          </w:rPrChange>
        </w:rPr>
      </w:pPr>
      <w:ins w:id="116"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w:t>
        </w:r>
      </w:ins>
      <w:ins w:id="117" w:author="xuan Zhao" w:date="2017-11-07T23:23:00Z">
        <w:r w:rsidR="00AE5496">
          <w:rPr>
            <w:rFonts w:ascii="Times New Roman" w:hAnsi="宋体" w:hint="eastAsia"/>
            <w:szCs w:val="24"/>
            <w:lang w:val="en-AU"/>
          </w:rPr>
          <w:t>以支持向量机（</w:t>
        </w:r>
      </w:ins>
      <w:ins w:id="118" w:author="xuan Zhao" w:date="2017-11-06T14:59:00Z">
        <w:r w:rsidRPr="000E7F4A">
          <w:rPr>
            <w:rFonts w:ascii="Times New Roman" w:hAnsi="宋体" w:hint="eastAsia"/>
            <w:szCs w:val="24"/>
            <w:lang w:val="en-AU"/>
          </w:rPr>
          <w:t>SVM</w:t>
        </w:r>
      </w:ins>
      <w:ins w:id="119" w:author="xuan Zhao" w:date="2017-11-07T23:23:00Z">
        <w:r w:rsidR="00AE5496">
          <w:rPr>
            <w:rFonts w:ascii="Times New Roman" w:hAnsi="宋体" w:hint="eastAsia"/>
            <w:szCs w:val="24"/>
            <w:lang w:val="en-AU"/>
          </w:rPr>
          <w:t>）为代表的</w:t>
        </w:r>
      </w:ins>
      <w:ins w:id="120" w:author="xuan Zhao" w:date="2017-11-06T14:59:00Z">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ins>
      <w:ins w:id="121" w:author="xuan Zhao" w:date="2017-11-07T23:25:00Z">
        <w:r w:rsidR="002A1944">
          <w:rPr>
            <w:rFonts w:ascii="Times New Roman" w:hAnsi="宋体" w:hint="eastAsia"/>
            <w:szCs w:val="24"/>
            <w:lang w:val="en-AU"/>
          </w:rPr>
          <w:t>长短时记忆网络</w:t>
        </w:r>
      </w:ins>
      <w:ins w:id="122" w:author="xuan Zhao" w:date="2017-11-07T23:26:00Z">
        <w:r w:rsidR="002A1944">
          <w:rPr>
            <w:rFonts w:ascii="Times New Roman" w:hAnsi="宋体" w:hint="eastAsia"/>
            <w:szCs w:val="24"/>
            <w:lang w:val="en-AU"/>
          </w:rPr>
          <w:t>（</w:t>
        </w:r>
      </w:ins>
      <w:ins w:id="123" w:author="xuan Zhao" w:date="2017-11-06T14:59:00Z">
        <w:r w:rsidRPr="000E7F4A">
          <w:rPr>
            <w:rFonts w:ascii="Times New Roman" w:hAnsi="宋体" w:hint="eastAsia"/>
            <w:szCs w:val="24"/>
            <w:lang w:val="en-AU"/>
          </w:rPr>
          <w:t>LSTM</w:t>
        </w:r>
      </w:ins>
      <w:ins w:id="124" w:author="xuan Zhao" w:date="2017-11-07T23:26:00Z">
        <w:r w:rsidR="002A1944">
          <w:rPr>
            <w:rFonts w:ascii="Times New Roman" w:hAnsi="宋体" w:hint="eastAsia"/>
            <w:szCs w:val="24"/>
            <w:lang w:val="en-AU"/>
          </w:rPr>
          <w:t>）</w:t>
        </w:r>
      </w:ins>
      <w:ins w:id="125" w:author="xuan Zhao" w:date="2017-11-06T14:59:00Z">
        <w:r w:rsidRPr="000E7F4A">
          <w:rPr>
            <w:rFonts w:ascii="Times New Roman" w:hAnsi="宋体" w:hint="eastAsia"/>
            <w:szCs w:val="24"/>
            <w:lang w:val="en-AU"/>
          </w:rPr>
          <w:t>和</w:t>
        </w:r>
      </w:ins>
      <w:ins w:id="126" w:author="xuan Zhao" w:date="2017-11-07T23:26:00Z">
        <w:r w:rsidR="002A1944">
          <w:rPr>
            <w:rFonts w:ascii="Times New Roman" w:hAnsi="宋体" w:hint="eastAsia"/>
            <w:szCs w:val="24"/>
            <w:lang w:val="en-AU"/>
          </w:rPr>
          <w:t>门控循环单元（</w:t>
        </w:r>
      </w:ins>
      <w:ins w:id="127" w:author="xuan Zhao" w:date="2017-11-06T14:59:00Z">
        <w:r w:rsidRPr="000E7F4A">
          <w:rPr>
            <w:rFonts w:ascii="Times New Roman" w:hAnsi="宋体" w:hint="eastAsia"/>
            <w:szCs w:val="24"/>
            <w:lang w:val="en-AU"/>
          </w:rPr>
          <w:t>GRU</w:t>
        </w:r>
      </w:ins>
      <w:ins w:id="128" w:author="xuan Zhao" w:date="2017-11-07T23:26:00Z">
        <w:r w:rsidR="002A1944">
          <w:rPr>
            <w:rFonts w:ascii="Times New Roman" w:hAnsi="宋体" w:hint="eastAsia"/>
            <w:szCs w:val="24"/>
            <w:lang w:val="en-AU"/>
          </w:rPr>
          <w:t>）</w:t>
        </w:r>
      </w:ins>
      <w:ins w:id="129" w:author="xuan Zhao" w:date="2017-11-06T14:59:00Z">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ins>
      <w:ins w:id="130" w:author="xuan Zhao" w:date="2017-11-07T23:27:00Z">
        <w:r w:rsidR="00A46AB3">
          <w:rPr>
            <w:rFonts w:ascii="Times New Roman" w:hAnsi="宋体" w:hint="eastAsia"/>
            <w:szCs w:val="24"/>
            <w:lang w:val="en-AU"/>
          </w:rPr>
          <w:t>处理</w:t>
        </w:r>
      </w:ins>
      <w:ins w:id="131" w:author="xuan Zhao" w:date="2017-11-06T14:59:00Z">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ins>
      <w:ins w:id="132" w:author="xuan Zhao" w:date="2017-11-07T23:28:00Z">
        <w:r w:rsidR="00A46AB3">
          <w:rPr>
            <w:rFonts w:ascii="Times New Roman" w:hAnsi="宋体" w:hint="eastAsia"/>
            <w:szCs w:val="24"/>
            <w:lang w:val="en-AU"/>
          </w:rPr>
          <w:t>机器学习</w:t>
        </w:r>
      </w:ins>
      <w:bookmarkStart w:id="133" w:name="_GoBack"/>
      <w:bookmarkEnd w:id="133"/>
      <w:ins w:id="134" w:author="xuan Zhao" w:date="2017-11-06T14:59:00Z">
        <w:r w:rsidR="002C013F">
          <w:rPr>
            <w:rFonts w:ascii="Times New Roman" w:hAnsi="宋体" w:hint="eastAsia"/>
            <w:szCs w:val="24"/>
            <w:lang w:val="en-AU"/>
          </w:rPr>
          <w:t>算法模型的效果。</w:t>
        </w:r>
      </w:ins>
    </w:p>
    <w:p w14:paraId="1556BE4A" w14:textId="08D1DE28" w:rsidR="00DD63F3" w:rsidRPr="00585C4D" w:rsidDel="00500372" w:rsidRDefault="00282CA4" w:rsidP="00DD63F3">
      <w:pPr>
        <w:spacing w:line="400" w:lineRule="exact"/>
        <w:ind w:firstLine="420"/>
        <w:rPr>
          <w:del w:id="135" w:author="xuan Zhao" w:date="2017-11-06T14:59:00Z"/>
          <w:rFonts w:ascii="Times New Roman" w:hAnsi="宋体"/>
          <w:szCs w:val="24"/>
        </w:rPr>
      </w:pPr>
      <w:del w:id="136" w:author="xuan Zhao" w:date="2017-11-06T14:59:00Z">
        <w:r w:rsidRPr="00585C4D" w:rsidDel="00500372">
          <w:rPr>
            <w:rFonts w:ascii="Times New Roman" w:hAnsi="宋体" w:hint="eastAsia"/>
            <w:szCs w:val="24"/>
          </w:rPr>
          <w:lastRenderedPageBreak/>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137" w:author="xuan Zhao" w:date="2017-11-06T14:59:00Z"/>
          <w:rFonts w:ascii="Times New Roman" w:hAnsi="宋体"/>
          <w:szCs w:val="24"/>
        </w:rPr>
      </w:pPr>
      <w:del w:id="138"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139" w:author="xuan Zhao" w:date="2017-11-06T14:59:00Z"/>
          <w:rFonts w:ascii="Times New Roman" w:hAnsi="宋体"/>
          <w:szCs w:val="24"/>
        </w:rPr>
      </w:pPr>
      <w:del w:id="140"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41" w:name="_Toc248481438"/>
      <w:bookmarkStart w:id="142" w:name="_Toc406841144"/>
      <w:r>
        <w:t>研究意义</w:t>
      </w:r>
      <w:bookmarkEnd w:id="141"/>
      <w:bookmarkEnd w:id="142"/>
    </w:p>
    <w:p w14:paraId="35D0FB59" w14:textId="77777777" w:rsidR="002C013F" w:rsidRDefault="002C013F" w:rsidP="00456481">
      <w:pPr>
        <w:spacing w:line="400" w:lineRule="exact"/>
        <w:ind w:firstLine="420"/>
        <w:rPr>
          <w:ins w:id="143" w:author="xuan Zhao" w:date="2017-11-07T22:40:00Z"/>
          <w:rFonts w:ascii="Times New Roman" w:hAnsi="宋体"/>
          <w:szCs w:val="24"/>
        </w:rPr>
      </w:pPr>
    </w:p>
    <w:p w14:paraId="2D476132" w14:textId="77777777" w:rsidR="002C013F" w:rsidRDefault="002C013F" w:rsidP="00456481">
      <w:pPr>
        <w:spacing w:line="400" w:lineRule="exact"/>
        <w:ind w:firstLine="420"/>
        <w:rPr>
          <w:ins w:id="144" w:author="xuan Zhao" w:date="2017-11-07T22:40:00Z"/>
          <w:rFonts w:ascii="Times New Roman" w:hAnsi="宋体"/>
          <w:szCs w:val="24"/>
        </w:rPr>
      </w:pPr>
    </w:p>
    <w:p w14:paraId="2668892B" w14:textId="77777777" w:rsidR="002C013F" w:rsidRDefault="002C013F" w:rsidP="00456481">
      <w:pPr>
        <w:spacing w:line="400" w:lineRule="exact"/>
        <w:ind w:firstLine="420"/>
        <w:rPr>
          <w:ins w:id="145" w:author="xuan Zhao" w:date="2017-11-07T22:40:00Z"/>
          <w:rFonts w:ascii="Times New Roman" w:hAnsi="宋体"/>
          <w:szCs w:val="24"/>
        </w:rPr>
      </w:pPr>
    </w:p>
    <w:p w14:paraId="1362ED79" w14:textId="77777777" w:rsidR="002C013F" w:rsidRDefault="002C013F" w:rsidP="00456481">
      <w:pPr>
        <w:spacing w:line="400" w:lineRule="exact"/>
        <w:ind w:firstLine="420"/>
        <w:rPr>
          <w:ins w:id="146" w:author="xuan Zhao" w:date="2017-11-07T22:40:00Z"/>
          <w:rFonts w:ascii="Times New Roman" w:hAnsi="宋体"/>
          <w:szCs w:val="24"/>
        </w:rPr>
      </w:pPr>
    </w:p>
    <w:p w14:paraId="0545731E" w14:textId="77777777" w:rsidR="00720A06" w:rsidRPr="00585C4D" w:rsidRDefault="00720A06" w:rsidP="00456481">
      <w:pPr>
        <w:spacing w:line="400" w:lineRule="exact"/>
        <w:ind w:firstLine="420"/>
        <w:rPr>
          <w:rFonts w:ascii="Times New Roman" w:hAnsi="宋体"/>
          <w:szCs w:val="24"/>
        </w:rPr>
      </w:pPr>
      <w:r w:rsidRPr="00585C4D">
        <w:rPr>
          <w:rFonts w:ascii="Times New Roman" w:hAnsi="宋体" w:hint="eastAsia"/>
          <w:szCs w:val="24"/>
        </w:rPr>
        <w:t>如前所</w:t>
      </w:r>
      <w:r w:rsidRPr="00585C4D">
        <w:rPr>
          <w:rFonts w:ascii="Times New Roman" w:hAnsi="宋体"/>
          <w:szCs w:val="24"/>
        </w:rPr>
        <w:t>述，</w:t>
      </w:r>
      <w:r w:rsidRPr="00585C4D">
        <w:rPr>
          <w:rFonts w:ascii="Times New Roman" w:hAnsi="宋体" w:hint="eastAsia"/>
          <w:szCs w:val="24"/>
        </w:rPr>
        <w:t>电子</w:t>
      </w:r>
      <w:r w:rsidRPr="00585C4D">
        <w:rPr>
          <w:rFonts w:ascii="Times New Roman" w:hAnsi="宋体"/>
          <w:szCs w:val="24"/>
        </w:rPr>
        <w:t>文档逐渐走入时代舞台的中央，</w:t>
      </w:r>
      <w:r w:rsidR="00456481" w:rsidRPr="00585C4D">
        <w:rPr>
          <w:rFonts w:ascii="Times New Roman" w:hAnsi="宋体" w:hint="eastAsia"/>
          <w:szCs w:val="24"/>
        </w:rPr>
        <w:t>受到</w:t>
      </w:r>
      <w:r w:rsidR="00456481" w:rsidRPr="00585C4D">
        <w:rPr>
          <w:rFonts w:ascii="Times New Roman" w:hAnsi="宋体"/>
          <w:szCs w:val="24"/>
        </w:rPr>
        <w:t>大量</w:t>
      </w:r>
      <w:r w:rsidR="00456481" w:rsidRPr="00585C4D">
        <w:rPr>
          <w:rFonts w:ascii="Times New Roman" w:hAnsi="宋体" w:hint="eastAsia"/>
          <w:szCs w:val="24"/>
        </w:rPr>
        <w:t>青年</w:t>
      </w:r>
      <w:r w:rsidR="00456481" w:rsidRPr="00585C4D">
        <w:rPr>
          <w:rFonts w:ascii="Times New Roman" w:hAnsi="宋体"/>
          <w:szCs w:val="24"/>
        </w:rPr>
        <w:t>、中年</w:t>
      </w:r>
      <w:r w:rsidR="00456481" w:rsidRPr="00585C4D">
        <w:rPr>
          <w:rFonts w:ascii="Times New Roman" w:hAnsi="宋体" w:hint="eastAsia"/>
          <w:szCs w:val="24"/>
        </w:rPr>
        <w:t>甚至</w:t>
      </w:r>
      <w:r w:rsidR="00456481" w:rsidRPr="00585C4D">
        <w:rPr>
          <w:rFonts w:ascii="Times New Roman" w:hAnsi="宋体"/>
          <w:szCs w:val="24"/>
        </w:rPr>
        <w:t>是老年群体的追捧。</w:t>
      </w:r>
      <w:r w:rsidR="00456481" w:rsidRPr="00585C4D">
        <w:rPr>
          <w:rFonts w:ascii="Times New Roman" w:hAnsi="宋体" w:hint="eastAsia"/>
          <w:szCs w:val="24"/>
        </w:rPr>
        <w:t>而</w:t>
      </w:r>
      <w:r w:rsidR="00456481" w:rsidRPr="00585C4D">
        <w:rPr>
          <w:rFonts w:ascii="Times New Roman" w:hAnsi="宋体"/>
          <w:szCs w:val="24"/>
        </w:rPr>
        <w:t>PDF</w:t>
      </w:r>
      <w:r w:rsidR="00456481" w:rsidRPr="00585C4D">
        <w:rPr>
          <w:rFonts w:ascii="Times New Roman" w:hAnsi="宋体"/>
          <w:szCs w:val="24"/>
        </w:rPr>
        <w:t>作为以呈现为特色的文档格式，</w:t>
      </w:r>
      <w:r w:rsidR="00456481" w:rsidRPr="00585C4D">
        <w:rPr>
          <w:rFonts w:ascii="Times New Roman" w:hAnsi="宋体" w:hint="eastAsia"/>
          <w:szCs w:val="24"/>
        </w:rPr>
        <w:t>相对于</w:t>
      </w:r>
      <w:r w:rsidR="00456481" w:rsidRPr="00585C4D">
        <w:rPr>
          <w:rFonts w:ascii="Times New Roman" w:hAnsi="宋体"/>
          <w:szCs w:val="24"/>
        </w:rPr>
        <w:t>word, txt</w:t>
      </w:r>
      <w:r w:rsidR="00456481" w:rsidRPr="00585C4D">
        <w:rPr>
          <w:rFonts w:ascii="Times New Roman" w:hAnsi="宋体" w:hint="eastAsia"/>
          <w:szCs w:val="24"/>
        </w:rPr>
        <w:t>等</w:t>
      </w:r>
      <w:r w:rsidR="00456481" w:rsidRPr="00585C4D">
        <w:rPr>
          <w:rFonts w:ascii="Times New Roman" w:hAnsi="宋体"/>
          <w:szCs w:val="24"/>
        </w:rPr>
        <w:t>其他形式的电子文档格式，</w:t>
      </w:r>
      <w:r w:rsidR="00456481" w:rsidRPr="00585C4D">
        <w:rPr>
          <w:rFonts w:ascii="Times New Roman" w:hAnsi="宋体" w:hint="eastAsia"/>
          <w:szCs w:val="24"/>
        </w:rPr>
        <w:t>在</w:t>
      </w:r>
      <w:r w:rsidR="00456481" w:rsidRPr="00585C4D">
        <w:rPr>
          <w:rFonts w:ascii="Times New Roman" w:hAnsi="宋体"/>
          <w:szCs w:val="24"/>
        </w:rPr>
        <w:t>保证</w:t>
      </w:r>
      <w:r w:rsidR="00456481" w:rsidRPr="00585C4D">
        <w:rPr>
          <w:rFonts w:ascii="Times New Roman" w:hAnsi="宋体" w:hint="eastAsia"/>
          <w:szCs w:val="24"/>
        </w:rPr>
        <w:t>格式</w:t>
      </w:r>
      <w:r w:rsidR="00456481" w:rsidRPr="00585C4D">
        <w:rPr>
          <w:rFonts w:ascii="Times New Roman" w:hAnsi="宋体"/>
          <w:szCs w:val="24"/>
        </w:rPr>
        <w:t>的完整性</w:t>
      </w:r>
      <w:r w:rsidR="00456481" w:rsidRPr="00585C4D">
        <w:rPr>
          <w:rFonts w:ascii="Times New Roman" w:hAnsi="宋体" w:hint="eastAsia"/>
          <w:szCs w:val="24"/>
        </w:rPr>
        <w:t>、</w:t>
      </w:r>
      <w:r w:rsidR="00456481" w:rsidRPr="00585C4D">
        <w:rPr>
          <w:rFonts w:ascii="Times New Roman" w:hAnsi="宋体"/>
          <w:szCs w:val="24"/>
        </w:rPr>
        <w:t>图像处理</w:t>
      </w:r>
      <w:r w:rsidR="00456481" w:rsidRPr="00585C4D">
        <w:rPr>
          <w:rFonts w:ascii="Times New Roman" w:hAnsi="宋体" w:hint="eastAsia"/>
          <w:szCs w:val="24"/>
        </w:rPr>
        <w:t>跨平台</w:t>
      </w:r>
      <w:r w:rsidR="00456481" w:rsidRPr="00585C4D">
        <w:rPr>
          <w:rFonts w:ascii="Times New Roman" w:hAnsi="宋体"/>
          <w:szCs w:val="24"/>
        </w:rPr>
        <w:t>等</w:t>
      </w:r>
      <w:r w:rsidR="00456481" w:rsidRPr="00585C4D">
        <w:rPr>
          <w:rFonts w:ascii="Times New Roman" w:hAnsi="宋体" w:hint="eastAsia"/>
          <w:szCs w:val="24"/>
        </w:rPr>
        <w:t>方面</w:t>
      </w:r>
      <w:r w:rsidR="00456481" w:rsidRPr="00585C4D">
        <w:rPr>
          <w:rFonts w:ascii="Times New Roman" w:hAnsi="宋体"/>
          <w:szCs w:val="24"/>
        </w:rPr>
        <w:t>都有着</w:t>
      </w:r>
      <w:r w:rsidR="00456481" w:rsidRPr="00585C4D">
        <w:rPr>
          <w:rFonts w:ascii="Times New Roman" w:hAnsi="宋体" w:hint="eastAsia"/>
          <w:szCs w:val="24"/>
        </w:rPr>
        <w:t>显著</w:t>
      </w:r>
      <w:r w:rsidR="00456481" w:rsidRPr="00585C4D">
        <w:rPr>
          <w:rFonts w:ascii="Times New Roman" w:hAnsi="宋体"/>
          <w:szCs w:val="24"/>
        </w:rPr>
        <w:t>的</w:t>
      </w:r>
      <w:r w:rsidR="00456481" w:rsidRPr="00585C4D">
        <w:rPr>
          <w:rFonts w:ascii="Times New Roman" w:hAnsi="宋体" w:hint="eastAsia"/>
          <w:szCs w:val="24"/>
        </w:rPr>
        <w:t>优势</w:t>
      </w:r>
      <w:r w:rsidR="00456481" w:rsidRPr="00585C4D">
        <w:rPr>
          <w:rFonts w:ascii="Times New Roman" w:hAnsi="宋体"/>
          <w:szCs w:val="24"/>
        </w:rPr>
        <w:t>。因此</w:t>
      </w:r>
      <w:r w:rsidR="00456481" w:rsidRPr="00585C4D">
        <w:rPr>
          <w:rFonts w:ascii="Times New Roman" w:hAnsi="宋体" w:hint="eastAsia"/>
          <w:szCs w:val="24"/>
        </w:rPr>
        <w:t>PDF</w:t>
      </w:r>
      <w:r w:rsidR="00456481" w:rsidRPr="00585C4D">
        <w:rPr>
          <w:rFonts w:ascii="Times New Roman" w:hAnsi="宋体" w:hint="eastAsia"/>
          <w:szCs w:val="24"/>
        </w:rPr>
        <w:t>格式</w:t>
      </w:r>
      <w:r w:rsidR="00456481" w:rsidRPr="00585C4D">
        <w:rPr>
          <w:rFonts w:ascii="Times New Roman" w:hAnsi="宋体"/>
          <w:szCs w:val="24"/>
        </w:rPr>
        <w:t>已经成为</w:t>
      </w:r>
      <w:r w:rsidR="00456481" w:rsidRPr="00585C4D">
        <w:rPr>
          <w:rFonts w:ascii="Times New Roman" w:hAnsi="宋体" w:hint="eastAsia"/>
          <w:szCs w:val="24"/>
        </w:rPr>
        <w:t>电子书籍、产品使用说明书、公司公告财报、网络资料、科学</w:t>
      </w:r>
      <w:r w:rsidR="00456481" w:rsidRPr="00585C4D">
        <w:rPr>
          <w:rFonts w:ascii="Times New Roman" w:hAnsi="宋体"/>
          <w:szCs w:val="24"/>
        </w:rPr>
        <w:t>文献、</w:t>
      </w:r>
      <w:r w:rsidR="00456481" w:rsidRPr="00585C4D">
        <w:rPr>
          <w:rFonts w:ascii="Times New Roman" w:hAnsi="宋体" w:hint="eastAsia"/>
          <w:szCs w:val="24"/>
        </w:rPr>
        <w:t>电子邮件等各类</w:t>
      </w:r>
      <w:r w:rsidR="00456481" w:rsidRPr="00585C4D">
        <w:rPr>
          <w:rFonts w:ascii="Times New Roman" w:hAnsi="宋体"/>
          <w:szCs w:val="24"/>
        </w:rPr>
        <w:t>电子文档的首先格式。</w:t>
      </w:r>
    </w:p>
    <w:p w14:paraId="545DE871" w14:textId="77777777" w:rsidR="00456481" w:rsidRDefault="001007B8" w:rsidP="00585C4D">
      <w:pPr>
        <w:spacing w:line="400" w:lineRule="exact"/>
        <w:ind w:firstLine="420"/>
        <w:rPr>
          <w:rFonts w:ascii="Times New Roman" w:hAnsi="宋体"/>
          <w:szCs w:val="24"/>
        </w:rPr>
      </w:pPr>
      <w:r w:rsidRPr="00585C4D">
        <w:rPr>
          <w:rFonts w:ascii="Times New Roman" w:hAnsi="宋体" w:hint="eastAsia"/>
          <w:szCs w:val="24"/>
        </w:rPr>
        <w:t>对于表格</w:t>
      </w:r>
      <w:r w:rsidRPr="00585C4D">
        <w:rPr>
          <w:rFonts w:ascii="Times New Roman" w:hAnsi="宋体"/>
          <w:szCs w:val="24"/>
        </w:rPr>
        <w:t>的识别，早起主要集中在</w:t>
      </w:r>
      <w:r w:rsidRPr="00585C4D">
        <w:rPr>
          <w:rFonts w:ascii="Times New Roman" w:hAnsi="宋体" w:hint="eastAsia"/>
          <w:szCs w:val="24"/>
        </w:rPr>
        <w:t>图像</w:t>
      </w:r>
      <w:r w:rsidRPr="00585C4D">
        <w:rPr>
          <w:rFonts w:ascii="Times New Roman" w:hAnsi="宋体"/>
          <w:szCs w:val="24"/>
        </w:rPr>
        <w:t>中表格数据的</w:t>
      </w:r>
      <w:r w:rsidRPr="00585C4D">
        <w:rPr>
          <w:rFonts w:ascii="Times New Roman" w:hAnsi="宋体" w:hint="eastAsia"/>
          <w:szCs w:val="24"/>
        </w:rPr>
        <w:t>识别</w:t>
      </w:r>
      <w:r w:rsidRPr="00585C4D">
        <w:rPr>
          <w:rFonts w:ascii="Times New Roman" w:hAnsi="宋体"/>
          <w:szCs w:val="24"/>
        </w:rPr>
        <w:t>和解析。</w:t>
      </w:r>
      <w:r w:rsidRPr="00585C4D">
        <w:rPr>
          <w:rFonts w:ascii="Times New Roman" w:hAnsi="宋体" w:hint="eastAsia"/>
          <w:szCs w:val="24"/>
        </w:rPr>
        <w:t>如</w:t>
      </w:r>
      <w:r w:rsidRPr="00585C4D">
        <w:rPr>
          <w:rFonts w:ascii="Times New Roman" w:hAnsi="宋体"/>
          <w:szCs w:val="24"/>
        </w:rPr>
        <w:t>早年</w:t>
      </w:r>
      <w:r w:rsidRPr="00585C4D">
        <w:rPr>
          <w:rFonts w:ascii="Times New Roman" w:hAnsi="宋体" w:hint="eastAsia"/>
          <w:szCs w:val="24"/>
        </w:rPr>
        <w:t>间</w:t>
      </w:r>
      <w:r w:rsidRPr="00585C4D">
        <w:rPr>
          <w:rFonts w:ascii="Times New Roman" w:hAnsi="宋体"/>
          <w:szCs w:val="24"/>
        </w:rPr>
        <w:t>的成绩</w:t>
      </w:r>
      <w:r w:rsidRPr="00585C4D">
        <w:rPr>
          <w:rFonts w:ascii="Times New Roman" w:hAnsi="宋体" w:hint="eastAsia"/>
          <w:szCs w:val="24"/>
        </w:rPr>
        <w:t>录入</w:t>
      </w:r>
      <w:r w:rsidRPr="00585C4D">
        <w:rPr>
          <w:rFonts w:ascii="Times New Roman" w:hAnsi="宋体"/>
          <w:szCs w:val="24"/>
        </w:rPr>
        <w:t>，由于当时计算机并不十分发达。大量</w:t>
      </w:r>
      <w:r w:rsidRPr="00585C4D">
        <w:rPr>
          <w:rFonts w:ascii="Times New Roman" w:hAnsi="宋体" w:hint="eastAsia"/>
          <w:szCs w:val="24"/>
        </w:rPr>
        <w:t>的</w:t>
      </w:r>
      <w:r w:rsidRPr="00585C4D">
        <w:rPr>
          <w:rFonts w:ascii="Times New Roman" w:hAnsi="宋体"/>
          <w:szCs w:val="24"/>
        </w:rPr>
        <w:t>成绩信息是存储在纸质版的成绩单上。未来</w:t>
      </w:r>
      <w:r w:rsidRPr="00585C4D">
        <w:rPr>
          <w:rFonts w:ascii="Times New Roman" w:hAnsi="宋体" w:hint="eastAsia"/>
          <w:szCs w:val="24"/>
        </w:rPr>
        <w:t>将</w:t>
      </w:r>
      <w:r w:rsidRPr="00585C4D">
        <w:rPr>
          <w:rFonts w:ascii="Times New Roman" w:hAnsi="宋体"/>
          <w:szCs w:val="24"/>
        </w:rPr>
        <w:t>这部分数据数字化，需要通过图像识别技术来检查图像上的框线，</w:t>
      </w:r>
      <w:r w:rsidRPr="00585C4D">
        <w:rPr>
          <w:rFonts w:ascii="Times New Roman" w:hAnsi="宋体" w:hint="eastAsia"/>
          <w:szCs w:val="24"/>
        </w:rPr>
        <w:t>主要</w:t>
      </w:r>
      <w:r w:rsidRPr="00585C4D">
        <w:rPr>
          <w:rFonts w:ascii="Times New Roman" w:hAnsi="宋体"/>
          <w:szCs w:val="24"/>
        </w:rPr>
        <w:t>涉及的技术包括</w:t>
      </w:r>
      <w:r w:rsidRPr="00585C4D">
        <w:rPr>
          <w:rFonts w:ascii="Times New Roman" w:hAnsi="宋体" w:hint="eastAsia"/>
          <w:szCs w:val="24"/>
        </w:rPr>
        <w:t>图像</w:t>
      </w:r>
      <w:r w:rsidRPr="00585C4D">
        <w:rPr>
          <w:rFonts w:ascii="Times New Roman" w:hAnsi="宋体"/>
          <w:szCs w:val="24"/>
        </w:rPr>
        <w:t>平滑，边缘</w:t>
      </w:r>
      <w:r w:rsidRPr="00585C4D">
        <w:rPr>
          <w:rFonts w:ascii="Times New Roman" w:hAnsi="宋体" w:hint="eastAsia"/>
          <w:szCs w:val="24"/>
        </w:rPr>
        <w:t>检测</w:t>
      </w:r>
      <w:r w:rsidRPr="00585C4D">
        <w:rPr>
          <w:rFonts w:ascii="Times New Roman" w:hAnsi="宋体"/>
          <w:szCs w:val="24"/>
        </w:rPr>
        <w:t>倾斜矫正等。</w:t>
      </w:r>
      <w:r w:rsidRPr="00585C4D">
        <w:rPr>
          <w:rFonts w:ascii="Times New Roman" w:hAnsi="宋体" w:hint="eastAsia"/>
          <w:szCs w:val="24"/>
        </w:rPr>
        <w:t>随着</w:t>
      </w:r>
      <w:r w:rsidRPr="00585C4D">
        <w:rPr>
          <w:rFonts w:ascii="Times New Roman" w:hAnsi="宋体"/>
          <w:szCs w:val="24"/>
        </w:rPr>
        <w:t>互联网的不断普及，</w:t>
      </w:r>
      <w:r w:rsidRPr="00585C4D">
        <w:rPr>
          <w:rFonts w:ascii="Times New Roman" w:hAnsi="宋体" w:hint="eastAsia"/>
          <w:szCs w:val="24"/>
        </w:rPr>
        <w:t>针对</w:t>
      </w:r>
      <w:r w:rsidRPr="00585C4D">
        <w:rPr>
          <w:rFonts w:ascii="Times New Roman" w:hAnsi="宋体"/>
          <w:szCs w:val="24"/>
        </w:rPr>
        <w:t>HTML</w:t>
      </w:r>
      <w:r w:rsidRPr="00585C4D">
        <w:rPr>
          <w:rFonts w:ascii="Times New Roman" w:hAnsi="宋体"/>
          <w:szCs w:val="24"/>
        </w:rPr>
        <w:t>的表格识别</w:t>
      </w:r>
      <w:r w:rsidRPr="00585C4D">
        <w:rPr>
          <w:rFonts w:ascii="Times New Roman" w:hAnsi="宋体" w:hint="eastAsia"/>
          <w:szCs w:val="24"/>
        </w:rPr>
        <w:t>研究</w:t>
      </w:r>
      <w:r w:rsidRPr="00585C4D">
        <w:rPr>
          <w:rFonts w:ascii="Times New Roman" w:hAnsi="宋体"/>
          <w:szCs w:val="24"/>
        </w:rPr>
        <w:t>也逐渐兴起。</w:t>
      </w:r>
      <w:r w:rsidRPr="00585C4D">
        <w:rPr>
          <w:rFonts w:ascii="Times New Roman" w:hAnsi="宋体" w:hint="eastAsia"/>
          <w:szCs w:val="24"/>
        </w:rPr>
        <w:t>由于</w:t>
      </w:r>
      <w:r w:rsidRPr="00585C4D">
        <w:rPr>
          <w:rFonts w:ascii="Times New Roman" w:hAnsi="宋体"/>
          <w:szCs w:val="24"/>
        </w:rPr>
        <w:t>HTML</w:t>
      </w:r>
      <w:r w:rsidRPr="00585C4D">
        <w:rPr>
          <w:rFonts w:ascii="Times New Roman" w:hAnsi="宋体"/>
          <w:szCs w:val="24"/>
        </w:rPr>
        <w:t>对于表格有明确的标签标注，在表格提取上难度相对较小。</w:t>
      </w:r>
      <w:r w:rsidR="00585C4D" w:rsidRPr="00585C4D">
        <w:rPr>
          <w:rFonts w:ascii="Times New Roman" w:hAnsi="宋体"/>
          <w:szCs w:val="24"/>
        </w:rPr>
        <w:t>但是</w:t>
      </w:r>
      <w:r w:rsidR="00585C4D" w:rsidRPr="00585C4D">
        <w:rPr>
          <w:rFonts w:ascii="Times New Roman" w:hAnsi="宋体" w:hint="eastAsia"/>
          <w:szCs w:val="24"/>
        </w:rPr>
        <w:t>Web</w:t>
      </w:r>
      <w:r w:rsidR="00585C4D" w:rsidRPr="00585C4D">
        <w:rPr>
          <w:rFonts w:ascii="Times New Roman" w:hAnsi="宋体"/>
          <w:szCs w:val="24"/>
        </w:rPr>
        <w:t>中的表格有</w:t>
      </w:r>
      <w:r w:rsidR="00585C4D" w:rsidRPr="00585C4D">
        <w:rPr>
          <w:rFonts w:ascii="Times New Roman" w:hAnsi="宋体" w:hint="eastAsia"/>
          <w:szCs w:val="24"/>
        </w:rPr>
        <w:t>很大</w:t>
      </w:r>
      <w:r w:rsidR="00585C4D" w:rsidRPr="00585C4D">
        <w:rPr>
          <w:rFonts w:ascii="Times New Roman" w:hAnsi="宋体"/>
          <w:szCs w:val="24"/>
        </w:rPr>
        <w:t>一部分</w:t>
      </w:r>
      <w:r w:rsidR="00585C4D" w:rsidRPr="00585C4D">
        <w:rPr>
          <w:rFonts w:ascii="Times New Roman" w:hAnsi="宋体" w:hint="eastAsia"/>
          <w:szCs w:val="24"/>
        </w:rPr>
        <w:t>是</w:t>
      </w:r>
      <w:r w:rsidR="00585C4D" w:rsidRPr="00585C4D">
        <w:rPr>
          <w:rFonts w:ascii="Times New Roman" w:hAnsi="宋体"/>
          <w:szCs w:val="24"/>
        </w:rPr>
        <w:t>为了排版需求而</w:t>
      </w:r>
      <w:r w:rsidR="00585C4D" w:rsidRPr="00585C4D">
        <w:rPr>
          <w:rFonts w:ascii="Times New Roman" w:hAnsi="宋体" w:hint="eastAsia"/>
          <w:szCs w:val="24"/>
        </w:rPr>
        <w:t>添加</w:t>
      </w:r>
      <w:r w:rsidR="00585C4D" w:rsidRPr="00585C4D">
        <w:rPr>
          <w:rFonts w:ascii="Times New Roman" w:hAnsi="宋体"/>
          <w:szCs w:val="24"/>
        </w:rPr>
        <w:t>的</w:t>
      </w:r>
      <w:r w:rsidR="00585C4D" w:rsidRPr="00585C4D">
        <w:rPr>
          <w:rFonts w:ascii="Times New Roman" w:hAnsi="宋体" w:hint="eastAsia"/>
          <w:szCs w:val="24"/>
        </w:rPr>
        <w:t>，</w:t>
      </w:r>
      <w:r w:rsidR="00585C4D" w:rsidRPr="00585C4D">
        <w:rPr>
          <w:rFonts w:ascii="Times New Roman" w:hAnsi="宋体"/>
          <w:szCs w:val="24"/>
        </w:rPr>
        <w:t>这类的表格具有表格</w:t>
      </w:r>
      <w:r w:rsidR="00585C4D" w:rsidRPr="00585C4D">
        <w:rPr>
          <w:rFonts w:ascii="Times New Roman" w:hAnsi="宋体" w:hint="eastAsia"/>
          <w:szCs w:val="24"/>
        </w:rPr>
        <w:t>标签</w:t>
      </w:r>
      <w:r w:rsidR="00585C4D" w:rsidRPr="00585C4D">
        <w:rPr>
          <w:rFonts w:ascii="Times New Roman" w:hAnsi="宋体"/>
          <w:szCs w:val="24"/>
        </w:rPr>
        <w:t>因此具有很强的误导性。</w:t>
      </w:r>
      <w:r w:rsidR="00585C4D" w:rsidRPr="00585C4D">
        <w:rPr>
          <w:rFonts w:ascii="Times New Roman" w:hAnsi="宋体" w:hint="eastAsia"/>
          <w:szCs w:val="24"/>
        </w:rPr>
        <w:t>因此</w:t>
      </w:r>
      <w:r w:rsidR="00585C4D" w:rsidRPr="00585C4D">
        <w:rPr>
          <w:rFonts w:ascii="Times New Roman" w:hAnsi="宋体" w:hint="eastAsia"/>
          <w:szCs w:val="24"/>
        </w:rPr>
        <w:t>W</w:t>
      </w:r>
      <w:r w:rsidR="00585C4D" w:rsidRPr="00585C4D">
        <w:rPr>
          <w:rFonts w:ascii="Times New Roman" w:hAnsi="宋体"/>
          <w:szCs w:val="24"/>
        </w:rPr>
        <w:t>eb</w:t>
      </w:r>
      <w:r w:rsidR="00585C4D" w:rsidRPr="00585C4D">
        <w:rPr>
          <w:rFonts w:ascii="Times New Roman" w:hAnsi="宋体"/>
          <w:szCs w:val="24"/>
        </w:rPr>
        <w:t>类表格处理的主要难度在于</w:t>
      </w:r>
      <w:r w:rsidR="00585C4D">
        <w:rPr>
          <w:rFonts w:ascii="Times New Roman" w:hAnsi="宋体" w:hint="eastAsia"/>
          <w:szCs w:val="24"/>
        </w:rPr>
        <w:t>伪表格</w:t>
      </w:r>
      <w:r w:rsidR="00585C4D">
        <w:rPr>
          <w:rFonts w:ascii="Times New Roman" w:hAnsi="宋体"/>
          <w:szCs w:val="24"/>
        </w:rPr>
        <w:t>的过滤。</w:t>
      </w:r>
      <w:r w:rsidR="00585C4D">
        <w:rPr>
          <w:rFonts w:ascii="Times New Roman" w:hAnsi="宋体" w:hint="eastAsia"/>
          <w:szCs w:val="24"/>
        </w:rPr>
        <w:t>对于</w:t>
      </w:r>
      <w:r w:rsidR="00585C4D">
        <w:rPr>
          <w:rFonts w:ascii="Times New Roman" w:hAnsi="宋体"/>
          <w:szCs w:val="24"/>
        </w:rPr>
        <w:t>PDF</w:t>
      </w:r>
      <w:r w:rsidR="00585C4D">
        <w:rPr>
          <w:rFonts w:ascii="Times New Roman" w:hAnsi="宋体"/>
          <w:szCs w:val="24"/>
        </w:rPr>
        <w:t>中表格的识别，</w:t>
      </w:r>
      <w:r w:rsidR="00456481" w:rsidRPr="00585C4D">
        <w:rPr>
          <w:rFonts w:ascii="Times New Roman" w:hAnsi="宋体" w:hint="eastAsia"/>
          <w:szCs w:val="24"/>
        </w:rPr>
        <w:t>受</w:t>
      </w:r>
      <w:r w:rsidR="00456481" w:rsidRPr="00585C4D">
        <w:rPr>
          <w:rFonts w:ascii="Times New Roman" w:hAnsi="宋体" w:hint="eastAsia"/>
          <w:szCs w:val="24"/>
        </w:rPr>
        <w:t>PDF</w:t>
      </w:r>
      <w:r w:rsidR="00456481" w:rsidRPr="00585C4D">
        <w:rPr>
          <w:rFonts w:ascii="Times New Roman" w:hAnsi="宋体" w:hint="eastAsia"/>
          <w:szCs w:val="24"/>
        </w:rPr>
        <w:t>固有</w:t>
      </w:r>
      <w:r w:rsidR="00456481" w:rsidRPr="00585C4D">
        <w:rPr>
          <w:rFonts w:ascii="Times New Roman" w:hAnsi="宋体"/>
          <w:szCs w:val="24"/>
        </w:rPr>
        <w:t>格式的限制，</w:t>
      </w:r>
      <w:r w:rsidR="00456481" w:rsidRPr="00585C4D">
        <w:rPr>
          <w:rFonts w:ascii="Times New Roman" w:hAnsi="宋体"/>
          <w:szCs w:val="24"/>
        </w:rPr>
        <w:t>PDF</w:t>
      </w:r>
      <w:r w:rsidR="00456481" w:rsidRPr="00585C4D">
        <w:rPr>
          <w:rFonts w:ascii="Times New Roman" w:hAnsi="宋体" w:hint="eastAsia"/>
          <w:szCs w:val="24"/>
        </w:rPr>
        <w:t>格式</w:t>
      </w:r>
      <w:r w:rsidR="00456481" w:rsidRPr="00585C4D">
        <w:rPr>
          <w:rFonts w:ascii="Times New Roman" w:hAnsi="宋体"/>
          <w:szCs w:val="24"/>
        </w:rPr>
        <w:t>并未对表格进行明确的定义。表格</w:t>
      </w:r>
      <w:r w:rsidR="00456481" w:rsidRPr="00585C4D">
        <w:rPr>
          <w:rFonts w:ascii="Times New Roman" w:hAnsi="宋体" w:hint="eastAsia"/>
          <w:szCs w:val="24"/>
        </w:rPr>
        <w:t>在</w:t>
      </w:r>
      <w:r w:rsidR="00456481" w:rsidRPr="00585C4D">
        <w:rPr>
          <w:rFonts w:ascii="Times New Roman" w:hAnsi="宋体"/>
          <w:szCs w:val="24"/>
        </w:rPr>
        <w:t>PDF</w:t>
      </w:r>
      <w:r w:rsidR="00456481" w:rsidRPr="00585C4D">
        <w:rPr>
          <w:rFonts w:ascii="Times New Roman" w:hAnsi="宋体"/>
          <w:szCs w:val="24"/>
        </w:rPr>
        <w:t>中仅仅是文字和线条的集合。因此</w:t>
      </w:r>
      <w:r w:rsidR="00456481" w:rsidRPr="00585C4D">
        <w:rPr>
          <w:rFonts w:ascii="Times New Roman" w:hAnsi="宋体" w:hint="eastAsia"/>
          <w:szCs w:val="24"/>
        </w:rPr>
        <w:t>PDF</w:t>
      </w:r>
      <w:r w:rsidR="00456481" w:rsidRPr="00585C4D">
        <w:rPr>
          <w:rFonts w:ascii="Times New Roman" w:hAnsi="宋体" w:hint="eastAsia"/>
          <w:szCs w:val="24"/>
        </w:rPr>
        <w:t>中</w:t>
      </w:r>
      <w:r w:rsidR="00456481" w:rsidRPr="00585C4D">
        <w:rPr>
          <w:rFonts w:ascii="Times New Roman" w:hAnsi="宋体"/>
          <w:szCs w:val="24"/>
        </w:rPr>
        <w:t>的表格提取相对于</w:t>
      </w:r>
      <w:r w:rsidR="00456481" w:rsidRPr="00585C4D">
        <w:rPr>
          <w:rFonts w:ascii="Times New Roman" w:hAnsi="宋体"/>
          <w:szCs w:val="24"/>
        </w:rPr>
        <w:t>HTML</w:t>
      </w:r>
      <w:r w:rsidR="00456481" w:rsidRPr="00585C4D">
        <w:rPr>
          <w:rFonts w:ascii="Times New Roman" w:hAnsi="宋体"/>
          <w:szCs w:val="24"/>
        </w:rPr>
        <w:t>中的表格提取存在</w:t>
      </w:r>
      <w:r w:rsidR="00456481" w:rsidRPr="00585C4D">
        <w:rPr>
          <w:rFonts w:ascii="Times New Roman" w:hAnsi="宋体" w:hint="eastAsia"/>
          <w:szCs w:val="24"/>
        </w:rPr>
        <w:t>更大</w:t>
      </w:r>
      <w:r w:rsidR="00456481" w:rsidRPr="00585C4D">
        <w:rPr>
          <w:rFonts w:ascii="Times New Roman" w:hAnsi="宋体"/>
          <w:szCs w:val="24"/>
        </w:rPr>
        <w:t>的难度。</w:t>
      </w:r>
      <w:r w:rsidR="00585C4D">
        <w:rPr>
          <w:rFonts w:ascii="Times New Roman" w:hAnsi="宋体" w:hint="eastAsia"/>
          <w:szCs w:val="24"/>
        </w:rPr>
        <w:t>针对</w:t>
      </w:r>
      <w:r w:rsidR="00585C4D">
        <w:rPr>
          <w:rFonts w:ascii="Times New Roman" w:hAnsi="宋体"/>
          <w:szCs w:val="24"/>
        </w:rPr>
        <w:t>PDF</w:t>
      </w:r>
      <w:r w:rsidR="00585C4D">
        <w:rPr>
          <w:rFonts w:ascii="Times New Roman" w:hAnsi="宋体" w:hint="eastAsia"/>
          <w:szCs w:val="24"/>
        </w:rPr>
        <w:t>中</w:t>
      </w:r>
      <w:r w:rsidR="00585C4D">
        <w:rPr>
          <w:rFonts w:ascii="Times New Roman" w:hAnsi="宋体"/>
          <w:szCs w:val="24"/>
        </w:rPr>
        <w:t>表格</w:t>
      </w:r>
      <w:r w:rsidR="00585C4D">
        <w:rPr>
          <w:rFonts w:ascii="Times New Roman" w:hAnsi="宋体" w:hint="eastAsia"/>
          <w:szCs w:val="24"/>
        </w:rPr>
        <w:t>识别的</w:t>
      </w:r>
      <w:r w:rsidR="00585C4D">
        <w:rPr>
          <w:rFonts w:ascii="Times New Roman" w:hAnsi="宋体"/>
          <w:szCs w:val="24"/>
        </w:rPr>
        <w:t>研究也层出不穷，其中基于文字流的表格识别具有不错的识别效果。但是</w:t>
      </w:r>
      <w:r w:rsidR="00585C4D">
        <w:rPr>
          <w:rFonts w:ascii="Times New Roman" w:hAnsi="宋体" w:hint="eastAsia"/>
          <w:szCs w:val="24"/>
        </w:rPr>
        <w:t>由于</w:t>
      </w:r>
      <w:r w:rsidR="00585C4D">
        <w:rPr>
          <w:rFonts w:ascii="Times New Roman" w:hAnsi="宋体"/>
          <w:szCs w:val="24"/>
        </w:rPr>
        <w:t>没有充分的考虑表格框线信息，</w:t>
      </w:r>
      <w:r w:rsidR="00585C4D">
        <w:rPr>
          <w:rFonts w:ascii="Times New Roman" w:hAnsi="宋体" w:hint="eastAsia"/>
          <w:szCs w:val="24"/>
        </w:rPr>
        <w:t>该类</w:t>
      </w:r>
      <w:r w:rsidR="00585C4D">
        <w:rPr>
          <w:rFonts w:ascii="Times New Roman" w:hAnsi="宋体"/>
          <w:szCs w:val="24"/>
        </w:rPr>
        <w:t>识别算法</w:t>
      </w:r>
      <w:r w:rsidR="00585C4D">
        <w:rPr>
          <w:rFonts w:ascii="Times New Roman" w:hAnsi="宋体" w:hint="eastAsia"/>
          <w:szCs w:val="24"/>
        </w:rPr>
        <w:t>对于</w:t>
      </w:r>
      <w:r w:rsidR="00585C4D">
        <w:rPr>
          <w:rFonts w:ascii="Times New Roman" w:hAnsi="宋体"/>
          <w:szCs w:val="24"/>
        </w:rPr>
        <w:t>含有</w:t>
      </w:r>
      <w:r w:rsidR="00585C4D">
        <w:rPr>
          <w:rFonts w:ascii="Times New Roman" w:hAnsi="宋体" w:hint="eastAsia"/>
          <w:szCs w:val="24"/>
        </w:rPr>
        <w:t>复杂</w:t>
      </w:r>
      <w:r w:rsidR="00585C4D">
        <w:rPr>
          <w:rFonts w:ascii="Times New Roman" w:hAnsi="宋体"/>
          <w:szCs w:val="24"/>
        </w:rPr>
        <w:t>表头的表格往往识别率不高。</w:t>
      </w:r>
    </w:p>
    <w:p w14:paraId="31AB06C7" w14:textId="33CC7EBA" w:rsidR="002005C5" w:rsidRPr="00585C4D" w:rsidRDefault="00585C4D" w:rsidP="00156B98">
      <w:pPr>
        <w:spacing w:line="400" w:lineRule="exact"/>
        <w:ind w:firstLine="420"/>
        <w:rPr>
          <w:rFonts w:ascii="Times New Roman" w:hAnsi="宋体"/>
          <w:szCs w:val="24"/>
        </w:rPr>
      </w:pPr>
      <w:r>
        <w:rPr>
          <w:rFonts w:ascii="Times New Roman" w:hAnsi="宋体" w:hint="eastAsia"/>
          <w:szCs w:val="24"/>
        </w:rPr>
        <w:t>本</w:t>
      </w:r>
      <w:r>
        <w:rPr>
          <w:rFonts w:ascii="Times New Roman" w:hAnsi="宋体"/>
          <w:szCs w:val="24"/>
        </w:rPr>
        <w:t>课题的目标</w:t>
      </w:r>
      <w:r>
        <w:rPr>
          <w:rFonts w:ascii="Times New Roman" w:hAnsi="宋体" w:hint="eastAsia"/>
          <w:szCs w:val="24"/>
        </w:rPr>
        <w:t>是</w:t>
      </w:r>
      <w:r>
        <w:rPr>
          <w:rFonts w:ascii="Times New Roman" w:hAnsi="宋体"/>
          <w:szCs w:val="24"/>
        </w:rPr>
        <w:t>研究一种通用的</w:t>
      </w:r>
      <w:r>
        <w:rPr>
          <w:rFonts w:ascii="Times New Roman" w:hAnsi="宋体" w:hint="eastAsia"/>
          <w:szCs w:val="24"/>
        </w:rPr>
        <w:t>针对</w:t>
      </w:r>
      <w:r>
        <w:rPr>
          <w:rFonts w:ascii="Times New Roman" w:hAnsi="宋体"/>
          <w:szCs w:val="24"/>
        </w:rPr>
        <w:t>PDF</w:t>
      </w:r>
      <w:r>
        <w:rPr>
          <w:rFonts w:ascii="Times New Roman" w:hAnsi="宋体"/>
          <w:szCs w:val="24"/>
        </w:rPr>
        <w:t>的</w:t>
      </w:r>
      <w:r>
        <w:rPr>
          <w:rFonts w:ascii="Times New Roman" w:hAnsi="宋体" w:hint="eastAsia"/>
          <w:szCs w:val="24"/>
        </w:rPr>
        <w:t>表格</w:t>
      </w:r>
      <w:r>
        <w:rPr>
          <w:rFonts w:ascii="Times New Roman" w:hAnsi="宋体"/>
          <w:szCs w:val="24"/>
        </w:rPr>
        <w:t>识别和提取</w:t>
      </w:r>
      <w:r w:rsidR="0021149C">
        <w:rPr>
          <w:rFonts w:ascii="Times New Roman" w:hAnsi="宋体" w:hint="eastAsia"/>
          <w:szCs w:val="24"/>
        </w:rPr>
        <w:t>方法</w:t>
      </w:r>
      <w:r>
        <w:rPr>
          <w:rFonts w:ascii="Times New Roman" w:hAnsi="宋体"/>
          <w:szCs w:val="24"/>
        </w:rPr>
        <w:t>，</w:t>
      </w:r>
      <w:r>
        <w:rPr>
          <w:rFonts w:ascii="Times New Roman" w:hAnsi="宋体" w:hint="eastAsia"/>
          <w:szCs w:val="24"/>
        </w:rPr>
        <w:t>为了</w:t>
      </w:r>
      <w:r>
        <w:rPr>
          <w:rFonts w:ascii="Times New Roman" w:hAnsi="宋体"/>
          <w:szCs w:val="24"/>
        </w:rPr>
        <w:t>能够识别更具有一般性的表格，</w:t>
      </w:r>
      <w:r>
        <w:rPr>
          <w:rFonts w:ascii="Times New Roman" w:hAnsi="宋体" w:hint="eastAsia"/>
          <w:szCs w:val="24"/>
        </w:rPr>
        <w:t>本课题</w:t>
      </w:r>
      <w:r>
        <w:rPr>
          <w:rFonts w:ascii="Times New Roman" w:hAnsi="宋体"/>
          <w:szCs w:val="24"/>
        </w:rPr>
        <w:t>充分考虑了表格的</w:t>
      </w:r>
      <w:r>
        <w:rPr>
          <w:rFonts w:ascii="Times New Roman" w:hAnsi="宋体" w:hint="eastAsia"/>
          <w:szCs w:val="24"/>
        </w:rPr>
        <w:t>框线</w:t>
      </w:r>
      <w:r>
        <w:rPr>
          <w:rFonts w:ascii="Times New Roman" w:hAnsi="宋体"/>
          <w:szCs w:val="24"/>
        </w:rPr>
        <w:t>信息。利用</w:t>
      </w:r>
      <w:r>
        <w:rPr>
          <w:rFonts w:ascii="Times New Roman" w:hAnsi="宋体" w:hint="eastAsia"/>
          <w:szCs w:val="24"/>
        </w:rPr>
        <w:t>PDFBox</w:t>
      </w:r>
      <w:r>
        <w:rPr>
          <w:rFonts w:ascii="Times New Roman" w:hAnsi="宋体"/>
          <w:szCs w:val="24"/>
        </w:rPr>
        <w:t>提取基本的表格特征，包括表格的文字和</w:t>
      </w:r>
      <w:r>
        <w:rPr>
          <w:rFonts w:ascii="Times New Roman" w:hAnsi="宋体" w:hint="eastAsia"/>
          <w:szCs w:val="24"/>
        </w:rPr>
        <w:t>线条</w:t>
      </w:r>
      <w:r>
        <w:rPr>
          <w:rFonts w:ascii="Times New Roman" w:hAnsi="宋体"/>
          <w:szCs w:val="24"/>
        </w:rPr>
        <w:t>特征。</w:t>
      </w:r>
      <w:r>
        <w:rPr>
          <w:rFonts w:ascii="Times New Roman" w:hAnsi="宋体" w:hint="eastAsia"/>
          <w:szCs w:val="24"/>
        </w:rPr>
        <w:t>为</w:t>
      </w:r>
      <w:r>
        <w:rPr>
          <w:rFonts w:ascii="Times New Roman" w:hAnsi="宋体"/>
          <w:szCs w:val="24"/>
        </w:rPr>
        <w:t>了</w:t>
      </w:r>
      <w:r>
        <w:rPr>
          <w:rFonts w:ascii="Times New Roman" w:hAnsi="宋体" w:hint="eastAsia"/>
          <w:szCs w:val="24"/>
        </w:rPr>
        <w:t>提高算法</w:t>
      </w:r>
      <w:r>
        <w:rPr>
          <w:rFonts w:ascii="Times New Roman" w:hAnsi="宋体"/>
          <w:szCs w:val="24"/>
        </w:rPr>
        <w:t>识别表格的覆盖率，本课题对</w:t>
      </w:r>
      <w:r>
        <w:rPr>
          <w:rFonts w:ascii="Times New Roman" w:hAnsi="宋体" w:hint="eastAsia"/>
          <w:szCs w:val="24"/>
        </w:rPr>
        <w:t>含有</w:t>
      </w:r>
      <w:r>
        <w:rPr>
          <w:rFonts w:ascii="Times New Roman" w:hAnsi="宋体"/>
          <w:szCs w:val="24"/>
        </w:rPr>
        <w:t>复杂表头的（</w:t>
      </w:r>
      <w:r>
        <w:rPr>
          <w:rFonts w:ascii="Times New Roman" w:hAnsi="宋体" w:hint="eastAsia"/>
          <w:szCs w:val="24"/>
        </w:rPr>
        <w:t>首行</w:t>
      </w:r>
      <w:r>
        <w:rPr>
          <w:rFonts w:ascii="Times New Roman" w:hAnsi="宋体"/>
          <w:szCs w:val="24"/>
        </w:rPr>
        <w:t>表格</w:t>
      </w:r>
      <w:r>
        <w:rPr>
          <w:rFonts w:ascii="Times New Roman" w:hAnsi="宋体" w:hint="eastAsia"/>
          <w:szCs w:val="24"/>
        </w:rPr>
        <w:t>存在</w:t>
      </w:r>
      <w:r>
        <w:rPr>
          <w:rFonts w:ascii="Times New Roman" w:hAnsi="宋体"/>
          <w:szCs w:val="24"/>
        </w:rPr>
        <w:t>跨行</w:t>
      </w:r>
      <w:proofErr w:type="gramStart"/>
      <w:r>
        <w:rPr>
          <w:rFonts w:ascii="Times New Roman" w:hAnsi="宋体" w:hint="eastAsia"/>
          <w:szCs w:val="24"/>
        </w:rPr>
        <w:t>或</w:t>
      </w:r>
      <w:r>
        <w:rPr>
          <w:rFonts w:ascii="Times New Roman" w:hAnsi="宋体"/>
          <w:szCs w:val="24"/>
        </w:rPr>
        <w:t>跨列现象</w:t>
      </w:r>
      <w:proofErr w:type="gramEnd"/>
      <w:r>
        <w:rPr>
          <w:rFonts w:ascii="Times New Roman" w:hAnsi="宋体"/>
          <w:szCs w:val="24"/>
        </w:rPr>
        <w:t>）</w:t>
      </w:r>
      <w:r>
        <w:rPr>
          <w:rFonts w:ascii="Times New Roman" w:hAnsi="宋体" w:hint="eastAsia"/>
          <w:szCs w:val="24"/>
        </w:rPr>
        <w:t>表格</w:t>
      </w:r>
      <w:r>
        <w:rPr>
          <w:rFonts w:ascii="Times New Roman" w:hAnsi="宋体"/>
          <w:szCs w:val="24"/>
        </w:rPr>
        <w:t>进行了进一步的分析和研究，设计了</w:t>
      </w:r>
      <w:r>
        <w:rPr>
          <w:rFonts w:ascii="Times New Roman" w:hAnsi="宋体" w:hint="eastAsia"/>
          <w:szCs w:val="24"/>
        </w:rPr>
        <w:t>相应</w:t>
      </w:r>
      <w:r>
        <w:rPr>
          <w:rFonts w:ascii="Times New Roman" w:hAnsi="宋体"/>
          <w:szCs w:val="24"/>
        </w:rPr>
        <w:t>的转换机制</w:t>
      </w:r>
      <w:r>
        <w:rPr>
          <w:rFonts w:ascii="Times New Roman" w:hAnsi="宋体" w:hint="eastAsia"/>
          <w:szCs w:val="24"/>
        </w:rPr>
        <w:t>成功</w:t>
      </w:r>
      <w:r>
        <w:rPr>
          <w:rFonts w:ascii="Times New Roman" w:hAnsi="宋体"/>
          <w:szCs w:val="24"/>
        </w:rPr>
        <w:t>的将复杂表头转换成简单的表格</w:t>
      </w:r>
      <w:r>
        <w:rPr>
          <w:rFonts w:ascii="Times New Roman" w:hAnsi="宋体" w:hint="eastAsia"/>
          <w:szCs w:val="24"/>
        </w:rPr>
        <w:t>，从而</w:t>
      </w:r>
      <w:r>
        <w:rPr>
          <w:rFonts w:ascii="Times New Roman" w:hAnsi="宋体"/>
          <w:szCs w:val="24"/>
        </w:rPr>
        <w:t>实现了</w:t>
      </w:r>
      <w:r>
        <w:rPr>
          <w:rFonts w:ascii="Times New Roman" w:hAnsi="宋体" w:hint="eastAsia"/>
          <w:szCs w:val="24"/>
        </w:rPr>
        <w:t>各类型</w:t>
      </w:r>
      <w:r>
        <w:rPr>
          <w:rFonts w:ascii="Times New Roman" w:hAnsi="宋体"/>
          <w:szCs w:val="24"/>
        </w:rPr>
        <w:t>表格的统一处理。</w:t>
      </w:r>
      <w:r w:rsidR="00825703">
        <w:rPr>
          <w:rFonts w:ascii="Times New Roman" w:hAnsi="宋体" w:hint="eastAsia"/>
          <w:szCs w:val="24"/>
        </w:rPr>
        <w:t>为</w:t>
      </w:r>
      <w:r w:rsidR="00825703">
        <w:rPr>
          <w:rFonts w:ascii="Times New Roman" w:hAnsi="宋体"/>
          <w:szCs w:val="24"/>
        </w:rPr>
        <w:t>了证明本</w:t>
      </w:r>
      <w:r w:rsidR="0021149C">
        <w:rPr>
          <w:rFonts w:ascii="Times New Roman" w:hAnsi="宋体" w:hint="eastAsia"/>
          <w:szCs w:val="24"/>
        </w:rPr>
        <w:t>方法</w:t>
      </w:r>
      <w:r w:rsidR="00825703">
        <w:rPr>
          <w:rFonts w:ascii="Times New Roman" w:hAnsi="宋体"/>
          <w:szCs w:val="24"/>
        </w:rPr>
        <w:t>的</w:t>
      </w:r>
      <w:r w:rsidR="00825703">
        <w:rPr>
          <w:rFonts w:ascii="Times New Roman" w:hAnsi="宋体" w:hint="eastAsia"/>
          <w:szCs w:val="24"/>
        </w:rPr>
        <w:t>准确</w:t>
      </w:r>
      <w:r w:rsidR="00825703">
        <w:rPr>
          <w:rFonts w:ascii="Times New Roman" w:hAnsi="宋体"/>
          <w:szCs w:val="24"/>
        </w:rPr>
        <w:t>性和有效性</w:t>
      </w:r>
      <w:r w:rsidR="00825703">
        <w:rPr>
          <w:rFonts w:ascii="Times New Roman" w:hAnsi="宋体" w:hint="eastAsia"/>
          <w:szCs w:val="24"/>
        </w:rPr>
        <w:t>，</w:t>
      </w:r>
      <w:r w:rsidR="00825703">
        <w:rPr>
          <w:rFonts w:ascii="Times New Roman" w:hAnsi="宋体"/>
          <w:szCs w:val="24"/>
        </w:rPr>
        <w:t>本课题设计</w:t>
      </w:r>
      <w:r w:rsidR="00825703">
        <w:rPr>
          <w:rFonts w:ascii="Times New Roman" w:hAnsi="宋体" w:hint="eastAsia"/>
          <w:szCs w:val="24"/>
        </w:rPr>
        <w:t>并</w:t>
      </w:r>
      <w:r w:rsidR="00825703">
        <w:rPr>
          <w:rFonts w:ascii="Times New Roman" w:hAnsi="宋体"/>
          <w:szCs w:val="24"/>
        </w:rPr>
        <w:t>实现了</w:t>
      </w:r>
      <w:r w:rsidR="00825703">
        <w:rPr>
          <w:rFonts w:ascii="Times New Roman" w:hAnsi="宋体" w:hint="eastAsia"/>
          <w:szCs w:val="24"/>
        </w:rPr>
        <w:t>针对</w:t>
      </w:r>
      <w:r w:rsidR="00825703">
        <w:rPr>
          <w:rFonts w:ascii="Times New Roman" w:hAnsi="宋体"/>
          <w:szCs w:val="24"/>
        </w:rPr>
        <w:t>财务三大报表的表格提取系统，</w:t>
      </w:r>
      <w:r w:rsidR="002005C5">
        <w:rPr>
          <w:rFonts w:ascii="Times New Roman" w:hAnsi="宋体" w:hint="eastAsia"/>
          <w:szCs w:val="24"/>
        </w:rPr>
        <w:t>财务</w:t>
      </w:r>
      <w:r w:rsidR="002005C5">
        <w:rPr>
          <w:rFonts w:ascii="Times New Roman" w:hAnsi="宋体"/>
          <w:szCs w:val="24"/>
        </w:rPr>
        <w:t>报表属于公司资料</w:t>
      </w:r>
      <w:r w:rsidR="00156B98">
        <w:rPr>
          <w:rFonts w:ascii="Times New Roman" w:hAnsi="宋体" w:hint="eastAsia"/>
          <w:szCs w:val="24"/>
        </w:rPr>
        <w:t>范畴</w:t>
      </w:r>
      <w:r w:rsidR="002005C5">
        <w:rPr>
          <w:rFonts w:ascii="Times New Roman" w:hAnsi="宋体" w:hint="eastAsia"/>
          <w:szCs w:val="24"/>
        </w:rPr>
        <w:t>，</w:t>
      </w:r>
      <w:r w:rsidR="002005C5">
        <w:rPr>
          <w:rFonts w:ascii="Times New Roman" w:hAnsi="宋体"/>
          <w:szCs w:val="24"/>
        </w:rPr>
        <w:t>通常以</w:t>
      </w:r>
      <w:r w:rsidR="002005C5">
        <w:rPr>
          <w:rFonts w:ascii="Times New Roman" w:hAnsi="宋体"/>
          <w:szCs w:val="24"/>
        </w:rPr>
        <w:t>PDF</w:t>
      </w:r>
      <w:r w:rsidR="002005C5">
        <w:rPr>
          <w:rFonts w:ascii="Times New Roman" w:hAnsi="宋体"/>
          <w:szCs w:val="24"/>
        </w:rPr>
        <w:t>的形式呈现，并发布在网络上。随着</w:t>
      </w:r>
      <w:r w:rsidR="002005C5">
        <w:rPr>
          <w:rFonts w:ascii="Times New Roman" w:hAnsi="宋体" w:hint="eastAsia"/>
          <w:szCs w:val="24"/>
        </w:rPr>
        <w:t>互联网</w:t>
      </w:r>
      <w:r w:rsidR="002005C5">
        <w:rPr>
          <w:rFonts w:ascii="Times New Roman" w:hAnsi="宋体"/>
          <w:szCs w:val="24"/>
        </w:rPr>
        <w:t>的不断发展，</w:t>
      </w:r>
      <w:r w:rsidR="002005C5">
        <w:rPr>
          <w:rFonts w:ascii="Times New Roman" w:hAnsi="宋体" w:hint="eastAsia"/>
          <w:szCs w:val="24"/>
        </w:rPr>
        <w:t>大数据</w:t>
      </w:r>
      <w:r w:rsidR="002005C5">
        <w:rPr>
          <w:rFonts w:ascii="Times New Roman" w:hAnsi="宋体"/>
          <w:szCs w:val="24"/>
        </w:rPr>
        <w:t>，互联网金融</w:t>
      </w:r>
      <w:r w:rsidR="002005C5">
        <w:rPr>
          <w:rFonts w:ascii="Times New Roman" w:hAnsi="宋体" w:hint="eastAsia"/>
          <w:szCs w:val="24"/>
        </w:rPr>
        <w:t>等概念</w:t>
      </w:r>
      <w:r w:rsidR="002005C5">
        <w:rPr>
          <w:rFonts w:ascii="Times New Roman" w:hAnsi="宋体"/>
          <w:szCs w:val="24"/>
        </w:rPr>
        <w:t>也越来越受各方</w:t>
      </w:r>
      <w:r w:rsidR="002005C5">
        <w:rPr>
          <w:rFonts w:ascii="Times New Roman" w:hAnsi="宋体" w:hint="eastAsia"/>
          <w:szCs w:val="24"/>
        </w:rPr>
        <w:t>重视</w:t>
      </w:r>
      <w:r w:rsidR="002005C5">
        <w:rPr>
          <w:rFonts w:ascii="Times New Roman" w:hAnsi="宋体"/>
          <w:szCs w:val="24"/>
        </w:rPr>
        <w:t>。</w:t>
      </w:r>
      <w:r w:rsidR="002005C5">
        <w:rPr>
          <w:rFonts w:ascii="Times New Roman" w:hAnsi="宋体" w:hint="eastAsia"/>
          <w:szCs w:val="24"/>
        </w:rPr>
        <w:t>财务数据</w:t>
      </w:r>
      <w:r w:rsidR="002005C5">
        <w:rPr>
          <w:rFonts w:ascii="Times New Roman" w:hAnsi="宋体"/>
          <w:szCs w:val="24"/>
        </w:rPr>
        <w:t>作为</w:t>
      </w:r>
      <w:r w:rsidR="002005C5">
        <w:rPr>
          <w:rFonts w:ascii="Times New Roman" w:hAnsi="宋体" w:hint="eastAsia"/>
          <w:szCs w:val="24"/>
        </w:rPr>
        <w:t>衡量</w:t>
      </w:r>
      <w:r w:rsidR="002005C5">
        <w:rPr>
          <w:rFonts w:ascii="Times New Roman" w:hAnsi="宋体"/>
          <w:szCs w:val="24"/>
        </w:rPr>
        <w:t>公司</w:t>
      </w:r>
      <w:r w:rsidR="002005C5">
        <w:rPr>
          <w:rFonts w:ascii="Times New Roman" w:hAnsi="宋体" w:hint="eastAsia"/>
          <w:szCs w:val="24"/>
        </w:rPr>
        <w:t>发展</w:t>
      </w:r>
      <w:r w:rsidR="002005C5">
        <w:rPr>
          <w:rFonts w:ascii="Times New Roman" w:hAnsi="宋体"/>
          <w:szCs w:val="24"/>
        </w:rPr>
        <w:t>和</w:t>
      </w:r>
      <w:r w:rsidR="002005C5">
        <w:rPr>
          <w:rFonts w:ascii="Times New Roman" w:hAnsi="宋体" w:hint="eastAsia"/>
          <w:szCs w:val="24"/>
        </w:rPr>
        <w:t>财务</w:t>
      </w:r>
      <w:r w:rsidR="002005C5">
        <w:rPr>
          <w:rFonts w:ascii="Times New Roman" w:hAnsi="宋体"/>
          <w:szCs w:val="24"/>
        </w:rPr>
        <w:t>关系的有效指标，</w:t>
      </w:r>
      <w:r w:rsidR="002005C5">
        <w:rPr>
          <w:rFonts w:ascii="Times New Roman" w:hAnsi="宋体" w:hint="eastAsia"/>
          <w:szCs w:val="24"/>
        </w:rPr>
        <w:t>能</w:t>
      </w:r>
      <w:r w:rsidR="002005C5">
        <w:rPr>
          <w:rFonts w:ascii="Times New Roman" w:hAnsi="宋体"/>
          <w:szCs w:val="24"/>
        </w:rPr>
        <w:t>够有效反映公司甚至行业的发展</w:t>
      </w:r>
      <w:r w:rsidR="002005C5">
        <w:rPr>
          <w:rFonts w:ascii="Times New Roman" w:hAnsi="宋体" w:hint="eastAsia"/>
          <w:szCs w:val="24"/>
        </w:rPr>
        <w:t>趋势</w:t>
      </w:r>
      <w:r w:rsidR="002005C5">
        <w:rPr>
          <w:rFonts w:ascii="Times New Roman" w:hAnsi="宋体"/>
          <w:szCs w:val="24"/>
        </w:rPr>
        <w:t>。</w:t>
      </w:r>
      <w:r w:rsidR="002005C5">
        <w:rPr>
          <w:rFonts w:ascii="Times New Roman" w:hAnsi="宋体" w:hint="eastAsia"/>
          <w:szCs w:val="24"/>
        </w:rPr>
        <w:t>而目前</w:t>
      </w:r>
      <w:r w:rsidR="002005C5">
        <w:rPr>
          <w:rFonts w:ascii="Times New Roman" w:hAnsi="宋体"/>
          <w:szCs w:val="24"/>
        </w:rPr>
        <w:t>各公司采集财务数据的</w:t>
      </w:r>
      <w:r w:rsidR="002005C5">
        <w:rPr>
          <w:rFonts w:ascii="Times New Roman" w:hAnsi="宋体" w:hint="eastAsia"/>
          <w:szCs w:val="24"/>
        </w:rPr>
        <w:t>方式</w:t>
      </w:r>
      <w:r w:rsidR="002005C5">
        <w:rPr>
          <w:rFonts w:ascii="Times New Roman" w:hAnsi="宋体"/>
          <w:szCs w:val="24"/>
        </w:rPr>
        <w:t>还</w:t>
      </w:r>
      <w:r w:rsidR="002005C5">
        <w:rPr>
          <w:rFonts w:ascii="Times New Roman" w:hAnsi="宋体" w:hint="eastAsia"/>
          <w:szCs w:val="24"/>
        </w:rPr>
        <w:t>离不开</w:t>
      </w:r>
      <w:r w:rsidR="002005C5">
        <w:rPr>
          <w:rFonts w:ascii="Times New Roman" w:hAnsi="宋体"/>
          <w:szCs w:val="24"/>
        </w:rPr>
        <w:t>人工的参与，</w:t>
      </w:r>
      <w:r w:rsidR="002005C5">
        <w:rPr>
          <w:rFonts w:ascii="Times New Roman" w:hAnsi="宋体" w:hint="eastAsia"/>
          <w:szCs w:val="24"/>
        </w:rPr>
        <w:t>这</w:t>
      </w:r>
      <w:r w:rsidR="002005C5">
        <w:rPr>
          <w:rFonts w:ascii="Times New Roman" w:hAnsi="宋体"/>
          <w:szCs w:val="24"/>
        </w:rPr>
        <w:t>显然无法应对大数据</w:t>
      </w:r>
      <w:r w:rsidR="002005C5">
        <w:rPr>
          <w:rFonts w:ascii="Times New Roman" w:hAnsi="宋体" w:hint="eastAsia"/>
          <w:szCs w:val="24"/>
        </w:rPr>
        <w:t>的</w:t>
      </w:r>
      <w:r w:rsidR="002005C5">
        <w:rPr>
          <w:rFonts w:ascii="Times New Roman" w:hAnsi="宋体"/>
          <w:szCs w:val="24"/>
        </w:rPr>
        <w:t>趋势。</w:t>
      </w:r>
      <w:r w:rsidR="00156B98">
        <w:rPr>
          <w:rFonts w:ascii="Times New Roman" w:hAnsi="宋体" w:hint="eastAsia"/>
          <w:szCs w:val="24"/>
        </w:rPr>
        <w:t>经过测试</w:t>
      </w:r>
      <w:r w:rsidR="00156B98">
        <w:rPr>
          <w:rFonts w:ascii="Times New Roman" w:hAnsi="宋体"/>
          <w:szCs w:val="24"/>
        </w:rPr>
        <w:t>，本课题</w:t>
      </w:r>
      <w:r w:rsidR="00156B98">
        <w:rPr>
          <w:rFonts w:ascii="Times New Roman" w:hAnsi="宋体" w:hint="eastAsia"/>
          <w:szCs w:val="24"/>
        </w:rPr>
        <w:t>在提取</w:t>
      </w:r>
      <w:r w:rsidR="00156B98">
        <w:rPr>
          <w:rFonts w:ascii="Times New Roman" w:hAnsi="宋体" w:hint="eastAsia"/>
          <w:szCs w:val="24"/>
        </w:rPr>
        <w:t>PDF</w:t>
      </w:r>
      <w:r w:rsidR="00156B98">
        <w:rPr>
          <w:rFonts w:ascii="Times New Roman" w:hAnsi="宋体"/>
          <w:szCs w:val="24"/>
        </w:rPr>
        <w:t>财务报表数据上</w:t>
      </w:r>
      <w:r w:rsidR="00156B98">
        <w:rPr>
          <w:rFonts w:ascii="Times New Roman" w:hAnsi="宋体" w:hint="eastAsia"/>
          <w:szCs w:val="24"/>
        </w:rPr>
        <w:t>具有</w:t>
      </w:r>
      <w:r w:rsidR="00156B98">
        <w:rPr>
          <w:rFonts w:ascii="Times New Roman" w:hAnsi="宋体"/>
          <w:szCs w:val="24"/>
        </w:rPr>
        <w:t>较高的准确率</w:t>
      </w:r>
      <w:r w:rsidR="00156B98">
        <w:rPr>
          <w:rFonts w:ascii="Times New Roman" w:hAnsi="宋体"/>
          <w:szCs w:val="24"/>
        </w:rPr>
        <w:lastRenderedPageBreak/>
        <w:t>和有效性</w:t>
      </w:r>
      <w:r w:rsidR="00156B98">
        <w:rPr>
          <w:rFonts w:ascii="Times New Roman" w:hAnsi="宋体" w:hint="eastAsia"/>
          <w:szCs w:val="24"/>
        </w:rPr>
        <w:t>。随着</w:t>
      </w:r>
      <w:r w:rsidR="00156B98">
        <w:rPr>
          <w:rFonts w:ascii="Times New Roman" w:hAnsi="宋体"/>
          <w:szCs w:val="24"/>
        </w:rPr>
        <w:t>PDF</w:t>
      </w:r>
      <w:r w:rsidR="00156B98">
        <w:rPr>
          <w:rFonts w:ascii="Times New Roman" w:hAnsi="宋体"/>
          <w:szCs w:val="24"/>
        </w:rPr>
        <w:t>的进一步普及，相关</w:t>
      </w:r>
      <w:r w:rsidR="00156B98">
        <w:rPr>
          <w:rFonts w:ascii="Times New Roman" w:hAnsi="宋体" w:hint="eastAsia"/>
          <w:szCs w:val="24"/>
        </w:rPr>
        <w:t>表格</w:t>
      </w:r>
      <w:r w:rsidR="00156B98">
        <w:rPr>
          <w:rFonts w:ascii="Times New Roman" w:hAnsi="宋体"/>
          <w:szCs w:val="24"/>
        </w:rPr>
        <w:t>数据</w:t>
      </w:r>
      <w:r w:rsidR="00156B98">
        <w:rPr>
          <w:rFonts w:ascii="Times New Roman" w:hAnsi="宋体" w:hint="eastAsia"/>
          <w:szCs w:val="24"/>
        </w:rPr>
        <w:t>将</w:t>
      </w:r>
      <w:r w:rsidR="00156B98">
        <w:rPr>
          <w:rFonts w:ascii="Times New Roman" w:hAnsi="宋体"/>
          <w:szCs w:val="24"/>
        </w:rPr>
        <w:t>不断增多，通过应用自动化的抽取方式完成数据的采集必然成为未来发展的大趋势。</w:t>
      </w:r>
      <w:r w:rsidR="00156B98">
        <w:rPr>
          <w:rFonts w:ascii="Times New Roman" w:hAnsi="宋体" w:hint="eastAsia"/>
          <w:szCs w:val="24"/>
        </w:rPr>
        <w:t>因此从</w:t>
      </w:r>
      <w:r w:rsidR="00156B98">
        <w:rPr>
          <w:rFonts w:ascii="Times New Roman" w:hAnsi="宋体"/>
          <w:szCs w:val="24"/>
        </w:rPr>
        <w:t>该层面上说，本课题具有</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156B98">
        <w:rPr>
          <w:rFonts w:ascii="Times New Roman" w:hAnsi="宋体"/>
          <w:szCs w:val="24"/>
        </w:rPr>
        <w:t>意义和良好的应用前景</w:t>
      </w:r>
      <w:r w:rsidR="00156B98">
        <w:rPr>
          <w:rFonts w:ascii="Times New Roman" w:hAnsi="宋体" w:hint="eastAsia"/>
          <w:szCs w:val="24"/>
        </w:rPr>
        <w:t>。</w:t>
      </w:r>
    </w:p>
    <w:p w14:paraId="092FBDF6" w14:textId="77777777" w:rsidR="00173303" w:rsidRDefault="00173303">
      <w:pPr>
        <w:pStyle w:val="2"/>
      </w:pPr>
      <w:bookmarkStart w:id="147" w:name="_Toc342678790"/>
      <w:bookmarkStart w:id="148" w:name="_Toc406841145"/>
      <w:r>
        <w:rPr>
          <w:rFonts w:hint="eastAsia"/>
        </w:rPr>
        <w:t>硕士研究生期间的工作总结</w:t>
      </w:r>
      <w:bookmarkEnd w:id="147"/>
      <w:bookmarkEnd w:id="14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49" w:name="_Toc248481439"/>
      <w:bookmarkStart w:id="150" w:name="_Toc406841146"/>
      <w:r>
        <w:t>论文组织结构</w:t>
      </w:r>
      <w:bookmarkEnd w:id="149"/>
      <w:bookmarkEnd w:id="15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lastRenderedPageBreak/>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51" w:name="_Toc248481440"/>
      <w:r>
        <w:rPr>
          <w:rFonts w:hint="eastAsia"/>
        </w:rPr>
        <w:lastRenderedPageBreak/>
        <w:t xml:space="preserve"> </w:t>
      </w:r>
      <w:bookmarkStart w:id="152" w:name="_Toc406841147"/>
      <w:r w:rsidR="00173303">
        <w:rPr>
          <w:rFonts w:hint="eastAsia"/>
        </w:rPr>
        <w:t>背景理论及</w:t>
      </w:r>
      <w:r w:rsidR="00173303">
        <w:t>相关技术介绍</w:t>
      </w:r>
      <w:bookmarkStart w:id="153" w:name="_Toc248481441"/>
      <w:bookmarkEnd w:id="151"/>
      <w:bookmarkEnd w:id="152"/>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54" w:name="_Toc406841148"/>
      <w:bookmarkEnd w:id="153"/>
      <w:r>
        <w:rPr>
          <w:rFonts w:hint="eastAsia"/>
        </w:rPr>
        <w:t>PDF</w:t>
      </w:r>
      <w:r>
        <w:rPr>
          <w:rFonts w:hint="eastAsia"/>
        </w:rPr>
        <w:t>介绍</w:t>
      </w:r>
      <w:bookmarkEnd w:id="154"/>
    </w:p>
    <w:p w14:paraId="552DF97A" w14:textId="77777777" w:rsidR="00173303" w:rsidRDefault="00573419">
      <w:pPr>
        <w:pStyle w:val="3"/>
        <w:rPr>
          <w:rFonts w:ascii="Times New Roman" w:hAnsi="Times New Roman"/>
        </w:rPr>
      </w:pPr>
      <w:bookmarkStart w:id="155" w:name="_Toc406841149"/>
      <w:r>
        <w:rPr>
          <w:rFonts w:ascii="Times New Roman" w:hAnsi="Times New Roman" w:hint="eastAsia"/>
        </w:rPr>
        <w:t>PDF</w:t>
      </w:r>
      <w:r w:rsidR="00173303">
        <w:rPr>
          <w:rFonts w:ascii="Times New Roman" w:hAnsi="Times New Roman" w:hint="eastAsia"/>
        </w:rPr>
        <w:t>概述</w:t>
      </w:r>
      <w:bookmarkEnd w:id="155"/>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w:t>
      </w:r>
      <w:proofErr w:type="gramStart"/>
      <w:r>
        <w:rPr>
          <w:rFonts w:hint="eastAsia"/>
        </w:rPr>
        <w:t>严辞</w:t>
      </w:r>
      <w:proofErr w:type="gramEnd"/>
      <w:r>
        <w:rPr>
          <w:rFonts w:hint="eastAsia"/>
        </w:rPr>
        <w:t>格的文档结构，使得应用程序可以以任何顺序随机的访问文档中的不同内容。同时为了效率和</w:t>
      </w:r>
      <w:proofErr w:type="gramStart"/>
      <w:r>
        <w:rPr>
          <w:rFonts w:hint="eastAsia"/>
        </w:rPr>
        <w:t>可</w:t>
      </w:r>
      <w:proofErr w:type="gramEnd"/>
      <w:r>
        <w:rPr>
          <w:rFonts w:hint="eastAsia"/>
        </w:rPr>
        <w:t>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w:t>
      </w:r>
      <w:proofErr w:type="gramStart"/>
      <w:r w:rsidR="0096653B">
        <w:rPr>
          <w:rFonts w:hint="eastAsia"/>
        </w:rPr>
        <w:t>原</w:t>
      </w:r>
      <w:proofErr w:type="gramEnd"/>
      <w:r w:rsidR="0096653B">
        <w:rPr>
          <w:rFonts w:hint="eastAsia"/>
        </w:rPr>
        <w:t>文档字体从而保证文档的精准排版。</w:t>
      </w:r>
    </w:p>
    <w:p w14:paraId="26927F36" w14:textId="77777777" w:rsidR="0096653B" w:rsidRDefault="0096653B" w:rsidP="00447806">
      <w:pPr>
        <w:numPr>
          <w:ilvl w:val="0"/>
          <w:numId w:val="5"/>
        </w:numPr>
        <w:spacing w:line="400" w:lineRule="exact"/>
      </w:pPr>
      <w:r>
        <w:rPr>
          <w:rFonts w:hint="eastAsia"/>
        </w:rPr>
        <w:lastRenderedPageBreak/>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w:t>
      </w:r>
      <w:proofErr w:type="gramStart"/>
      <w:r w:rsidR="00BC597E">
        <w:rPr>
          <w:rFonts w:hint="eastAsia"/>
        </w:rPr>
        <w:t>二值纯文本</w:t>
      </w:r>
      <w:proofErr w:type="gramEnd"/>
      <w:r w:rsidR="00BC597E">
        <w:rPr>
          <w:rFonts w:hint="eastAsia"/>
        </w:rPr>
        <w:t>，</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3"/>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3"/>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w:t>
      </w:r>
      <w:proofErr w:type="gramStart"/>
      <w:r>
        <w:t>应用受</w:t>
      </w:r>
      <w:proofErr w:type="gramEnd"/>
      <w:r>
        <w:t>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3"/>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proofErr w:type="gramStart"/>
      <w:r w:rsidR="00DA2F65">
        <w:rPr>
          <w:rFonts w:hint="eastAsia"/>
        </w:rPr>
        <w:t>千万</w:t>
      </w:r>
      <w:proofErr w:type="gramEnd"/>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proofErr w:type="gramStart"/>
      <w:r w:rsidR="00DA2F65">
        <w:rPr>
          <w:rFonts w:hint="eastAsia"/>
        </w:rPr>
        <w:t>千</w:t>
      </w:r>
      <w:r w:rsidR="00DA2F65">
        <w:t>万</w:t>
      </w:r>
      <w:proofErr w:type="gramEnd"/>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56" w:name="_Toc406841150"/>
      <w:r>
        <w:rPr>
          <w:rFonts w:hint="eastAsia"/>
        </w:rPr>
        <w:t>PDF组织结构</w:t>
      </w:r>
      <w:bookmarkEnd w:id="156"/>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8pt;height:168pt" o:ole="">
            <v:imagedata r:id="rId19" o:title=""/>
          </v:shape>
          <o:OLEObject Type="Embed" ProgID="Visio.Drawing.11" ShapeID="_x0000_i1025" DrawAspect="Content" ObjectID="_1571602984"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w:t>
      </w:r>
      <w:proofErr w:type="gramStart"/>
      <w:r w:rsidR="00817A70">
        <w:rPr>
          <w:rFonts w:hint="eastAsia"/>
        </w:rPr>
        <w:t>段用于</w:t>
      </w:r>
      <w:proofErr w:type="gramEnd"/>
      <w:r w:rsidR="00817A70">
        <w:rPr>
          <w:rFonts w:hint="eastAsia"/>
        </w:rPr>
        <w:t>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w:t>
      </w:r>
      <w:proofErr w:type="gramStart"/>
      <w:r w:rsidR="00BC597E">
        <w:rPr>
          <w:rFonts w:hint="eastAsia"/>
        </w:rPr>
        <w:t>根</w:t>
      </w:r>
      <w:r w:rsidR="00BC597E">
        <w:t>对象</w:t>
      </w:r>
      <w:proofErr w:type="gramEnd"/>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w:t>
      </w:r>
      <w:proofErr w:type="gramStart"/>
      <w:r>
        <w:rPr>
          <w:rFonts w:hint="eastAsia"/>
        </w:rPr>
        <w:t>大对象</w:t>
      </w:r>
      <w:proofErr w:type="gramEnd"/>
      <w:r>
        <w:rPr>
          <w:rFonts w:hint="eastAsia"/>
        </w:rPr>
        <w:t>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lastRenderedPageBreak/>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lastRenderedPageBreak/>
        <w:t>流对象（</w:t>
      </w:r>
      <w:r>
        <w:rPr>
          <w:rFonts w:hint="eastAsia"/>
        </w:rPr>
        <w:t>Stream</w:t>
      </w:r>
      <w:r>
        <w:rPr>
          <w:rFonts w:hint="eastAsia"/>
        </w:rPr>
        <w:t>）：流程对象通常用于存储大量的数据，例如压缩的图像，页面描述信息等。</w:t>
      </w:r>
      <w:proofErr w:type="gramStart"/>
      <w:r>
        <w:rPr>
          <w:rFonts w:hint="eastAsia"/>
        </w:rPr>
        <w:t>流对象</w:t>
      </w:r>
      <w:proofErr w:type="gramEnd"/>
      <w:r>
        <w:rPr>
          <w:rFonts w:hint="eastAsia"/>
        </w:rPr>
        <w:t>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2pt;height:180.6pt" o:ole="">
            <v:imagedata r:id="rId21" o:title=""/>
          </v:shape>
          <o:OLEObject Type="Embed" ProgID="Visio.Drawing.11" ShapeID="_x0000_i1026" DrawAspect="Content" ObjectID="_1571602985"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57" w:name="OLE_LINK1"/>
      <w:bookmarkStart w:id="158"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57"/>
    <w:bookmarkEnd w:id="158"/>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w:t>
      </w:r>
      <w:r>
        <w:rPr>
          <w:rFonts w:hint="eastAsia"/>
        </w:rPr>
        <w:lastRenderedPageBreak/>
        <w:t>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59" w:name="_Toc406841151"/>
      <w:r>
        <w:rPr>
          <w:rFonts w:hint="eastAsia"/>
        </w:rPr>
        <w:t>PDF文档示例</w:t>
      </w:r>
      <w:bookmarkEnd w:id="159"/>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2pt;height:174pt" o:ole="">
            <v:imagedata r:id="rId23" o:title=""/>
          </v:shape>
          <o:OLEObject Type="Embed" ProgID="Visio.Drawing.15" ShapeID="_x0000_i1027" DrawAspect="Content" ObjectID="_1571602986"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proofErr w:type="gramStart"/>
      <w:r>
        <w:t>”</w:t>
      </w:r>
      <w:proofErr w:type="gramEnd"/>
      <w:r>
        <w:t>/Catalog</w:t>
      </w:r>
      <w:proofErr w:type="gramStart"/>
      <w:r>
        <w:t>”</w:t>
      </w:r>
      <w:proofErr w:type="gramEnd"/>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proofErr w:type="gramStart"/>
      <w:r>
        <w:t>”</w:t>
      </w:r>
      <w:proofErr w:type="gramEnd"/>
      <w:r>
        <w:t>10 R</w:t>
      </w:r>
      <w:proofErr w:type="gramStart"/>
      <w:r>
        <w:t>”</w:t>
      </w:r>
      <w:proofErr w:type="gramEnd"/>
      <w:r>
        <w:rPr>
          <w:rFonts w:hint="eastAsia"/>
        </w:rPr>
        <w:t>我们</w:t>
      </w:r>
      <w:r>
        <w:t>看到它下面还有孩子节点，</w:t>
      </w:r>
      <w:proofErr w:type="gramStart"/>
      <w:r>
        <w:t>且表明</w:t>
      </w:r>
      <w:proofErr w:type="gramEnd"/>
      <w:r>
        <w:t>了</w:t>
      </w:r>
      <w:proofErr w:type="gramStart"/>
      <w:r>
        <w:t>”</w:t>
      </w:r>
      <w:proofErr w:type="gramEnd"/>
      <w:r>
        <w:t>Count</w:t>
      </w:r>
      <w:proofErr w:type="gramStart"/>
      <w:r>
        <w:t>”</w:t>
      </w:r>
      <w:proofErr w:type="gramEnd"/>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lastRenderedPageBreak/>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proofErr w:type="gramStart"/>
      <w:r>
        <w:t>”</w:t>
      </w:r>
      <w:proofErr w:type="gramEnd"/>
      <w:r>
        <w:t>%%EOF</w:t>
      </w:r>
      <w:proofErr w:type="gramStart"/>
      <w:r>
        <w:t>”</w:t>
      </w:r>
      <w:proofErr w:type="gramEnd"/>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60" w:name="_Toc406841152"/>
      <w:r>
        <w:rPr>
          <w:rFonts w:hint="eastAsia"/>
        </w:rPr>
        <w:t>PDFBox</w:t>
      </w:r>
      <w:r>
        <w:rPr>
          <w:rFonts w:hint="eastAsia"/>
        </w:rPr>
        <w:t>介绍</w:t>
      </w:r>
      <w:bookmarkEnd w:id="160"/>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61" w:name="_Toc406841153"/>
      <w:r w:rsidRPr="00573419">
        <w:rPr>
          <w:rFonts w:ascii="Times New Roman" w:hAnsi="Times New Roman" w:hint="eastAsia"/>
        </w:rPr>
        <w:t>PDFBox</w:t>
      </w:r>
      <w:r w:rsidRPr="00573419">
        <w:rPr>
          <w:rFonts w:ascii="Times New Roman" w:hAnsi="Times New Roman" w:hint="eastAsia"/>
        </w:rPr>
        <w:t>概述</w:t>
      </w:r>
      <w:bookmarkEnd w:id="161"/>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lastRenderedPageBreak/>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w:t>
      </w:r>
      <w:proofErr w:type="gramStart"/>
      <w:r>
        <w:rPr>
          <w:rFonts w:hint="eastAsia"/>
        </w:rPr>
        <w:t>方</w:t>
      </w:r>
      <w:r>
        <w:t>应用</w:t>
      </w:r>
      <w:proofErr w:type="gramEnd"/>
      <w:r>
        <w:t>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62" w:name="_Toc406841154"/>
      <w:r>
        <w:rPr>
          <w:rFonts w:hint="eastAsia"/>
        </w:rPr>
        <w:t>PDFBox组织结构</w:t>
      </w:r>
      <w:bookmarkEnd w:id="162"/>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8.8pt;height:327.6pt" o:ole="">
            <v:imagedata r:id="rId25" o:title=""/>
          </v:shape>
          <o:OLEObject Type="Embed" ProgID="Visio.Drawing.15" ShapeID="_x0000_i1028" DrawAspect="Content" ObjectID="_1571602987"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w:t>
      </w:r>
      <w:r>
        <w:lastRenderedPageBreak/>
        <w:t>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w:t>
      </w:r>
      <w:proofErr w:type="gramStart"/>
      <w:r>
        <w:t>流类型</w:t>
      </w:r>
      <w:proofErr w:type="gramEnd"/>
      <w:r>
        <w:t>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proofErr w:type="gramStart"/>
      <w:r>
        <w:rPr>
          <w:rFonts w:hint="eastAsia"/>
        </w:rPr>
        <w:t>这些</w:t>
      </w:r>
      <w:r>
        <w:t>类都封装</w:t>
      </w:r>
      <w:proofErr w:type="gramEnd"/>
      <w:r>
        <w:t>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63" w:name="_Toc406841155"/>
      <w:r>
        <w:rPr>
          <w:rFonts w:hint="eastAsia"/>
        </w:rPr>
        <w:t>本章小结</w:t>
      </w:r>
      <w:bookmarkEnd w:id="163"/>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w:t>
      </w:r>
      <w:proofErr w:type="gramStart"/>
      <w:r>
        <w:rPr>
          <w:rFonts w:hint="eastAsia"/>
          <w:szCs w:val="22"/>
        </w:rPr>
        <w:t>框线</w:t>
      </w:r>
      <w:proofErr w:type="gramEnd"/>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64" w:name="_Toc342678835"/>
      <w:r>
        <w:rPr>
          <w:rFonts w:hint="eastAsia"/>
        </w:rPr>
        <w:lastRenderedPageBreak/>
        <w:t xml:space="preserve"> </w:t>
      </w:r>
      <w:bookmarkStart w:id="165"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65"/>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66" w:name="_Toc406841157"/>
      <w:r>
        <w:rPr>
          <w:rFonts w:hint="eastAsia"/>
        </w:rPr>
        <w:t>通用的</w:t>
      </w:r>
      <w:r>
        <w:t>表格识别方法介绍</w:t>
      </w:r>
      <w:bookmarkEnd w:id="166"/>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2.4pt;height:219.6pt" o:ole="">
            <v:imagedata r:id="rId28" o:title=""/>
          </v:shape>
          <o:OLEObject Type="Embed" ProgID="Visio.Drawing.15" ShapeID="_x0000_i1029" DrawAspect="Content" ObjectID="_1571602988"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67"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67"/>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68"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68"/>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6pt;height:150.6pt" o:ole="">
            <v:imagedata r:id="rId30" o:title=""/>
          </v:shape>
          <o:OLEObject Type="Embed" ProgID="Visio.Drawing.15" ShapeID="_x0000_i1030" DrawAspect="Content" ObjectID="_1571602989"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proofErr w:type="gramStart"/>
      <w:r>
        <w:rPr>
          <w:rFonts w:hint="eastAsia"/>
        </w:rPr>
        <w:t>表示总</w:t>
      </w:r>
      <w:proofErr w:type="gramEnd"/>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proofErr w:type="gramStart"/>
      <w:r>
        <w:t>不</w:t>
      </w:r>
      <w:proofErr w:type="gramEnd"/>
      <w:r>
        <w:t>含有</w:t>
      </w:r>
      <w:proofErr w:type="gramStart"/>
      <w:r>
        <w:t>跨行跨</w:t>
      </w:r>
      <w:r>
        <w:rPr>
          <w:rFonts w:hint="eastAsia"/>
        </w:rPr>
        <w:t>列</w:t>
      </w:r>
      <w:r>
        <w:t>情况</w:t>
      </w:r>
      <w:proofErr w:type="gramEnd"/>
      <w:r>
        <w:t>的单元格</w:t>
      </w:r>
      <w:r w:rsidR="00C1753D">
        <w:rPr>
          <w:rFonts w:hint="eastAsia"/>
        </w:rPr>
        <w:t>，</w:t>
      </w:r>
      <w:r w:rsidR="00C1753D">
        <w:rPr>
          <w:rFonts w:hint="eastAsia"/>
        </w:rPr>
        <w:t>N</w:t>
      </w:r>
      <w:r w:rsidR="00C1753D">
        <w:rPr>
          <w:vertAlign w:val="subscript"/>
        </w:rPr>
        <w:t>all</w:t>
      </w:r>
      <w:r w:rsidR="00C1753D">
        <w:rPr>
          <w:rFonts w:hint="eastAsia"/>
        </w:rPr>
        <w:t xml:space="preserve"> </w:t>
      </w:r>
      <w:proofErr w:type="gramStart"/>
      <w:r w:rsidR="00C1753D">
        <w:rPr>
          <w:rFonts w:hint="eastAsia"/>
        </w:rPr>
        <w:t>表示总</w:t>
      </w:r>
      <w:proofErr w:type="gramEnd"/>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proofErr w:type="gramStart"/>
      <w:r w:rsidR="000B3963" w:rsidRPr="000B3963">
        <w:lastRenderedPageBreak/>
        <w:t>Wang</w:t>
      </w:r>
      <w:r w:rsidR="000B3963">
        <w:rPr>
          <w:rFonts w:hint="eastAsia"/>
          <w:vertAlign w:val="superscript"/>
        </w:rPr>
        <w:t>[</w:t>
      </w:r>
      <w:proofErr w:type="gramEnd"/>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69" w:name="_Toc406841160"/>
      <w:r>
        <w:rPr>
          <w:rFonts w:hint="eastAsia"/>
        </w:rPr>
        <w:t>基于</w:t>
      </w:r>
      <w:r>
        <w:t>图像</w:t>
      </w:r>
      <w:r w:rsidR="00394E01">
        <w:rPr>
          <w:rFonts w:hint="eastAsia"/>
        </w:rPr>
        <w:t>的</w:t>
      </w:r>
      <w:r>
        <w:t>表格</w:t>
      </w:r>
      <w:r w:rsidR="00297DD3">
        <w:rPr>
          <w:rFonts w:hint="eastAsia"/>
        </w:rPr>
        <w:t>特征</w:t>
      </w:r>
      <w:r w:rsidR="00297DD3">
        <w:t>提取</w:t>
      </w:r>
      <w:bookmarkEnd w:id="169"/>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proofErr w:type="gramStart"/>
      <w:r w:rsidR="00E1227B">
        <w:t>二值化和</w:t>
      </w:r>
      <w:proofErr w:type="gramEnd"/>
      <w:r w:rsidR="00E1227B">
        <w:t>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proofErr w:type="gramStart"/>
      <w:r>
        <w:t>个</w:t>
      </w:r>
      <w:proofErr w:type="gramEnd"/>
      <w:r>
        <w:t>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w:t>
      </w:r>
      <w:proofErr w:type="gramStart"/>
      <w:r>
        <w:t>平滑</w:t>
      </w:r>
      <w:r>
        <w:rPr>
          <w:rFonts w:hint="eastAsia"/>
        </w:rPr>
        <w:t>去噪</w:t>
      </w:r>
      <w:r w:rsidR="008D6C95">
        <w:t>可以</w:t>
      </w:r>
      <w:proofErr w:type="gramEnd"/>
      <w:r w:rsidR="008D6C95">
        <w:t>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w:t>
      </w:r>
      <w:proofErr w:type="gramStart"/>
      <w:r>
        <w:t>通指数</w:t>
      </w:r>
      <w:proofErr w:type="gramEnd"/>
      <w:r>
        <w:t>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2C013F"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w:t>
      </w:r>
      <w:proofErr w:type="gramStart"/>
      <w:r w:rsidR="00D94BD9">
        <w:t>不</w:t>
      </w:r>
      <w:proofErr w:type="gramEnd"/>
      <w:r w:rsidR="00D94BD9">
        <w:t>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170" w:name="_Toc406841161"/>
      <w:r>
        <w:rPr>
          <w:rFonts w:hint="eastAsia"/>
        </w:rPr>
        <w:t>基于P</w:t>
      </w:r>
      <w:r>
        <w:t>DF</w:t>
      </w:r>
      <w:r w:rsidR="00394E01">
        <w:rPr>
          <w:rFonts w:hint="eastAsia"/>
        </w:rPr>
        <w:t>的</w:t>
      </w:r>
      <w:r>
        <w:t>表格</w:t>
      </w:r>
      <w:r w:rsidR="00297DD3">
        <w:rPr>
          <w:rFonts w:hint="eastAsia"/>
        </w:rPr>
        <w:t>特征</w:t>
      </w:r>
      <w:r w:rsidR="00297DD3">
        <w:t>提取</w:t>
      </w:r>
      <w:bookmarkEnd w:id="170"/>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w:t>
      </w:r>
      <w:proofErr w:type="gramStart"/>
      <w:r>
        <w:t>及列</w:t>
      </w:r>
      <w:r>
        <w:rPr>
          <w:rFonts w:hint="eastAsia"/>
        </w:rPr>
        <w:t>间</w:t>
      </w:r>
      <w:r>
        <w:t>都有</w:t>
      </w:r>
      <w:proofErr w:type="gramEnd"/>
      <w:r>
        <w:t>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w:t>
      </w:r>
      <w:proofErr w:type="gramStart"/>
      <w:r w:rsidR="00AB6AD2">
        <w:t>或跨</w:t>
      </w:r>
      <w:r w:rsidR="00AB6AD2">
        <w:rPr>
          <w:rFonts w:hint="eastAsia"/>
        </w:rPr>
        <w:t>列单元格</w:t>
      </w:r>
      <w:proofErr w:type="gramEnd"/>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w:t>
      </w:r>
      <w:proofErr w:type="gramStart"/>
      <w:r w:rsidR="00FE4C63" w:rsidRPr="00FE4C63">
        <w:rPr>
          <w:rFonts w:hint="eastAsia"/>
        </w:rPr>
        <w:t>线信息</w:t>
      </w:r>
      <w:proofErr w:type="gramEnd"/>
      <w:r w:rsidR="00FE4C63" w:rsidRPr="00FE4C63">
        <w:rPr>
          <w:rFonts w:hint="eastAsia"/>
        </w:rPr>
        <w:t>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171" w:name="_Toc406841162"/>
      <w:r>
        <w:rPr>
          <w:rFonts w:hint="eastAsia"/>
        </w:rPr>
        <w:t>表格数据抽取</w:t>
      </w:r>
      <w:r w:rsidR="00494E97">
        <w:t>的</w:t>
      </w:r>
      <w:r w:rsidR="00300619">
        <w:rPr>
          <w:rFonts w:hint="eastAsia"/>
        </w:rPr>
        <w:t>难点</w:t>
      </w:r>
      <w:r>
        <w:rPr>
          <w:rFonts w:hint="eastAsia"/>
        </w:rPr>
        <w:t>分析</w:t>
      </w:r>
      <w:bookmarkEnd w:id="171"/>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172" w:name="_Toc406841163"/>
      <w:r>
        <w:rPr>
          <w:rFonts w:hint="eastAsia"/>
        </w:rPr>
        <w:lastRenderedPageBreak/>
        <w:t>表格结构</w:t>
      </w:r>
      <w:r>
        <w:t>识别</w:t>
      </w:r>
      <w:bookmarkEnd w:id="172"/>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pt;height:194.4pt" o:ole="">
            <v:imagedata r:id="rId32" o:title=""/>
          </v:shape>
          <o:OLEObject Type="Embed" ProgID="Visio.Drawing.15" ShapeID="_x0000_i1031" DrawAspect="Content" ObjectID="_1571602990"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8pt;height:158.4pt" o:ole="">
            <v:imagedata r:id="rId34" o:title=""/>
          </v:shape>
          <o:OLEObject Type="Embed" ProgID="Visio.Drawing.15" ShapeID="_x0000_i1032" DrawAspect="Content" ObjectID="_1571602991"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173" w:name="_Toc406841164"/>
      <w:r>
        <w:rPr>
          <w:rFonts w:hint="eastAsia"/>
        </w:rPr>
        <w:t>复杂表头</w:t>
      </w:r>
      <w:r>
        <w:t>的处理</w:t>
      </w:r>
      <w:bookmarkEnd w:id="173"/>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proofErr w:type="gramStart"/>
      <w:r>
        <w:rPr>
          <w:rFonts w:hint="eastAsia"/>
        </w:rPr>
        <w:t>头</w:t>
      </w:r>
      <w:r>
        <w:t>结构</w:t>
      </w:r>
      <w:proofErr w:type="gramEnd"/>
      <w:r>
        <w:t>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1.8pt;height:103.2pt" o:ole="">
            <v:imagedata r:id="rId36" o:title=""/>
          </v:shape>
          <o:OLEObject Type="Embed" ProgID="Visio.Drawing.15" ShapeID="_x0000_i1033" DrawAspect="Content" ObjectID="_1571602992"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4pt;height:91.2pt" o:ole="">
            <v:imagedata r:id="rId38" o:title=""/>
          </v:shape>
          <o:OLEObject Type="Embed" ProgID="Visio.Drawing.15" ShapeID="_x0000_i1034" DrawAspect="Content" ObjectID="_1571602993"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w:t>
      </w:r>
      <w:proofErr w:type="gramStart"/>
      <w:r>
        <w:t>头</w:t>
      </w:r>
      <w:r>
        <w:rPr>
          <w:rFonts w:hint="eastAsia"/>
        </w:rPr>
        <w:t>结构</w:t>
      </w:r>
      <w:proofErr w:type="gramEnd"/>
      <w:r>
        <w:t>是</w:t>
      </w:r>
      <w:r>
        <w:rPr>
          <w:rFonts w:hint="eastAsia"/>
        </w:rPr>
        <w:t>上层</w:t>
      </w:r>
      <w:r>
        <w:t>包含下层的</w:t>
      </w:r>
      <w:r>
        <w:rPr>
          <w:rFonts w:hint="eastAsia"/>
        </w:rPr>
        <w:t>关系，</w:t>
      </w:r>
      <w:r>
        <w:t>即</w:t>
      </w:r>
      <w:proofErr w:type="gramStart"/>
      <w:r>
        <w:t>上层</w:t>
      </w:r>
      <w:r>
        <w:rPr>
          <w:rFonts w:hint="eastAsia"/>
        </w:rPr>
        <w:t>与</w:t>
      </w:r>
      <w:proofErr w:type="gramEnd"/>
      <w:r>
        <w:t>下层是一对多的关系，这符合树的定义</w:t>
      </w:r>
      <w:r>
        <w:rPr>
          <w:rFonts w:hint="eastAsia"/>
        </w:rPr>
        <w:t>。</w:t>
      </w:r>
      <w:r>
        <w:t>因此</w:t>
      </w:r>
      <w:proofErr w:type="gramStart"/>
      <w:r>
        <w:rPr>
          <w:rFonts w:hint="eastAsia"/>
        </w:rPr>
        <w:t>此</w:t>
      </w:r>
      <w:proofErr w:type="gramEnd"/>
      <w:r>
        <w:rPr>
          <w:rFonts w:hint="eastAsia"/>
        </w:rPr>
        <w:t>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w:t>
      </w:r>
      <w:proofErr w:type="gramStart"/>
      <w:r>
        <w:t>上层</w:t>
      </w:r>
      <w:r>
        <w:rPr>
          <w:rFonts w:hint="eastAsia"/>
        </w:rPr>
        <w:t>与</w:t>
      </w:r>
      <w:proofErr w:type="gramEnd"/>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6.4pt;height:172.8pt" o:ole="">
            <v:imagedata r:id="rId40" o:title=""/>
          </v:shape>
          <o:OLEObject Type="Embed" ProgID="Visio.Drawing.15" ShapeID="_x0000_i1035" DrawAspect="Content" ObjectID="_1571602994" r:id="rId41"/>
        </w:object>
      </w:r>
      <w:r>
        <w:t xml:space="preserve">   </w:t>
      </w:r>
      <w:r>
        <w:object w:dxaOrig="4815" w:dyaOrig="3450" w14:anchorId="14AEF188">
          <v:shape id="_x0000_i1036" type="#_x0000_t75" style="width:241.2pt;height:172.8pt" o:ole="">
            <v:imagedata r:id="rId42" o:title=""/>
          </v:shape>
          <o:OLEObject Type="Embed" ProgID="Visio.Drawing.15" ShapeID="_x0000_i1036" DrawAspect="Content" ObjectID="_1571602995"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174" w:name="_Toc406841165"/>
      <w:r>
        <w:rPr>
          <w:rFonts w:hint="eastAsia"/>
        </w:rPr>
        <w:t>无框线</w:t>
      </w:r>
      <w:r>
        <w:t>表格的还原</w:t>
      </w:r>
      <w:bookmarkEnd w:id="174"/>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2489E"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99CB6F"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2.2pt;height:147.6pt" o:ole="">
            <v:imagedata r:id="rId45" o:title=""/>
          </v:shape>
          <o:OLEObject Type="Embed" ProgID="Visio.Drawing.15" ShapeID="_x0000_i1037" DrawAspect="Content" ObjectID="_1571602996" r:id="rId46"/>
        </w:object>
      </w:r>
      <w:r w:rsidR="00802E11">
        <w:object w:dxaOrig="3675" w:dyaOrig="3211" w14:anchorId="50BFE091">
          <v:shape id="_x0000_i1038" type="#_x0000_t75" style="width:183.6pt;height:160.2pt" o:ole="">
            <v:imagedata r:id="rId47" o:title=""/>
          </v:shape>
          <o:OLEObject Type="Embed" ProgID="Visio.Drawing.15" ShapeID="_x0000_i1038" DrawAspect="Content" ObjectID="_1571602997"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175" w:name="_Toc406841166"/>
      <w:r>
        <w:rPr>
          <w:rFonts w:hint="eastAsia"/>
        </w:rPr>
        <w:t>本章小结</w:t>
      </w:r>
      <w:bookmarkEnd w:id="175"/>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176"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176"/>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w:t>
      </w:r>
      <w:proofErr w:type="gramStart"/>
      <w:r>
        <w:rPr>
          <w:rFonts w:hint="eastAsia"/>
        </w:rPr>
        <w:t>头</w:t>
      </w:r>
      <w:r>
        <w:t>处理</w:t>
      </w:r>
      <w:proofErr w:type="gramEnd"/>
      <w:r>
        <w:t>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177" w:name="_Toc406841168"/>
      <w:r>
        <w:rPr>
          <w:rFonts w:hint="eastAsia"/>
        </w:rPr>
        <w:t>基于</w:t>
      </w:r>
      <w:r>
        <w:t>PDFBox</w:t>
      </w:r>
      <w:r>
        <w:t>的</w:t>
      </w:r>
      <w:r>
        <w:rPr>
          <w:rFonts w:hint="eastAsia"/>
        </w:rPr>
        <w:t>表格特征</w:t>
      </w:r>
      <w:r>
        <w:t>提取</w:t>
      </w:r>
      <w:bookmarkEnd w:id="177"/>
    </w:p>
    <w:p w14:paraId="06CCF56B" w14:textId="231437FA" w:rsidR="00D06A8C" w:rsidRDefault="00D06A8C" w:rsidP="00D06A8C">
      <w:pPr>
        <w:pStyle w:val="3"/>
      </w:pPr>
      <w:bookmarkStart w:id="178"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178"/>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FDF63F"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F79AA"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A7FCC"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5.4pt;height:292.8pt" o:ole="">
            <v:imagedata r:id="rId50" o:title=""/>
          </v:shape>
          <o:OLEObject Type="Embed" ProgID="Visio.Drawing.15" ShapeID="_x0000_i1039" DrawAspect="Content" ObjectID="_1571602998" r:id="rId51"/>
        </w:object>
      </w:r>
      <w:r w:rsidR="00D06A8C">
        <w:t xml:space="preserve"> </w:t>
      </w:r>
      <w:r w:rsidR="00D06A8C">
        <w:object w:dxaOrig="5445" w:dyaOrig="6451" w14:anchorId="77D20908">
          <v:shape id="_x0000_i1040" type="#_x0000_t75" style="width:213pt;height:292.8pt" o:ole="">
            <v:imagedata r:id="rId52" o:title=""/>
          </v:shape>
          <o:OLEObject Type="Embed" ProgID="Visio.Drawing.15" ShapeID="_x0000_i1040" DrawAspect="Content" ObjectID="_1571602999"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179" w:name="_Toc406841170"/>
      <w:r>
        <w:rPr>
          <w:rFonts w:hint="eastAsia"/>
        </w:rPr>
        <w:t>PDFBox</w:t>
      </w:r>
      <w:r w:rsidR="000B6CC3">
        <w:t>中</w:t>
      </w:r>
      <w:r>
        <w:t>文字和线条的</w:t>
      </w:r>
      <w:r>
        <w:rPr>
          <w:rFonts w:hint="eastAsia"/>
        </w:rPr>
        <w:t>处理介绍</w:t>
      </w:r>
      <w:bookmarkEnd w:id="179"/>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1F03C"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99C9D"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B618C5"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w:t>
      </w:r>
      <w:proofErr w:type="gramStart"/>
      <w:r>
        <w:t>类对象</w:t>
      </w:r>
      <w:proofErr w:type="gramEnd"/>
      <w:r>
        <w:t>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272EF"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377E8"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8480A"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42DC5"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D34E8"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180" w:name="_Toc406841171"/>
      <w:r>
        <w:rPr>
          <w:rFonts w:hint="eastAsia"/>
        </w:rPr>
        <w:t>基于PDF</w:t>
      </w:r>
      <w:r>
        <w:t>Box的文字信息提取与封装</w:t>
      </w:r>
      <w:bookmarkEnd w:id="180"/>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pt;height:152.4pt" o:ole="">
            <v:imagedata r:id="rId56" o:title=""/>
          </v:shape>
          <o:OLEObject Type="Embed" ProgID="Visio.Drawing.15" ShapeID="_x0000_i1041" DrawAspect="Content" ObjectID="_1571603000"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w:t>
      </w:r>
      <w:proofErr w:type="gramStart"/>
      <w:r>
        <w:t>要文字</w:t>
      </w:r>
      <w:proofErr w:type="gramEnd"/>
      <w:r>
        <w:t>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181" w:name="_Toc406841172"/>
      <w:r>
        <w:rPr>
          <w:rFonts w:hint="eastAsia"/>
        </w:rPr>
        <w:t>基于</w:t>
      </w:r>
      <w:r>
        <w:t>PDFBox的</w:t>
      </w:r>
      <w:r>
        <w:rPr>
          <w:rFonts w:hint="eastAsia"/>
        </w:rPr>
        <w:t>线条</w:t>
      </w:r>
      <w:r>
        <w:t>信息提取</w:t>
      </w:r>
      <w:r>
        <w:rPr>
          <w:rFonts w:hint="eastAsia"/>
        </w:rPr>
        <w:t>与</w:t>
      </w:r>
      <w:r>
        <w:t>封装</w:t>
      </w:r>
      <w:bookmarkEnd w:id="181"/>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4pt;height:4in" o:ole="">
            <v:imagedata r:id="rId58" o:title=""/>
          </v:shape>
          <o:OLEObject Type="Embed" ProgID="Visio.Drawing.15" ShapeID="_x0000_i1042" DrawAspect="Content" ObjectID="_1571603001"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182" w:name="_Toc406841173"/>
      <w:r>
        <w:rPr>
          <w:rFonts w:hint="eastAsia"/>
        </w:rPr>
        <w:t>表格还原</w:t>
      </w:r>
      <w:bookmarkEnd w:id="182"/>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183"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183"/>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pt;height:325.2pt" o:ole="">
            <v:imagedata r:id="rId60" o:title=""/>
          </v:shape>
          <o:OLEObject Type="Embed" ProgID="Visio.Drawing.15" ShapeID="_x0000_i1043" DrawAspect="Content" ObjectID="_1571603002"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4"/>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6.2pt;height:355.2pt" o:ole="">
            <v:imagedata r:id="rId62" o:title=""/>
          </v:shape>
          <o:OLEObject Type="Embed" ProgID="Visio.Drawing.15" ShapeID="_x0000_i1044" DrawAspect="Content" ObjectID="_1571603003"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6pt;height:156pt" o:ole="">
            <v:imagedata r:id="rId64" o:title=""/>
          </v:shape>
          <o:OLEObject Type="Embed" ProgID="Visio.Drawing.15" ShapeID="_x0000_i1045" DrawAspect="Content" ObjectID="_1571603004"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184" w:name="_Toc406841175"/>
      <w:r>
        <w:rPr>
          <w:rFonts w:hint="eastAsia"/>
        </w:rPr>
        <w:t>基于</w:t>
      </w:r>
      <w:r>
        <w:t>位置信息</w:t>
      </w:r>
      <w:r>
        <w:rPr>
          <w:rFonts w:hint="eastAsia"/>
        </w:rPr>
        <w:t>填充表格</w:t>
      </w:r>
      <w:r w:rsidR="00467A52" w:rsidRPr="005C028D">
        <w:rPr>
          <w:rFonts w:hint="eastAsia"/>
        </w:rPr>
        <w:t>文字</w:t>
      </w:r>
      <w:bookmarkEnd w:id="184"/>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29.8pt" o:ole="">
            <v:imagedata r:id="rId66" o:title=""/>
          </v:shape>
          <o:OLEObject Type="Embed" ProgID="Visio.Drawing.15" ShapeID="_x0000_i1046" DrawAspect="Content" ObjectID="_1571603005"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20.2pt;height:289.2pt" o:ole="">
            <v:imagedata r:id="rId68" o:title=""/>
          </v:shape>
          <o:OLEObject Type="Embed" ProgID="Visio.Drawing.15" ShapeID="_x0000_i1047" DrawAspect="Content" ObjectID="_1571603006"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185" w:name="_Toc406841176"/>
      <w:r w:rsidRPr="005C028D">
        <w:rPr>
          <w:rFonts w:hint="eastAsia"/>
        </w:rPr>
        <w:t>一表</w:t>
      </w:r>
      <w:r w:rsidRPr="005C028D">
        <w:t>多页的复杂表格</w:t>
      </w:r>
      <w:r w:rsidRPr="005C028D">
        <w:rPr>
          <w:rFonts w:hint="eastAsia"/>
        </w:rPr>
        <w:t>合并</w:t>
      </w:r>
      <w:bookmarkEnd w:id="185"/>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186" w:name="_Toc406841177"/>
      <w:r>
        <w:rPr>
          <w:rFonts w:hint="eastAsia"/>
        </w:rPr>
        <w:lastRenderedPageBreak/>
        <w:t>表格结构</w:t>
      </w:r>
      <w:r>
        <w:t>识别</w:t>
      </w:r>
      <w:bookmarkEnd w:id="186"/>
    </w:p>
    <w:p w14:paraId="162CCF1F" w14:textId="77777777" w:rsidR="00A14694" w:rsidRDefault="00A14694" w:rsidP="00A14694">
      <w:pPr>
        <w:pStyle w:val="3"/>
      </w:pPr>
      <w:bookmarkStart w:id="187" w:name="_Toc406841178"/>
      <w:r>
        <w:rPr>
          <w:rFonts w:hint="eastAsia"/>
        </w:rPr>
        <w:t>复杂表头</w:t>
      </w:r>
      <w:r>
        <w:t>的识别与转换</w:t>
      </w:r>
      <w:bookmarkEnd w:id="187"/>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4pt;height:184.8pt" o:ole="">
            <v:imagedata r:id="rId70" o:title=""/>
          </v:shape>
          <o:OLEObject Type="Embed" ProgID="Visio.Drawing.15" ShapeID="_x0000_i1048" DrawAspect="Content" ObjectID="_1571603007"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w:t>
      </w:r>
      <w:proofErr w:type="gramStart"/>
      <w:r>
        <w:t>children.add(</w:t>
      </w:r>
      <w:proofErr w:type="gramEnd"/>
      <w:r>
        <w:t>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6pt;height:423pt" o:ole="">
            <v:imagedata r:id="rId72" o:title=""/>
          </v:shape>
          <o:OLEObject Type="Embed" ProgID="Visio.Drawing.15" ShapeID="_x0000_i1049" DrawAspect="Content" ObjectID="_1571603008"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188" w:name="_Toc406841179"/>
      <w:r>
        <w:rPr>
          <w:rFonts w:hint="eastAsia"/>
        </w:rPr>
        <w:t>表格</w:t>
      </w:r>
      <w:r>
        <w:t>结构类型</w:t>
      </w:r>
      <w:bookmarkEnd w:id="188"/>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2pt;height:121.2pt" o:ole="">
            <v:imagedata r:id="rId75" o:title=""/>
          </v:shape>
          <o:OLEObject Type="Embed" ProgID="Visio.Drawing.15" ShapeID="_x0000_i1050" DrawAspect="Content" ObjectID="_1571603009"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189" w:name="_Toc406841180"/>
      <w:r>
        <w:rPr>
          <w:rFonts w:hint="eastAsia"/>
        </w:rPr>
        <w:t>表格展开</w:t>
      </w:r>
      <w:r>
        <w:t>方向识别</w:t>
      </w:r>
      <w:bookmarkEnd w:id="189"/>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2C013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2C013F"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6pt;height:174.6pt" o:ole="">
            <v:imagedata r:id="rId77" o:title=""/>
          </v:shape>
          <o:OLEObject Type="Embed" ProgID="Visio.Drawing.15" ShapeID="_x0000_i1051" DrawAspect="Content" ObjectID="_1571603010"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2C013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2C013F"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2C013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2C013F"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70pt;height:276.6pt" o:ole="">
            <v:imagedata r:id="rId79" o:title=""/>
          </v:shape>
          <o:OLEObject Type="Embed" ProgID="Visio.Drawing.15" ShapeID="_x0000_i1052" DrawAspect="Content" ObjectID="_1571603011"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190" w:name="_Toc406841181"/>
      <w:r>
        <w:rPr>
          <w:rFonts w:hint="eastAsia"/>
        </w:rPr>
        <w:lastRenderedPageBreak/>
        <w:t>本章小结</w:t>
      </w:r>
      <w:bookmarkEnd w:id="190"/>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191"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191"/>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192" w:name="_Toc406841183"/>
      <w:r>
        <w:rPr>
          <w:rFonts w:hint="eastAsia"/>
        </w:rPr>
        <w:t>PDF</w:t>
      </w:r>
      <w:r>
        <w:rPr>
          <w:rFonts w:hint="eastAsia"/>
        </w:rPr>
        <w:t>表格</w:t>
      </w:r>
      <w:r>
        <w:t>数据抽取</w:t>
      </w:r>
      <w:r>
        <w:rPr>
          <w:rFonts w:hint="eastAsia"/>
        </w:rPr>
        <w:t>系统</w:t>
      </w:r>
      <w:r>
        <w:t>的整体</w:t>
      </w:r>
      <w:r>
        <w:rPr>
          <w:rFonts w:hint="eastAsia"/>
        </w:rPr>
        <w:t>设计</w:t>
      </w:r>
      <w:bookmarkEnd w:id="192"/>
    </w:p>
    <w:p w14:paraId="46335E13" w14:textId="6B75A038" w:rsidR="00DD227A" w:rsidRDefault="00DD227A" w:rsidP="00DD227A">
      <w:pPr>
        <w:pStyle w:val="3"/>
      </w:pPr>
      <w:bookmarkStart w:id="193" w:name="_Toc406841184"/>
      <w:r>
        <w:rPr>
          <w:rFonts w:hint="eastAsia"/>
        </w:rPr>
        <w:t>系统整体</w:t>
      </w:r>
      <w:r>
        <w:t>流程设计</w:t>
      </w:r>
      <w:bookmarkEnd w:id="193"/>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9.2pt;height:198pt" o:ole="">
            <v:imagedata r:id="rId83" o:title=""/>
          </v:shape>
          <o:OLEObject Type="Embed" ProgID="Visio.Drawing.15" ShapeID="_x0000_i1053" DrawAspect="Content" ObjectID="_1571603012"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194" w:name="_Toc406841185"/>
      <w:r>
        <w:rPr>
          <w:rFonts w:hint="eastAsia"/>
        </w:rPr>
        <w:lastRenderedPageBreak/>
        <w:t>系统层次描述</w:t>
      </w:r>
      <w:bookmarkEnd w:id="194"/>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8.4pt;height:277.2pt" o:ole="">
            <v:imagedata r:id="rId85" o:title=""/>
          </v:shape>
          <o:OLEObject Type="Embed" ProgID="Visio.Drawing.15" ShapeID="_x0000_i1054" DrawAspect="Content" ObjectID="_1571603013"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195" w:name="_Toc406841186"/>
      <w:r>
        <w:rPr>
          <w:rFonts w:hint="eastAsia"/>
        </w:rPr>
        <w:lastRenderedPageBreak/>
        <w:t>基于</w:t>
      </w:r>
      <w:r>
        <w:rPr>
          <w:rFonts w:hint="eastAsia"/>
        </w:rPr>
        <w:t>PDFBox</w:t>
      </w:r>
      <w:r>
        <w:t>的</w:t>
      </w:r>
      <w:r w:rsidR="00DA0682">
        <w:rPr>
          <w:rFonts w:hint="eastAsia"/>
        </w:rPr>
        <w:t>文档解析层</w:t>
      </w:r>
      <w:bookmarkEnd w:id="195"/>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8pt;height:363.6pt" o:ole="">
            <v:imagedata r:id="rId87" o:title=""/>
          </v:shape>
          <o:OLEObject Type="Embed" ProgID="Visio.Drawing.15" ShapeID="_x0000_i1055" DrawAspect="Content" ObjectID="_1571603014"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196" w:name="_Toc406841187"/>
      <w:r>
        <w:rPr>
          <w:rFonts w:hint="eastAsia"/>
        </w:rPr>
        <w:lastRenderedPageBreak/>
        <w:t>PDF</w:t>
      </w:r>
      <w:r>
        <w:rPr>
          <w:rFonts w:hint="eastAsia"/>
        </w:rPr>
        <w:t>表格</w:t>
      </w:r>
      <w:r>
        <w:t>还原</w:t>
      </w:r>
      <w:r>
        <w:rPr>
          <w:rFonts w:hint="eastAsia"/>
        </w:rPr>
        <w:t>层</w:t>
      </w:r>
      <w:bookmarkEnd w:id="196"/>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4pt;height:360.6pt" o:ole="">
            <v:imagedata r:id="rId89" o:title=""/>
          </v:shape>
          <o:OLEObject Type="Embed" ProgID="Visio.Drawing.15" ShapeID="_x0000_i1056" DrawAspect="Content" ObjectID="_1571603015"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197" w:name="_Toc406841188"/>
      <w:r>
        <w:rPr>
          <w:rFonts w:hint="eastAsia"/>
        </w:rPr>
        <w:lastRenderedPageBreak/>
        <w:t>PDF</w:t>
      </w:r>
      <w:r>
        <w:rPr>
          <w:rFonts w:hint="eastAsia"/>
        </w:rPr>
        <w:t>表格</w:t>
      </w:r>
      <w:r>
        <w:t>数据封装层</w:t>
      </w:r>
      <w:bookmarkEnd w:id="197"/>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198" w:name="_Toc406841189"/>
      <w:r>
        <w:rPr>
          <w:rFonts w:hint="eastAsia"/>
        </w:rPr>
        <w:t>表格</w:t>
      </w:r>
      <w:r>
        <w:t>数据的HTML格式封装</w:t>
      </w:r>
      <w:bookmarkEnd w:id="198"/>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5.8pt;height:175.2pt" o:ole="">
            <v:imagedata r:id="rId91" o:title=""/>
          </v:shape>
          <o:OLEObject Type="Embed" ProgID="Visio.Drawing.15" ShapeID="_x0000_i1057" DrawAspect="Content" ObjectID="_1571603016"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199" w:name="_Toc406841190"/>
      <w:r>
        <w:rPr>
          <w:rFonts w:hint="eastAsia"/>
        </w:rPr>
        <w:lastRenderedPageBreak/>
        <w:t>表格</w:t>
      </w:r>
      <w:r>
        <w:t>数据的JSON格式封装</w:t>
      </w:r>
      <w:bookmarkEnd w:id="199"/>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8.8pt;height:196.2pt" o:ole="">
            <v:imagedata r:id="rId94" o:title=""/>
          </v:shape>
          <o:OLEObject Type="Embed" ProgID="Visio.Drawing.15" ShapeID="_x0000_i1058" DrawAspect="Content" ObjectID="_1571603017"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8.8pt;height:306pt" o:ole="">
            <v:imagedata r:id="rId96" o:title=""/>
          </v:shape>
          <o:OLEObject Type="Embed" ProgID="Visio.Drawing.15" ShapeID="_x0000_i1059" DrawAspect="Content" ObjectID="_1571603018"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200" w:name="_Toc406841191"/>
      <w:r>
        <w:rPr>
          <w:rFonts w:hint="eastAsia"/>
        </w:rPr>
        <w:t>测试</w:t>
      </w:r>
      <w:r>
        <w:t>和分析</w:t>
      </w:r>
      <w:bookmarkEnd w:id="200"/>
    </w:p>
    <w:p w14:paraId="1176C183" w14:textId="77777777" w:rsidR="007F5296" w:rsidRDefault="007F5296" w:rsidP="007F5296">
      <w:pPr>
        <w:pStyle w:val="3"/>
      </w:pPr>
      <w:bookmarkStart w:id="201" w:name="_Toc406841192"/>
      <w:r>
        <w:rPr>
          <w:rFonts w:hint="eastAsia"/>
        </w:rPr>
        <w:t>表格</w:t>
      </w:r>
      <w:r>
        <w:t>识别</w:t>
      </w:r>
      <w:r>
        <w:rPr>
          <w:rFonts w:hint="eastAsia"/>
        </w:rPr>
        <w:t>技术</w:t>
      </w:r>
      <w:r>
        <w:t>的评估参数</w:t>
      </w:r>
      <w:bookmarkEnd w:id="201"/>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202" w:name="_Toc406841193"/>
      <w:r>
        <w:rPr>
          <w:rFonts w:hint="eastAsia"/>
        </w:rPr>
        <w:t>实验</w:t>
      </w:r>
      <w:r>
        <w:t>结果</w:t>
      </w:r>
      <w:r w:rsidRPr="004F754B">
        <w:rPr>
          <w:rFonts w:ascii="Times New Roman" w:eastAsia="宋体" w:hAnsi="Times New Roman" w:hint="eastAsia"/>
          <w:bCs w:val="0"/>
          <w:szCs w:val="20"/>
        </w:rPr>
        <w:t>与</w:t>
      </w:r>
      <w:r>
        <w:t>分析</w:t>
      </w:r>
      <w:bookmarkEnd w:id="202"/>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3"/>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203" w:name="_Toc406841194"/>
      <w:r w:rsidRPr="0075062D">
        <w:rPr>
          <w:rFonts w:hint="eastAsia"/>
        </w:rPr>
        <w:lastRenderedPageBreak/>
        <w:t>表格</w:t>
      </w:r>
      <w:r w:rsidRPr="0075062D">
        <w:t>结构识别测试</w:t>
      </w:r>
      <w:r w:rsidR="00376F2F">
        <w:rPr>
          <w:rFonts w:hint="eastAsia"/>
        </w:rPr>
        <w:t>与</w:t>
      </w:r>
      <w:r w:rsidR="00376F2F">
        <w:t>分析</w:t>
      </w:r>
      <w:bookmarkEnd w:id="203"/>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4"/>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4"/>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4"/>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204" w:name="_Toc406841195"/>
      <w:r>
        <w:rPr>
          <w:rFonts w:hint="eastAsia"/>
        </w:rPr>
        <w:t>本章小结</w:t>
      </w:r>
      <w:bookmarkEnd w:id="204"/>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205" w:name="_Toc406841196"/>
      <w:bookmarkStart w:id="206" w:name="_Toc248481482"/>
      <w:bookmarkEnd w:id="164"/>
      <w:r>
        <w:rPr>
          <w:rFonts w:hint="eastAsia"/>
        </w:rPr>
        <w:lastRenderedPageBreak/>
        <w:t>总结</w:t>
      </w:r>
      <w:r>
        <w:t>与展望</w:t>
      </w:r>
      <w:bookmarkEnd w:id="205"/>
    </w:p>
    <w:p w14:paraId="30D0E226" w14:textId="77777777" w:rsidR="007F080E" w:rsidRDefault="00173303" w:rsidP="007F080E">
      <w:pPr>
        <w:pStyle w:val="2"/>
      </w:pPr>
      <w:bookmarkStart w:id="207" w:name="_Toc375491738"/>
      <w:bookmarkStart w:id="208" w:name="_Toc406841197"/>
      <w:r>
        <w:rPr>
          <w:rFonts w:hint="eastAsia"/>
        </w:rPr>
        <w:t>论文总结</w:t>
      </w:r>
      <w:bookmarkEnd w:id="207"/>
      <w:bookmarkEnd w:id="208"/>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209" w:name="_Toc375491739"/>
      <w:bookmarkStart w:id="210" w:name="_Toc406841198"/>
      <w:r>
        <w:rPr>
          <w:rFonts w:hint="eastAsia"/>
        </w:rPr>
        <w:lastRenderedPageBreak/>
        <w:t>工作展望</w:t>
      </w:r>
      <w:bookmarkEnd w:id="209"/>
      <w:bookmarkEnd w:id="210"/>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211" w:name="_Toc375491740"/>
      <w:bookmarkStart w:id="212" w:name="_Toc406841199"/>
      <w:r>
        <w:lastRenderedPageBreak/>
        <w:t>参考文献</w:t>
      </w:r>
      <w:bookmarkStart w:id="213" w:name="_Ref219018130"/>
      <w:bookmarkEnd w:id="206"/>
      <w:bookmarkEnd w:id="211"/>
      <w:bookmarkEnd w:id="212"/>
      <w:bookmarkEnd w:id="213"/>
    </w:p>
    <w:p w14:paraId="7C6588BE" w14:textId="77777777" w:rsidR="005F23C8" w:rsidRDefault="002C013F" w:rsidP="00053FDC">
      <w:pPr>
        <w:pStyle w:val="a6"/>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2C013F" w:rsidP="00053FDC">
      <w:pPr>
        <w:pStyle w:val="a6"/>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2C013F" w:rsidP="00053FDC">
      <w:pPr>
        <w:pStyle w:val="a6"/>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2C013F" w:rsidP="00053FDC">
      <w:pPr>
        <w:pStyle w:val="a6"/>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2C013F" w:rsidP="00053FDC">
      <w:pPr>
        <w:pStyle w:val="a6"/>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 xml:space="preserve">Conference Anthology, </w:t>
      </w:r>
      <w:proofErr w:type="gramStart"/>
      <w:r w:rsidRPr="002926FE">
        <w:rPr>
          <w:rFonts w:ascii="Times New Roman" w:hAnsi="Times New Roman"/>
          <w:szCs w:val="20"/>
        </w:rPr>
        <w:t>IEEE</w:t>
      </w:r>
      <w:proofErr w:type="gramEnd"/>
      <w:r w:rsidRPr="002926FE">
        <w:rPr>
          <w:rFonts w:ascii="Times New Roman" w:hAnsi="Times New Roman"/>
          <w:szCs w:val="20"/>
        </w:rPr>
        <w:t>.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214" w:name="_Toc406841200"/>
      <w:r>
        <w:rPr>
          <w:rFonts w:hint="eastAsia"/>
        </w:rPr>
        <w:lastRenderedPageBreak/>
        <w:t>附录</w:t>
      </w:r>
      <w:bookmarkEnd w:id="214"/>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215" w:name="_Toc248481483"/>
      <w:bookmarkStart w:id="216" w:name="_Toc343447574"/>
      <w:bookmarkStart w:id="217" w:name="_Toc344200054"/>
      <w:bookmarkStart w:id="218" w:name="_Toc344923145"/>
      <w:bookmarkStart w:id="219" w:name="_Toc375491741"/>
      <w:bookmarkStart w:id="220" w:name="_Toc406841201"/>
      <w:bookmarkStart w:id="221" w:name="_Toc344923146"/>
      <w:bookmarkStart w:id="222" w:name="_Toc375491742"/>
      <w:r>
        <w:lastRenderedPageBreak/>
        <w:t>致</w:t>
      </w:r>
      <w:r>
        <w:rPr>
          <w:rFonts w:hint="eastAsia"/>
        </w:rPr>
        <w:t xml:space="preserve">  </w:t>
      </w:r>
      <w:r>
        <w:t>谢</w:t>
      </w:r>
      <w:bookmarkEnd w:id="215"/>
      <w:bookmarkEnd w:id="216"/>
      <w:bookmarkEnd w:id="217"/>
      <w:bookmarkEnd w:id="218"/>
      <w:bookmarkEnd w:id="219"/>
      <w:bookmarkEnd w:id="220"/>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0"/>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223" w:name="_Toc406841202"/>
      <w:r>
        <w:rPr>
          <w:rFonts w:hint="eastAsia"/>
        </w:rPr>
        <w:lastRenderedPageBreak/>
        <w:t>攻读学位期间发表的学术论文目录</w:t>
      </w:r>
      <w:bookmarkEnd w:id="221"/>
      <w:bookmarkEnd w:id="222"/>
      <w:bookmarkEnd w:id="22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5DA6A" w14:textId="77777777" w:rsidR="00222401" w:rsidRDefault="00222401">
      <w:pPr>
        <w:rPr>
          <w:sz w:val="18"/>
        </w:rPr>
      </w:pPr>
    </w:p>
  </w:endnote>
  <w:endnote w:type="continuationSeparator" w:id="0">
    <w:p w14:paraId="24BA5B9F" w14:textId="77777777" w:rsidR="00222401" w:rsidRDefault="00222401">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2C013F" w:rsidRDefault="002C013F">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2C013F" w:rsidRDefault="002C013F">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7DB6F085" w:rsidR="002C013F" w:rsidRDefault="002C01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6AB3" w:rsidRPr="00A46AB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" filled="f" stroked="f">
              <v:textbox style="mso-fit-shape-to-text:t" inset="0,0,0,0">
                <w:txbxContent>
                  <w:p w14:paraId="4FC14BE5" w14:textId="7DB6F085" w:rsidR="002C013F" w:rsidRDefault="002C01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6AB3" w:rsidRPr="00A46AB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2C013F" w:rsidRDefault="002C013F">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2ED013F5" w:rsidR="002C013F" w:rsidRDefault="002C013F">
                          <w:pPr>
                            <w:pStyle w:val="ae"/>
                            <w:jc w:val="center"/>
                          </w:pPr>
                          <w:r>
                            <w:fldChar w:fldCharType="begin"/>
                          </w:r>
                          <w:r>
                            <w:instrText xml:space="preserve"> PAGE   \* MERGEFORMAT </w:instrText>
                          </w:r>
                          <w:r>
                            <w:fldChar w:fldCharType="separate"/>
                          </w:r>
                          <w:r w:rsidR="00A46AB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" filled="f" stroked="f">
              <v:textbox style="mso-fit-shape-to-text:t" inset="0,0,0,0">
                <w:txbxContent>
                  <w:p w14:paraId="46282A63" w14:textId="2ED013F5" w:rsidR="002C013F" w:rsidRDefault="002C013F">
                    <w:pPr>
                      <w:pStyle w:val="ae"/>
                      <w:jc w:val="center"/>
                    </w:pPr>
                    <w:r>
                      <w:fldChar w:fldCharType="begin"/>
                    </w:r>
                    <w:r>
                      <w:instrText xml:space="preserve"> PAGE   \* MERGEFORMAT </w:instrText>
                    </w:r>
                    <w:r>
                      <w:fldChar w:fldCharType="separate"/>
                    </w:r>
                    <w:r w:rsidR="00A46AB3">
                      <w:rPr>
                        <w:noProof/>
                      </w:rPr>
                      <w:t>V</w:t>
                    </w:r>
                    <w:r>
                      <w:fldChar w:fldCharType="end"/>
                    </w:r>
                  </w:p>
                </w:txbxContent>
              </v:textbox>
              <w10:wrap anchorx="margin"/>
            </v:shape>
          </w:pict>
        </mc:Fallback>
      </mc:AlternateContent>
    </w:r>
  </w:p>
  <w:p w14:paraId="0FBC2CD6" w14:textId="77777777" w:rsidR="002C013F" w:rsidRDefault="002C013F">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2C013F" w:rsidRDefault="002C013F">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789F633D" w:rsidR="002C013F" w:rsidRDefault="002C01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6AB3" w:rsidRPr="00A46AB3">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" filled="f" stroked="f">
              <v:textbox style="mso-fit-shape-to-text:t" inset="0,0,0,0">
                <w:txbxContent>
                  <w:p w14:paraId="2046D9F6" w14:textId="789F633D" w:rsidR="002C013F" w:rsidRDefault="002C01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6AB3" w:rsidRPr="00A46AB3">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2C013F" w:rsidRDefault="002C013F">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366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49256059" w:rsidR="002C013F" w:rsidRDefault="002C013F">
                          <w:pPr>
                            <w:pStyle w:val="ae"/>
                            <w:jc w:val="center"/>
                          </w:pPr>
                          <w:r>
                            <w:fldChar w:fldCharType="begin"/>
                          </w:r>
                          <w:r>
                            <w:instrText xml:space="preserve"> PAGE   \* MERGEFORMAT </w:instrText>
                          </w:r>
                          <w:r>
                            <w:fldChar w:fldCharType="separate"/>
                          </w:r>
                          <w:r w:rsidR="00A46AB3">
                            <w:rPr>
                              <w:noProof/>
                            </w:rPr>
                            <w:t>11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8.9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" filled="f" stroked="f">
              <v:textbox style="mso-fit-shape-to-text:t" inset="0,0,0,0">
                <w:txbxContent>
                  <w:p w14:paraId="67F5F803" w14:textId="49256059" w:rsidR="002C013F" w:rsidRDefault="002C013F">
                    <w:pPr>
                      <w:pStyle w:val="ae"/>
                      <w:jc w:val="center"/>
                    </w:pPr>
                    <w:r>
                      <w:fldChar w:fldCharType="begin"/>
                    </w:r>
                    <w:r>
                      <w:instrText xml:space="preserve"> PAGE   \* MERGEFORMAT </w:instrText>
                    </w:r>
                    <w:r>
                      <w:fldChar w:fldCharType="separate"/>
                    </w:r>
                    <w:r w:rsidR="00A46AB3">
                      <w:rPr>
                        <w:noProof/>
                      </w:rPr>
                      <w:t>11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CB743" w14:textId="77777777" w:rsidR="00222401" w:rsidRDefault="00222401">
      <w:pPr>
        <w:rPr>
          <w:sz w:val="18"/>
        </w:rPr>
      </w:pPr>
    </w:p>
  </w:footnote>
  <w:footnote w:type="continuationSeparator" w:id="0">
    <w:p w14:paraId="2F55FA0D" w14:textId="77777777" w:rsidR="00222401" w:rsidRDefault="00222401">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2C013F" w:rsidRDefault="002C013F">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2C013F" w:rsidRDefault="002C013F">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2C013F" w:rsidRDefault="002C013F">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2C013F" w:rsidRDefault="002C013F">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2C013F" w:rsidRDefault="002C013F">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2C013F" w:rsidRDefault="002C013F">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2C013F" w:rsidRDefault="002C013F">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2C013F" w:rsidRDefault="002C013F">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2C013F" w:rsidRDefault="002C013F">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2C013F" w:rsidRDefault="002C013F">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2C013F" w:rsidRDefault="002C013F">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2C013F" w:rsidRDefault="002C013F">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2C013F" w:rsidRDefault="002C013F">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2C013F" w:rsidRDefault="002C013F">
    <w:pPr>
      <w:pStyle w:val="aa"/>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A300B"/>
    <w:rsid w:val="000A36AD"/>
    <w:rsid w:val="000A7B64"/>
    <w:rsid w:val="000A7FF7"/>
    <w:rsid w:val="000B3963"/>
    <w:rsid w:val="000B3BAB"/>
    <w:rsid w:val="000B3CF3"/>
    <w:rsid w:val="000B6CC3"/>
    <w:rsid w:val="000B6F75"/>
    <w:rsid w:val="000C7471"/>
    <w:rsid w:val="000D522C"/>
    <w:rsid w:val="000D6AC2"/>
    <w:rsid w:val="000D73BF"/>
    <w:rsid w:val="000E7F4A"/>
    <w:rsid w:val="000F2F04"/>
    <w:rsid w:val="000F378F"/>
    <w:rsid w:val="000F46AF"/>
    <w:rsid w:val="001007B8"/>
    <w:rsid w:val="00103E44"/>
    <w:rsid w:val="00104552"/>
    <w:rsid w:val="00104DEB"/>
    <w:rsid w:val="00112A56"/>
    <w:rsid w:val="00113261"/>
    <w:rsid w:val="00114893"/>
    <w:rsid w:val="00115EAC"/>
    <w:rsid w:val="0011617F"/>
    <w:rsid w:val="001217F1"/>
    <w:rsid w:val="0013198C"/>
    <w:rsid w:val="001319D0"/>
    <w:rsid w:val="00133B53"/>
    <w:rsid w:val="00135CFF"/>
    <w:rsid w:val="00136CA2"/>
    <w:rsid w:val="00136CD0"/>
    <w:rsid w:val="00141440"/>
    <w:rsid w:val="001439FA"/>
    <w:rsid w:val="00145EC8"/>
    <w:rsid w:val="00152FA3"/>
    <w:rsid w:val="00153B5D"/>
    <w:rsid w:val="001566D2"/>
    <w:rsid w:val="00156B98"/>
    <w:rsid w:val="00161842"/>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C6763"/>
    <w:rsid w:val="001D0267"/>
    <w:rsid w:val="001D3D5B"/>
    <w:rsid w:val="001D4585"/>
    <w:rsid w:val="001E095E"/>
    <w:rsid w:val="001E2702"/>
    <w:rsid w:val="001F131D"/>
    <w:rsid w:val="001F186C"/>
    <w:rsid w:val="001F4FC8"/>
    <w:rsid w:val="001F572B"/>
    <w:rsid w:val="001F6132"/>
    <w:rsid w:val="002005C5"/>
    <w:rsid w:val="002020F0"/>
    <w:rsid w:val="00206761"/>
    <w:rsid w:val="00207062"/>
    <w:rsid w:val="002107D0"/>
    <w:rsid w:val="0021149C"/>
    <w:rsid w:val="002133E6"/>
    <w:rsid w:val="00214804"/>
    <w:rsid w:val="00217079"/>
    <w:rsid w:val="00222401"/>
    <w:rsid w:val="00227EED"/>
    <w:rsid w:val="00232801"/>
    <w:rsid w:val="00240C51"/>
    <w:rsid w:val="00246EE5"/>
    <w:rsid w:val="002479C6"/>
    <w:rsid w:val="0025155C"/>
    <w:rsid w:val="00251F10"/>
    <w:rsid w:val="002601C8"/>
    <w:rsid w:val="00271353"/>
    <w:rsid w:val="00271B3D"/>
    <w:rsid w:val="00275DA0"/>
    <w:rsid w:val="002818C6"/>
    <w:rsid w:val="00282CA4"/>
    <w:rsid w:val="00290399"/>
    <w:rsid w:val="002926FE"/>
    <w:rsid w:val="002928FA"/>
    <w:rsid w:val="00296B88"/>
    <w:rsid w:val="00297DD3"/>
    <w:rsid w:val="002A1944"/>
    <w:rsid w:val="002A2422"/>
    <w:rsid w:val="002A3C3E"/>
    <w:rsid w:val="002C013F"/>
    <w:rsid w:val="002C7848"/>
    <w:rsid w:val="002D06D0"/>
    <w:rsid w:val="002D172E"/>
    <w:rsid w:val="002D28C8"/>
    <w:rsid w:val="002D4EA6"/>
    <w:rsid w:val="002D6EAE"/>
    <w:rsid w:val="002E0D35"/>
    <w:rsid w:val="002E155A"/>
    <w:rsid w:val="002E7E29"/>
    <w:rsid w:val="00300619"/>
    <w:rsid w:val="00303109"/>
    <w:rsid w:val="00311E14"/>
    <w:rsid w:val="003146C6"/>
    <w:rsid w:val="003264CA"/>
    <w:rsid w:val="00326BC4"/>
    <w:rsid w:val="0032797F"/>
    <w:rsid w:val="00331993"/>
    <w:rsid w:val="00344F43"/>
    <w:rsid w:val="00346F20"/>
    <w:rsid w:val="003525A8"/>
    <w:rsid w:val="0035333B"/>
    <w:rsid w:val="00355B90"/>
    <w:rsid w:val="00367687"/>
    <w:rsid w:val="00376F2F"/>
    <w:rsid w:val="00381F67"/>
    <w:rsid w:val="00384502"/>
    <w:rsid w:val="00386C82"/>
    <w:rsid w:val="0039382A"/>
    <w:rsid w:val="00394E01"/>
    <w:rsid w:val="00396B8C"/>
    <w:rsid w:val="003A062D"/>
    <w:rsid w:val="003A0907"/>
    <w:rsid w:val="003A3CD3"/>
    <w:rsid w:val="003B018F"/>
    <w:rsid w:val="003B1DBA"/>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1A10"/>
    <w:rsid w:val="00424EE2"/>
    <w:rsid w:val="00432382"/>
    <w:rsid w:val="00447806"/>
    <w:rsid w:val="00447DED"/>
    <w:rsid w:val="00452B7F"/>
    <w:rsid w:val="004542B0"/>
    <w:rsid w:val="00454BCC"/>
    <w:rsid w:val="00456481"/>
    <w:rsid w:val="00462CF6"/>
    <w:rsid w:val="00463163"/>
    <w:rsid w:val="004653E2"/>
    <w:rsid w:val="004665B2"/>
    <w:rsid w:val="00467A52"/>
    <w:rsid w:val="00472EAE"/>
    <w:rsid w:val="0047360F"/>
    <w:rsid w:val="00476498"/>
    <w:rsid w:val="004773ED"/>
    <w:rsid w:val="0048390F"/>
    <w:rsid w:val="0048591B"/>
    <w:rsid w:val="00494E97"/>
    <w:rsid w:val="0049565D"/>
    <w:rsid w:val="004A2207"/>
    <w:rsid w:val="004B20D1"/>
    <w:rsid w:val="004B3DE2"/>
    <w:rsid w:val="004C1ECC"/>
    <w:rsid w:val="004C2537"/>
    <w:rsid w:val="004C7D25"/>
    <w:rsid w:val="004D42DB"/>
    <w:rsid w:val="004D6D2F"/>
    <w:rsid w:val="004E330B"/>
    <w:rsid w:val="004E3C25"/>
    <w:rsid w:val="004F1B83"/>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40D81"/>
    <w:rsid w:val="00540ED3"/>
    <w:rsid w:val="005463DB"/>
    <w:rsid w:val="00546B82"/>
    <w:rsid w:val="00551FEE"/>
    <w:rsid w:val="00554003"/>
    <w:rsid w:val="00563E0E"/>
    <w:rsid w:val="00565B4A"/>
    <w:rsid w:val="005676F1"/>
    <w:rsid w:val="00567845"/>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7F91"/>
    <w:rsid w:val="005E0602"/>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70DE"/>
    <w:rsid w:val="00662EC1"/>
    <w:rsid w:val="006638B8"/>
    <w:rsid w:val="00664D5A"/>
    <w:rsid w:val="00665A6C"/>
    <w:rsid w:val="006671A2"/>
    <w:rsid w:val="0067614A"/>
    <w:rsid w:val="00676736"/>
    <w:rsid w:val="00676CA9"/>
    <w:rsid w:val="006834CB"/>
    <w:rsid w:val="006A004A"/>
    <w:rsid w:val="006A0172"/>
    <w:rsid w:val="006A028B"/>
    <w:rsid w:val="006B1B38"/>
    <w:rsid w:val="006B2A4C"/>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3837"/>
    <w:rsid w:val="007272D7"/>
    <w:rsid w:val="007318EF"/>
    <w:rsid w:val="007331EB"/>
    <w:rsid w:val="007400F7"/>
    <w:rsid w:val="00740F3A"/>
    <w:rsid w:val="0075062D"/>
    <w:rsid w:val="00752E9A"/>
    <w:rsid w:val="00760E54"/>
    <w:rsid w:val="0076320C"/>
    <w:rsid w:val="007634AB"/>
    <w:rsid w:val="00767840"/>
    <w:rsid w:val="0077363F"/>
    <w:rsid w:val="00776CB1"/>
    <w:rsid w:val="00790E9E"/>
    <w:rsid w:val="007A390C"/>
    <w:rsid w:val="007C07BB"/>
    <w:rsid w:val="007C1487"/>
    <w:rsid w:val="007C17B1"/>
    <w:rsid w:val="007C4E7C"/>
    <w:rsid w:val="007C5D84"/>
    <w:rsid w:val="007D02B2"/>
    <w:rsid w:val="007D0EF2"/>
    <w:rsid w:val="007D2BC8"/>
    <w:rsid w:val="007D5DC0"/>
    <w:rsid w:val="007E2A88"/>
    <w:rsid w:val="007E2E46"/>
    <w:rsid w:val="007E3B05"/>
    <w:rsid w:val="007F01DE"/>
    <w:rsid w:val="007F080E"/>
    <w:rsid w:val="007F2B1F"/>
    <w:rsid w:val="007F5296"/>
    <w:rsid w:val="007F6E6B"/>
    <w:rsid w:val="00802E11"/>
    <w:rsid w:val="008049FA"/>
    <w:rsid w:val="00805DD9"/>
    <w:rsid w:val="00806F8E"/>
    <w:rsid w:val="00810164"/>
    <w:rsid w:val="00817A70"/>
    <w:rsid w:val="00823A32"/>
    <w:rsid w:val="008251BD"/>
    <w:rsid w:val="008256C0"/>
    <w:rsid w:val="00825703"/>
    <w:rsid w:val="0082708B"/>
    <w:rsid w:val="0083481F"/>
    <w:rsid w:val="00835B15"/>
    <w:rsid w:val="00840A17"/>
    <w:rsid w:val="008461B2"/>
    <w:rsid w:val="00847F3B"/>
    <w:rsid w:val="008500BE"/>
    <w:rsid w:val="00857E10"/>
    <w:rsid w:val="00867A1A"/>
    <w:rsid w:val="00867CED"/>
    <w:rsid w:val="00871CCA"/>
    <w:rsid w:val="00872CD9"/>
    <w:rsid w:val="0087486D"/>
    <w:rsid w:val="008767FB"/>
    <w:rsid w:val="00876E81"/>
    <w:rsid w:val="00880780"/>
    <w:rsid w:val="0088204A"/>
    <w:rsid w:val="008823FB"/>
    <w:rsid w:val="00884A0A"/>
    <w:rsid w:val="00886C2F"/>
    <w:rsid w:val="00894F82"/>
    <w:rsid w:val="00896E57"/>
    <w:rsid w:val="008A31C5"/>
    <w:rsid w:val="008A73BE"/>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F1641"/>
    <w:rsid w:val="008F4D40"/>
    <w:rsid w:val="008F5A0D"/>
    <w:rsid w:val="009032AD"/>
    <w:rsid w:val="0091357D"/>
    <w:rsid w:val="00913D8F"/>
    <w:rsid w:val="00916E57"/>
    <w:rsid w:val="00917A69"/>
    <w:rsid w:val="00920756"/>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793E"/>
    <w:rsid w:val="00995270"/>
    <w:rsid w:val="009A727A"/>
    <w:rsid w:val="009B0853"/>
    <w:rsid w:val="009B73C9"/>
    <w:rsid w:val="009D00D7"/>
    <w:rsid w:val="009D3993"/>
    <w:rsid w:val="009E6DD5"/>
    <w:rsid w:val="009F1B85"/>
    <w:rsid w:val="009F4C07"/>
    <w:rsid w:val="009F7A41"/>
    <w:rsid w:val="009F7D62"/>
    <w:rsid w:val="00A045DC"/>
    <w:rsid w:val="00A1273A"/>
    <w:rsid w:val="00A14694"/>
    <w:rsid w:val="00A2023B"/>
    <w:rsid w:val="00A20275"/>
    <w:rsid w:val="00A2197E"/>
    <w:rsid w:val="00A30494"/>
    <w:rsid w:val="00A32314"/>
    <w:rsid w:val="00A33833"/>
    <w:rsid w:val="00A36571"/>
    <w:rsid w:val="00A420D4"/>
    <w:rsid w:val="00A441FC"/>
    <w:rsid w:val="00A46AB3"/>
    <w:rsid w:val="00A5157E"/>
    <w:rsid w:val="00A66BF5"/>
    <w:rsid w:val="00A735BC"/>
    <w:rsid w:val="00A760D5"/>
    <w:rsid w:val="00A90884"/>
    <w:rsid w:val="00A9221C"/>
    <w:rsid w:val="00A9261F"/>
    <w:rsid w:val="00A96213"/>
    <w:rsid w:val="00AA1258"/>
    <w:rsid w:val="00AA21EF"/>
    <w:rsid w:val="00AA238C"/>
    <w:rsid w:val="00AA3B6B"/>
    <w:rsid w:val="00AA3D05"/>
    <w:rsid w:val="00AA4FA7"/>
    <w:rsid w:val="00AA7944"/>
    <w:rsid w:val="00AB137F"/>
    <w:rsid w:val="00AB39C4"/>
    <w:rsid w:val="00AB4CAC"/>
    <w:rsid w:val="00AB6AD2"/>
    <w:rsid w:val="00AC778F"/>
    <w:rsid w:val="00AC7DDB"/>
    <w:rsid w:val="00AD2647"/>
    <w:rsid w:val="00AD62B2"/>
    <w:rsid w:val="00AE017C"/>
    <w:rsid w:val="00AE045E"/>
    <w:rsid w:val="00AE19FA"/>
    <w:rsid w:val="00AE5496"/>
    <w:rsid w:val="00AE7809"/>
    <w:rsid w:val="00AE7C04"/>
    <w:rsid w:val="00AF1145"/>
    <w:rsid w:val="00AF70E4"/>
    <w:rsid w:val="00AF713C"/>
    <w:rsid w:val="00B017EA"/>
    <w:rsid w:val="00B07E70"/>
    <w:rsid w:val="00B10909"/>
    <w:rsid w:val="00B13571"/>
    <w:rsid w:val="00B177DA"/>
    <w:rsid w:val="00B21093"/>
    <w:rsid w:val="00B21AB3"/>
    <w:rsid w:val="00B262B3"/>
    <w:rsid w:val="00B51A75"/>
    <w:rsid w:val="00B5269C"/>
    <w:rsid w:val="00B54182"/>
    <w:rsid w:val="00B610B0"/>
    <w:rsid w:val="00B62DF7"/>
    <w:rsid w:val="00B74605"/>
    <w:rsid w:val="00B750B7"/>
    <w:rsid w:val="00B75661"/>
    <w:rsid w:val="00B76E07"/>
    <w:rsid w:val="00B81203"/>
    <w:rsid w:val="00B861A0"/>
    <w:rsid w:val="00B87AED"/>
    <w:rsid w:val="00B929AA"/>
    <w:rsid w:val="00B933CB"/>
    <w:rsid w:val="00BA57A4"/>
    <w:rsid w:val="00BA6CF1"/>
    <w:rsid w:val="00BB27CE"/>
    <w:rsid w:val="00BC52CA"/>
    <w:rsid w:val="00BC597E"/>
    <w:rsid w:val="00BD119C"/>
    <w:rsid w:val="00BD27C1"/>
    <w:rsid w:val="00BD6545"/>
    <w:rsid w:val="00BE268B"/>
    <w:rsid w:val="00BF19FE"/>
    <w:rsid w:val="00BF3147"/>
    <w:rsid w:val="00BF7C9E"/>
    <w:rsid w:val="00C02524"/>
    <w:rsid w:val="00C0774E"/>
    <w:rsid w:val="00C1753D"/>
    <w:rsid w:val="00C20727"/>
    <w:rsid w:val="00C20945"/>
    <w:rsid w:val="00C2096D"/>
    <w:rsid w:val="00C21495"/>
    <w:rsid w:val="00C26EB2"/>
    <w:rsid w:val="00C33A05"/>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D1E"/>
    <w:rsid w:val="00CC1CFE"/>
    <w:rsid w:val="00CC1D7F"/>
    <w:rsid w:val="00CC4C47"/>
    <w:rsid w:val="00CC525E"/>
    <w:rsid w:val="00CC5BDE"/>
    <w:rsid w:val="00CC6154"/>
    <w:rsid w:val="00CC7639"/>
    <w:rsid w:val="00CD155E"/>
    <w:rsid w:val="00CD1811"/>
    <w:rsid w:val="00CD1F98"/>
    <w:rsid w:val="00CD5BF2"/>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352B4"/>
    <w:rsid w:val="00D47B66"/>
    <w:rsid w:val="00D51472"/>
    <w:rsid w:val="00D52065"/>
    <w:rsid w:val="00D5274A"/>
    <w:rsid w:val="00D60325"/>
    <w:rsid w:val="00D611CF"/>
    <w:rsid w:val="00D6122E"/>
    <w:rsid w:val="00D671A9"/>
    <w:rsid w:val="00D70992"/>
    <w:rsid w:val="00D717B1"/>
    <w:rsid w:val="00D7210B"/>
    <w:rsid w:val="00D77597"/>
    <w:rsid w:val="00D82C5F"/>
    <w:rsid w:val="00D85B72"/>
    <w:rsid w:val="00D94BD9"/>
    <w:rsid w:val="00D97FDA"/>
    <w:rsid w:val="00DA0682"/>
    <w:rsid w:val="00DA2F65"/>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E0024B"/>
    <w:rsid w:val="00E02712"/>
    <w:rsid w:val="00E03355"/>
    <w:rsid w:val="00E06AA2"/>
    <w:rsid w:val="00E1084B"/>
    <w:rsid w:val="00E1227B"/>
    <w:rsid w:val="00E1777F"/>
    <w:rsid w:val="00E17FA8"/>
    <w:rsid w:val="00E27084"/>
    <w:rsid w:val="00E35AB6"/>
    <w:rsid w:val="00E40A43"/>
    <w:rsid w:val="00E46F0B"/>
    <w:rsid w:val="00E51BB8"/>
    <w:rsid w:val="00E53088"/>
    <w:rsid w:val="00E60B48"/>
    <w:rsid w:val="00E634E9"/>
    <w:rsid w:val="00E63C35"/>
    <w:rsid w:val="00E646B9"/>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6756"/>
    <w:rsid w:val="00EC30F1"/>
    <w:rsid w:val="00EC7339"/>
    <w:rsid w:val="00EC7552"/>
    <w:rsid w:val="00ED272E"/>
    <w:rsid w:val="00ED488E"/>
    <w:rsid w:val="00EE19D1"/>
    <w:rsid w:val="00EE45CA"/>
    <w:rsid w:val="00EE4633"/>
    <w:rsid w:val="00EF0227"/>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4630"/>
    <w:rsid w:val="00F6585E"/>
    <w:rsid w:val="00F7144B"/>
    <w:rsid w:val="00F92982"/>
    <w:rsid w:val="00F9585E"/>
    <w:rsid w:val="00F97149"/>
    <w:rsid w:val="00FA1453"/>
    <w:rsid w:val="00FA3FFD"/>
    <w:rsid w:val="00FB0CE5"/>
    <w:rsid w:val="00FB15EB"/>
    <w:rsid w:val="00FB6D6E"/>
    <w:rsid w:val="00FC14E1"/>
    <w:rsid w:val="00FC4A1C"/>
    <w:rsid w:val="00FC555A"/>
    <w:rsid w:val="00FC75E8"/>
    <w:rsid w:val="00FD2A6E"/>
    <w:rsid w:val="00FD5A93"/>
    <w:rsid w:val="00FE4C63"/>
    <w:rsid w:val="00FE53B6"/>
    <w:rsid w:val="00FE6DE4"/>
    <w:rsid w:val="00FF3496"/>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5E44B95D-079C-47C0-9C6A-C1B1B505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iPriority="0"/>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117" Type="http://schemas.openxmlformats.org/officeDocument/2006/relationships/theme" Target="theme/theme1.xml"/><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8.vsdx"/><Relationship Id="rId68" Type="http://schemas.openxmlformats.org/officeDocument/2006/relationships/image" Target="media/image28.emf"/><Relationship Id="rId84" Type="http://schemas.openxmlformats.org/officeDocument/2006/relationships/package" Target="embeddings/Microsoft_Visio___27.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7.vsdx"/><Relationship Id="rId53" Type="http://schemas.openxmlformats.org/officeDocument/2006/relationships/package" Target="embeddings/Microsoft_Visio___14.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package" Target="embeddings/Microsoft_Visio___32.vsdx"/><Relationship Id="rId22" Type="http://schemas.openxmlformats.org/officeDocument/2006/relationships/oleObject" Target="embeddings/Microsoft_Visio_2003-2010___2.vsd"/><Relationship Id="rId27" Type="http://schemas.openxmlformats.org/officeDocument/2006/relationships/header" Target="header5.xml"/><Relationship Id="rId43" Type="http://schemas.openxmlformats.org/officeDocument/2006/relationships/package" Target="embeddings/Microsoft_Visio___10.vsdx"/><Relationship Id="rId48" Type="http://schemas.openxmlformats.org/officeDocument/2006/relationships/package" Target="embeddings/Microsoft_Visio___12.vsdx"/><Relationship Id="rId64" Type="http://schemas.openxmlformats.org/officeDocument/2006/relationships/image" Target="media/image26.emf"/><Relationship Id="rId69" Type="http://schemas.openxmlformats.org/officeDocument/2006/relationships/package" Target="embeddings/Microsoft_Visio___21.vsdx"/><Relationship Id="rId113" Type="http://schemas.openxmlformats.org/officeDocument/2006/relationships/header" Target="header13.xml"/><Relationship Id="rId80" Type="http://schemas.openxmlformats.org/officeDocument/2006/relationships/package" Target="embeddings/Microsoft_Visio___26.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5.vsdx"/><Relationship Id="rId38" Type="http://schemas.openxmlformats.org/officeDocument/2006/relationships/image" Target="media/image12.emf"/><Relationship Id="rId59" Type="http://schemas.openxmlformats.org/officeDocument/2006/relationships/package" Target="embeddings/Microsoft_Visio___16.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7.emf"/><Relationship Id="rId49" Type="http://schemas.openxmlformats.org/officeDocument/2006/relationships/header" Target="header6.xm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4.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9.vsdx"/><Relationship Id="rId73" Type="http://schemas.openxmlformats.org/officeDocument/2006/relationships/package" Target="embeddings/Microsoft_Visio___23.vsdx"/><Relationship Id="rId78" Type="http://schemas.openxmlformats.org/officeDocument/2006/relationships/package" Target="embeddings/Microsoft_Visio___25.vsdx"/><Relationship Id="rId81" Type="http://schemas.openxmlformats.org/officeDocument/2006/relationships/header" Target="header7.xml"/><Relationship Id="rId86" Type="http://schemas.openxmlformats.org/officeDocument/2006/relationships/package" Target="embeddings/Microsoft_Visio___28.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8.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4.vsdx"/><Relationship Id="rId97" Type="http://schemas.openxmlformats.org/officeDocument/2006/relationships/package" Target="embeddings/Microsoft_Visio___33.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2.vsdx"/><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3.vsdx"/><Relationship Id="rId24" Type="http://schemas.openxmlformats.org/officeDocument/2006/relationships/package" Target="embeddings/Microsoft_Visio___1.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7.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6.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3.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1.vsdx"/><Relationship Id="rId67" Type="http://schemas.openxmlformats.org/officeDocument/2006/relationships/package" Target="embeddings/Microsoft_Visio___20.vsdx"/><Relationship Id="rId116" Type="http://schemas.microsoft.com/office/2011/relationships/people" Target="people.xml"/><Relationship Id="rId20" Type="http://schemas.openxmlformats.org/officeDocument/2006/relationships/oleObject" Target="embeddings/Microsoft_Visio_2003-2010___1.vsd"/><Relationship Id="rId41" Type="http://schemas.openxmlformats.org/officeDocument/2006/relationships/package" Target="embeddings/Microsoft_Visio___9.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9.vsdx"/><Relationship Id="rId111" Type="http://schemas.openxmlformats.org/officeDocument/2006/relationships/header" Target="header11.xml"/><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5.vsdx"/><Relationship Id="rId106" Type="http://schemas.openxmlformats.org/officeDocument/2006/relationships/hyperlink" Target="https://www.google.com/,google"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5.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6.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1382479664"/>
        <c:axId val="-138247476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1382473680"/>
        <c:axId val="-1382477488"/>
      </c:lineChart>
      <c:catAx>
        <c:axId val="-138247966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2474768"/>
        <c:crosses val="autoZero"/>
        <c:auto val="1"/>
        <c:lblAlgn val="ctr"/>
        <c:lblOffset val="100"/>
        <c:noMultiLvlLbl val="0"/>
      </c:catAx>
      <c:valAx>
        <c:axId val="-13824747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2479664"/>
        <c:crosses val="autoZero"/>
        <c:crossBetween val="between"/>
      </c:valAx>
      <c:catAx>
        <c:axId val="-1382473680"/>
        <c:scaling>
          <c:orientation val="minMax"/>
        </c:scaling>
        <c:delete val="1"/>
        <c:axPos val="b"/>
        <c:numFmt formatCode="General" sourceLinked="1"/>
        <c:majorTickMark val="out"/>
        <c:minorTickMark val="none"/>
        <c:tickLblPos val="nextTo"/>
        <c:crossAx val="-1382477488"/>
        <c:crosses val="autoZero"/>
        <c:auto val="1"/>
        <c:lblAlgn val="ctr"/>
        <c:lblOffset val="100"/>
        <c:noMultiLvlLbl val="0"/>
      </c:catAx>
      <c:valAx>
        <c:axId val="-138247748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247368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862874896"/>
        <c:axId val="-86287163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862877072"/>
        <c:axId val="-862873808"/>
      </c:lineChart>
      <c:catAx>
        <c:axId val="-86287489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871632"/>
        <c:crosses val="autoZero"/>
        <c:auto val="1"/>
        <c:lblAlgn val="ctr"/>
        <c:lblOffset val="100"/>
        <c:noMultiLvlLbl val="0"/>
      </c:catAx>
      <c:valAx>
        <c:axId val="-86287163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874896"/>
        <c:crosses val="autoZero"/>
        <c:crossBetween val="between"/>
      </c:valAx>
      <c:catAx>
        <c:axId val="-862877072"/>
        <c:scaling>
          <c:orientation val="minMax"/>
        </c:scaling>
        <c:delete val="1"/>
        <c:axPos val="b"/>
        <c:numFmt formatCode="General" sourceLinked="1"/>
        <c:majorTickMark val="out"/>
        <c:minorTickMark val="none"/>
        <c:tickLblPos val="nextTo"/>
        <c:crossAx val="-862873808"/>
        <c:crosses val="autoZero"/>
        <c:auto val="1"/>
        <c:lblAlgn val="ctr"/>
        <c:lblOffset val="100"/>
        <c:noMultiLvlLbl val="0"/>
      </c:catAx>
      <c:valAx>
        <c:axId val="-862873808"/>
        <c:scaling>
          <c:orientation val="minMax"/>
          <c:min val="0.610000000000000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87707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9D1CB-4EB5-4786-A34A-F2F042E4C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74</Pages>
  <Words>8216</Words>
  <Characters>46832</Characters>
  <Application>Microsoft Office Word</Application>
  <DocSecurity>0</DocSecurity>
  <PresentationFormat/>
  <Lines>390</Lines>
  <Paragraphs>109</Paragraphs>
  <Slides>0</Slides>
  <Notes>0</Notes>
  <HiddenSlides>0</HiddenSlides>
  <MMClips>0</MMClips>
  <ScaleCrop>false</ScaleCrop>
  <Company>pku-cis</Company>
  <LinksUpToDate>false</LinksUpToDate>
  <CharactersWithSpaces>54939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100</cp:revision>
  <cp:lastPrinted>2014-11-24T09:29:00Z</cp:lastPrinted>
  <dcterms:created xsi:type="dcterms:W3CDTF">2014-12-04T10:19:00Z</dcterms:created>
  <dcterms:modified xsi:type="dcterms:W3CDTF">2017-11-07T15:28:00Z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